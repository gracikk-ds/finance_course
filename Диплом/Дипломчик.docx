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5D097" w14:textId="77777777" w:rsidR="004B1ABA" w:rsidRDefault="004B1ABA">
      <w:pPr>
        <w:spacing w:line="259" w:lineRule="auto"/>
        <w:rPr>
          <w:ins w:id="0" w:author="Александр Гордеев" w:date="2020-02-29T12:35:00Z"/>
          <w:rStyle w:val="tlid-translation"/>
          <w:rFonts w:ascii="Times New Roman" w:hAnsi="Times New Roman" w:cs="Times New Roman"/>
          <w:sz w:val="28"/>
          <w:szCs w:val="28"/>
        </w:rPr>
      </w:pPr>
      <w:ins w:id="1" w:author="Александр Гордеев" w:date="2020-02-29T12:35:00Z">
        <w:r>
          <w:rPr>
            <w:rStyle w:val="tlid-translation"/>
            <w:rFonts w:ascii="Times New Roman" w:hAnsi="Times New Roman" w:cs="Times New Roman"/>
            <w:sz w:val="28"/>
            <w:szCs w:val="28"/>
          </w:rPr>
          <w:t>Содержание</w:t>
        </w:r>
      </w:ins>
    </w:p>
    <w:customXmlInsRangeStart w:id="2" w:author="Александр Гордеев" w:date="2020-02-29T12:58:00Z"/>
    <w:sdt>
      <w:sdtPr>
        <w:id w:val="-2065402674"/>
        <w:docPartObj>
          <w:docPartGallery w:val="Table of Contents"/>
          <w:docPartUnique/>
        </w:docPartObj>
      </w:sdtPr>
      <w:sdtEndPr>
        <w:rPr>
          <w:b/>
          <w:bCs/>
        </w:rPr>
      </w:sdtEndPr>
      <w:sdtContent>
        <w:customXmlInsRangeEnd w:id="2"/>
        <w:p w14:paraId="3819F09A" w14:textId="03504792" w:rsidR="000F7041" w:rsidRPr="00DD3200" w:rsidRDefault="00DD3200">
          <w:pPr>
            <w:spacing w:line="259" w:lineRule="auto"/>
            <w:rPr>
              <w:ins w:id="3" w:author="Александр Гордеев" w:date="2020-02-29T12:58:00Z"/>
              <w:rFonts w:ascii="Times New Roman" w:hAnsi="Times New Roman" w:cs="Times New Roman"/>
              <w:sz w:val="28"/>
              <w:szCs w:val="28"/>
              <w:rPrChange w:id="4" w:author="Александр Гордеев" w:date="2020-02-29T13:00:00Z">
                <w:rPr>
                  <w:ins w:id="5" w:author="Александр Гордеев" w:date="2020-02-29T12:58:00Z"/>
                </w:rPr>
              </w:rPrChange>
            </w:rPr>
            <w:pPrChange w:id="6" w:author="Александр Гордеев" w:date="2020-02-29T13:00:00Z">
              <w:pPr>
                <w:pStyle w:val="ab"/>
              </w:pPr>
            </w:pPrChange>
          </w:pPr>
          <w:ins w:id="7" w:author="Александр Гордеев" w:date="2020-02-29T13:00:00Z">
            <w:r>
              <w:rPr>
                <w:rStyle w:val="tlid-translation"/>
                <w:rFonts w:ascii="Times New Roman" w:hAnsi="Times New Roman" w:cs="Times New Roman"/>
                <w:sz w:val="28"/>
                <w:szCs w:val="28"/>
              </w:rPr>
              <w:t>Содержание</w:t>
            </w:r>
          </w:ins>
        </w:p>
        <w:p w14:paraId="77528ABE" w14:textId="458F9D78" w:rsidR="00985326" w:rsidRDefault="000F7041">
          <w:pPr>
            <w:pStyle w:val="11"/>
            <w:tabs>
              <w:tab w:val="right" w:leader="dot" w:pos="9393"/>
            </w:tabs>
            <w:rPr>
              <w:rFonts w:cstheme="minorBidi"/>
              <w:noProof/>
            </w:rPr>
          </w:pPr>
          <w:ins w:id="8" w:author="Александр Гордеев" w:date="2020-02-29T12:58:00Z">
            <w:r>
              <w:fldChar w:fldCharType="begin"/>
            </w:r>
            <w:r>
              <w:instrText xml:space="preserve"> TOC \o "1-3" \h \z \u </w:instrText>
            </w:r>
            <w:r>
              <w:fldChar w:fldCharType="separate"/>
            </w:r>
          </w:ins>
          <w:hyperlink w:anchor="_Toc37313181" w:history="1">
            <w:r w:rsidR="00985326" w:rsidRPr="00AB6E65">
              <w:rPr>
                <w:rStyle w:val="a3"/>
                <w:rFonts w:ascii="Times New Roman" w:hAnsi="Times New Roman"/>
                <w:noProof/>
              </w:rPr>
              <w:t>Глава 1. Теоретические основы рейтингового ранжирования компаний</w:t>
            </w:r>
            <w:r w:rsidR="00985326">
              <w:rPr>
                <w:noProof/>
                <w:webHidden/>
              </w:rPr>
              <w:tab/>
            </w:r>
            <w:r w:rsidR="00985326">
              <w:rPr>
                <w:noProof/>
                <w:webHidden/>
              </w:rPr>
              <w:fldChar w:fldCharType="begin"/>
            </w:r>
            <w:r w:rsidR="00985326">
              <w:rPr>
                <w:noProof/>
                <w:webHidden/>
              </w:rPr>
              <w:instrText xml:space="preserve"> PAGEREF _Toc37313181 \h </w:instrText>
            </w:r>
            <w:r w:rsidR="00985326">
              <w:rPr>
                <w:noProof/>
                <w:webHidden/>
              </w:rPr>
            </w:r>
            <w:r w:rsidR="00985326">
              <w:rPr>
                <w:noProof/>
                <w:webHidden/>
              </w:rPr>
              <w:fldChar w:fldCharType="separate"/>
            </w:r>
            <w:r w:rsidR="00985326">
              <w:rPr>
                <w:noProof/>
                <w:webHidden/>
              </w:rPr>
              <w:t>2</w:t>
            </w:r>
            <w:r w:rsidR="00985326">
              <w:rPr>
                <w:noProof/>
                <w:webHidden/>
              </w:rPr>
              <w:fldChar w:fldCharType="end"/>
            </w:r>
          </w:hyperlink>
        </w:p>
        <w:p w14:paraId="34A19083" w14:textId="0FCE3618" w:rsidR="00985326" w:rsidRDefault="00692DE5">
          <w:pPr>
            <w:pStyle w:val="21"/>
            <w:tabs>
              <w:tab w:val="right" w:leader="dot" w:pos="9393"/>
            </w:tabs>
            <w:rPr>
              <w:rFonts w:cstheme="minorBidi"/>
              <w:noProof/>
            </w:rPr>
          </w:pPr>
          <w:hyperlink w:anchor="_Toc37313182" w:history="1">
            <w:r w:rsidR="00985326" w:rsidRPr="00AB6E65">
              <w:rPr>
                <w:rStyle w:val="a3"/>
                <w:rFonts w:ascii="Times New Roman" w:hAnsi="Times New Roman"/>
                <w:noProof/>
              </w:rPr>
              <w:t>1.1 Обзор основных концепций составления рейтинговых систем</w:t>
            </w:r>
            <w:r w:rsidR="00985326">
              <w:rPr>
                <w:noProof/>
                <w:webHidden/>
              </w:rPr>
              <w:tab/>
            </w:r>
            <w:r w:rsidR="00985326">
              <w:rPr>
                <w:noProof/>
                <w:webHidden/>
              </w:rPr>
              <w:fldChar w:fldCharType="begin"/>
            </w:r>
            <w:r w:rsidR="00985326">
              <w:rPr>
                <w:noProof/>
                <w:webHidden/>
              </w:rPr>
              <w:instrText xml:space="preserve"> PAGEREF _Toc37313182 \h </w:instrText>
            </w:r>
            <w:r w:rsidR="00985326">
              <w:rPr>
                <w:noProof/>
                <w:webHidden/>
              </w:rPr>
            </w:r>
            <w:r w:rsidR="00985326">
              <w:rPr>
                <w:noProof/>
                <w:webHidden/>
              </w:rPr>
              <w:fldChar w:fldCharType="separate"/>
            </w:r>
            <w:r w:rsidR="00985326">
              <w:rPr>
                <w:noProof/>
                <w:webHidden/>
              </w:rPr>
              <w:t>2</w:t>
            </w:r>
            <w:r w:rsidR="00985326">
              <w:rPr>
                <w:noProof/>
                <w:webHidden/>
              </w:rPr>
              <w:fldChar w:fldCharType="end"/>
            </w:r>
          </w:hyperlink>
        </w:p>
        <w:p w14:paraId="3531CFC7" w14:textId="7F1AEDFA" w:rsidR="00985326" w:rsidRDefault="00692DE5">
          <w:pPr>
            <w:pStyle w:val="21"/>
            <w:tabs>
              <w:tab w:val="right" w:leader="dot" w:pos="9393"/>
            </w:tabs>
            <w:rPr>
              <w:rFonts w:cstheme="minorBidi"/>
              <w:noProof/>
            </w:rPr>
          </w:pPr>
          <w:hyperlink w:anchor="_Toc37313183" w:history="1">
            <w:r w:rsidR="00985326" w:rsidRPr="00AB6E65">
              <w:rPr>
                <w:rStyle w:val="a3"/>
                <w:rFonts w:ascii="Times New Roman" w:hAnsi="Times New Roman"/>
                <w:noProof/>
              </w:rPr>
              <w:t>1.2 Линейные методы решения задачи двоичной классификации</w:t>
            </w:r>
            <w:r w:rsidR="00985326">
              <w:rPr>
                <w:noProof/>
                <w:webHidden/>
              </w:rPr>
              <w:tab/>
            </w:r>
            <w:r w:rsidR="00985326">
              <w:rPr>
                <w:noProof/>
                <w:webHidden/>
              </w:rPr>
              <w:fldChar w:fldCharType="begin"/>
            </w:r>
            <w:r w:rsidR="00985326">
              <w:rPr>
                <w:noProof/>
                <w:webHidden/>
              </w:rPr>
              <w:instrText xml:space="preserve"> PAGEREF _Toc37313183 \h </w:instrText>
            </w:r>
            <w:r w:rsidR="00985326">
              <w:rPr>
                <w:noProof/>
                <w:webHidden/>
              </w:rPr>
            </w:r>
            <w:r w:rsidR="00985326">
              <w:rPr>
                <w:noProof/>
                <w:webHidden/>
              </w:rPr>
              <w:fldChar w:fldCharType="separate"/>
            </w:r>
            <w:r w:rsidR="00985326">
              <w:rPr>
                <w:noProof/>
                <w:webHidden/>
              </w:rPr>
              <w:t>8</w:t>
            </w:r>
            <w:r w:rsidR="00985326">
              <w:rPr>
                <w:noProof/>
                <w:webHidden/>
              </w:rPr>
              <w:fldChar w:fldCharType="end"/>
            </w:r>
          </w:hyperlink>
        </w:p>
        <w:p w14:paraId="52FCC522" w14:textId="01DB4B4C" w:rsidR="00985326" w:rsidRDefault="00692DE5">
          <w:pPr>
            <w:pStyle w:val="21"/>
            <w:tabs>
              <w:tab w:val="right" w:leader="dot" w:pos="9393"/>
            </w:tabs>
            <w:rPr>
              <w:rFonts w:cstheme="minorBidi"/>
              <w:noProof/>
            </w:rPr>
          </w:pPr>
          <w:hyperlink w:anchor="_Toc37313184" w:history="1">
            <w:r w:rsidR="00985326" w:rsidRPr="00AB6E65">
              <w:rPr>
                <w:rStyle w:val="a3"/>
                <w:rFonts w:ascii="Times New Roman" w:hAnsi="Times New Roman"/>
                <w:noProof/>
              </w:rPr>
              <w:t>1.3 Нелинейные методы решения задачи двоичной классификации, основанные на параллельном обучении</w:t>
            </w:r>
            <w:r w:rsidR="00985326">
              <w:rPr>
                <w:noProof/>
                <w:webHidden/>
              </w:rPr>
              <w:tab/>
            </w:r>
            <w:r w:rsidR="00985326">
              <w:rPr>
                <w:noProof/>
                <w:webHidden/>
              </w:rPr>
              <w:fldChar w:fldCharType="begin"/>
            </w:r>
            <w:r w:rsidR="00985326">
              <w:rPr>
                <w:noProof/>
                <w:webHidden/>
              </w:rPr>
              <w:instrText xml:space="preserve"> PAGEREF _Toc37313184 \h </w:instrText>
            </w:r>
            <w:r w:rsidR="00985326">
              <w:rPr>
                <w:noProof/>
                <w:webHidden/>
              </w:rPr>
            </w:r>
            <w:r w:rsidR="00985326">
              <w:rPr>
                <w:noProof/>
                <w:webHidden/>
              </w:rPr>
              <w:fldChar w:fldCharType="separate"/>
            </w:r>
            <w:r w:rsidR="00985326">
              <w:rPr>
                <w:noProof/>
                <w:webHidden/>
              </w:rPr>
              <w:t>13</w:t>
            </w:r>
            <w:r w:rsidR="00985326">
              <w:rPr>
                <w:noProof/>
                <w:webHidden/>
              </w:rPr>
              <w:fldChar w:fldCharType="end"/>
            </w:r>
          </w:hyperlink>
        </w:p>
        <w:p w14:paraId="462379E6" w14:textId="400A3346" w:rsidR="00985326" w:rsidRDefault="00692DE5">
          <w:pPr>
            <w:pStyle w:val="21"/>
            <w:tabs>
              <w:tab w:val="right" w:leader="dot" w:pos="9393"/>
            </w:tabs>
            <w:rPr>
              <w:rFonts w:cstheme="minorBidi"/>
              <w:noProof/>
            </w:rPr>
          </w:pPr>
          <w:hyperlink w:anchor="_Toc37313185" w:history="1">
            <w:r w:rsidR="00985326" w:rsidRPr="00AB6E65">
              <w:rPr>
                <w:rStyle w:val="a3"/>
                <w:rFonts w:ascii="Times New Roman" w:hAnsi="Times New Roman"/>
                <w:noProof/>
              </w:rPr>
              <w:t>1.4 Нелинейные методы решения задачи двоичной классификации, основанные на последовательном обучении</w:t>
            </w:r>
            <w:r w:rsidR="00985326">
              <w:rPr>
                <w:noProof/>
                <w:webHidden/>
              </w:rPr>
              <w:tab/>
            </w:r>
            <w:r w:rsidR="00985326">
              <w:rPr>
                <w:noProof/>
                <w:webHidden/>
              </w:rPr>
              <w:fldChar w:fldCharType="begin"/>
            </w:r>
            <w:r w:rsidR="00985326">
              <w:rPr>
                <w:noProof/>
                <w:webHidden/>
              </w:rPr>
              <w:instrText xml:space="preserve"> PAGEREF _Toc37313185 \h </w:instrText>
            </w:r>
            <w:r w:rsidR="00985326">
              <w:rPr>
                <w:noProof/>
                <w:webHidden/>
              </w:rPr>
            </w:r>
            <w:r w:rsidR="00985326">
              <w:rPr>
                <w:noProof/>
                <w:webHidden/>
              </w:rPr>
              <w:fldChar w:fldCharType="separate"/>
            </w:r>
            <w:r w:rsidR="00985326">
              <w:rPr>
                <w:noProof/>
                <w:webHidden/>
              </w:rPr>
              <w:t>20</w:t>
            </w:r>
            <w:r w:rsidR="00985326">
              <w:rPr>
                <w:noProof/>
                <w:webHidden/>
              </w:rPr>
              <w:fldChar w:fldCharType="end"/>
            </w:r>
          </w:hyperlink>
        </w:p>
        <w:p w14:paraId="5A085082" w14:textId="0B9FB3AB" w:rsidR="00985326" w:rsidRDefault="00692DE5">
          <w:pPr>
            <w:pStyle w:val="21"/>
            <w:tabs>
              <w:tab w:val="right" w:leader="dot" w:pos="9393"/>
            </w:tabs>
            <w:rPr>
              <w:rFonts w:cstheme="minorBidi"/>
              <w:noProof/>
            </w:rPr>
          </w:pPr>
          <w:hyperlink w:anchor="_Toc37313186" w:history="1">
            <w:r w:rsidR="00985326" w:rsidRPr="00AB6E65">
              <w:rPr>
                <w:rStyle w:val="a3"/>
                <w:rFonts w:ascii="Times New Roman" w:hAnsi="Times New Roman"/>
                <w:noProof/>
              </w:rPr>
              <w:t>1.5 Метрики качества решений, кросс-валидация и рейтинговая шкала</w:t>
            </w:r>
            <w:r w:rsidR="00985326">
              <w:rPr>
                <w:noProof/>
                <w:webHidden/>
              </w:rPr>
              <w:tab/>
            </w:r>
            <w:r w:rsidR="00985326">
              <w:rPr>
                <w:noProof/>
                <w:webHidden/>
              </w:rPr>
              <w:fldChar w:fldCharType="begin"/>
            </w:r>
            <w:r w:rsidR="00985326">
              <w:rPr>
                <w:noProof/>
                <w:webHidden/>
              </w:rPr>
              <w:instrText xml:space="preserve"> PAGEREF _Toc37313186 \h </w:instrText>
            </w:r>
            <w:r w:rsidR="00985326">
              <w:rPr>
                <w:noProof/>
                <w:webHidden/>
              </w:rPr>
            </w:r>
            <w:r w:rsidR="00985326">
              <w:rPr>
                <w:noProof/>
                <w:webHidden/>
              </w:rPr>
              <w:fldChar w:fldCharType="separate"/>
            </w:r>
            <w:r w:rsidR="00985326">
              <w:rPr>
                <w:noProof/>
                <w:webHidden/>
              </w:rPr>
              <w:t>26</w:t>
            </w:r>
            <w:r w:rsidR="00985326">
              <w:rPr>
                <w:noProof/>
                <w:webHidden/>
              </w:rPr>
              <w:fldChar w:fldCharType="end"/>
            </w:r>
          </w:hyperlink>
        </w:p>
        <w:p w14:paraId="0C0570E8" w14:textId="761A930D" w:rsidR="00985326" w:rsidRDefault="00692DE5">
          <w:pPr>
            <w:pStyle w:val="11"/>
            <w:tabs>
              <w:tab w:val="right" w:leader="dot" w:pos="9393"/>
            </w:tabs>
            <w:rPr>
              <w:rFonts w:cstheme="minorBidi"/>
              <w:noProof/>
            </w:rPr>
          </w:pPr>
          <w:hyperlink w:anchor="_Toc37313187" w:history="1">
            <w:r w:rsidR="00985326" w:rsidRPr="00AB6E65">
              <w:rPr>
                <w:rStyle w:val="a3"/>
                <w:rFonts w:ascii="Times New Roman" w:hAnsi="Times New Roman"/>
                <w:noProof/>
              </w:rPr>
              <w:t>Глава 2.</w:t>
            </w:r>
            <w:r w:rsidR="00985326">
              <w:rPr>
                <w:noProof/>
                <w:webHidden/>
              </w:rPr>
              <w:tab/>
            </w:r>
            <w:r w:rsidR="00985326">
              <w:rPr>
                <w:noProof/>
                <w:webHidden/>
              </w:rPr>
              <w:fldChar w:fldCharType="begin"/>
            </w:r>
            <w:r w:rsidR="00985326">
              <w:rPr>
                <w:noProof/>
                <w:webHidden/>
              </w:rPr>
              <w:instrText xml:space="preserve"> PAGEREF _Toc37313187 \h </w:instrText>
            </w:r>
            <w:r w:rsidR="00985326">
              <w:rPr>
                <w:noProof/>
                <w:webHidden/>
              </w:rPr>
            </w:r>
            <w:r w:rsidR="00985326">
              <w:rPr>
                <w:noProof/>
                <w:webHidden/>
              </w:rPr>
              <w:fldChar w:fldCharType="separate"/>
            </w:r>
            <w:r w:rsidR="00985326">
              <w:rPr>
                <w:noProof/>
                <w:webHidden/>
              </w:rPr>
              <w:t>33</w:t>
            </w:r>
            <w:r w:rsidR="00985326">
              <w:rPr>
                <w:noProof/>
                <w:webHidden/>
              </w:rPr>
              <w:fldChar w:fldCharType="end"/>
            </w:r>
          </w:hyperlink>
        </w:p>
        <w:p w14:paraId="47C93A6A" w14:textId="7126B658" w:rsidR="00985326" w:rsidRDefault="00692DE5">
          <w:pPr>
            <w:pStyle w:val="21"/>
            <w:tabs>
              <w:tab w:val="right" w:leader="dot" w:pos="9393"/>
            </w:tabs>
            <w:rPr>
              <w:rFonts w:cstheme="minorBidi"/>
              <w:noProof/>
            </w:rPr>
          </w:pPr>
          <w:hyperlink w:anchor="_Toc37313188" w:history="1">
            <w:r w:rsidR="00985326" w:rsidRPr="00AB6E65">
              <w:rPr>
                <w:rStyle w:val="a3"/>
                <w:rFonts w:ascii="Times New Roman" w:hAnsi="Times New Roman"/>
                <w:noProof/>
              </w:rPr>
              <w:t>2.1 Описание выборки</w:t>
            </w:r>
            <w:r w:rsidR="00985326">
              <w:rPr>
                <w:noProof/>
                <w:webHidden/>
              </w:rPr>
              <w:tab/>
            </w:r>
            <w:r w:rsidR="00985326">
              <w:rPr>
                <w:noProof/>
                <w:webHidden/>
              </w:rPr>
              <w:fldChar w:fldCharType="begin"/>
            </w:r>
            <w:r w:rsidR="00985326">
              <w:rPr>
                <w:noProof/>
                <w:webHidden/>
              </w:rPr>
              <w:instrText xml:space="preserve"> PAGEREF _Toc37313188 \h </w:instrText>
            </w:r>
            <w:r w:rsidR="00985326">
              <w:rPr>
                <w:noProof/>
                <w:webHidden/>
              </w:rPr>
            </w:r>
            <w:r w:rsidR="00985326">
              <w:rPr>
                <w:noProof/>
                <w:webHidden/>
              </w:rPr>
              <w:fldChar w:fldCharType="separate"/>
            </w:r>
            <w:r w:rsidR="00985326">
              <w:rPr>
                <w:noProof/>
                <w:webHidden/>
              </w:rPr>
              <w:t>33</w:t>
            </w:r>
            <w:r w:rsidR="00985326">
              <w:rPr>
                <w:noProof/>
                <w:webHidden/>
              </w:rPr>
              <w:fldChar w:fldCharType="end"/>
            </w:r>
          </w:hyperlink>
        </w:p>
        <w:p w14:paraId="0DD2CEF3" w14:textId="6E32A09C" w:rsidR="00985326" w:rsidRDefault="00692DE5">
          <w:pPr>
            <w:pStyle w:val="21"/>
            <w:tabs>
              <w:tab w:val="right" w:leader="dot" w:pos="9393"/>
            </w:tabs>
            <w:rPr>
              <w:rFonts w:cstheme="minorBidi"/>
              <w:noProof/>
            </w:rPr>
          </w:pPr>
          <w:hyperlink w:anchor="_Toc37313189" w:history="1">
            <w:r w:rsidR="00985326" w:rsidRPr="00AB6E65">
              <w:rPr>
                <w:rStyle w:val="a3"/>
                <w:rFonts w:ascii="Times New Roman" w:hAnsi="Times New Roman"/>
                <w:noProof/>
              </w:rPr>
              <w:t>2.2</w:t>
            </w:r>
            <w:r w:rsidR="00985326">
              <w:rPr>
                <w:noProof/>
                <w:webHidden/>
              </w:rPr>
              <w:tab/>
            </w:r>
            <w:r w:rsidR="00985326">
              <w:rPr>
                <w:noProof/>
                <w:webHidden/>
              </w:rPr>
              <w:fldChar w:fldCharType="begin"/>
            </w:r>
            <w:r w:rsidR="00985326">
              <w:rPr>
                <w:noProof/>
                <w:webHidden/>
              </w:rPr>
              <w:instrText xml:space="preserve"> PAGEREF _Toc37313189 \h </w:instrText>
            </w:r>
            <w:r w:rsidR="00985326">
              <w:rPr>
                <w:noProof/>
                <w:webHidden/>
              </w:rPr>
            </w:r>
            <w:r w:rsidR="00985326">
              <w:rPr>
                <w:noProof/>
                <w:webHidden/>
              </w:rPr>
              <w:fldChar w:fldCharType="separate"/>
            </w:r>
            <w:r w:rsidR="00985326">
              <w:rPr>
                <w:noProof/>
                <w:webHidden/>
              </w:rPr>
              <w:t>38</w:t>
            </w:r>
            <w:r w:rsidR="00985326">
              <w:rPr>
                <w:noProof/>
                <w:webHidden/>
              </w:rPr>
              <w:fldChar w:fldCharType="end"/>
            </w:r>
          </w:hyperlink>
        </w:p>
        <w:p w14:paraId="6B59FCF8" w14:textId="559B88BC" w:rsidR="00985326" w:rsidRDefault="00692DE5">
          <w:pPr>
            <w:pStyle w:val="21"/>
            <w:tabs>
              <w:tab w:val="right" w:leader="dot" w:pos="9393"/>
            </w:tabs>
            <w:rPr>
              <w:rFonts w:cstheme="minorBidi"/>
              <w:noProof/>
            </w:rPr>
          </w:pPr>
          <w:hyperlink w:anchor="_Toc37313190" w:history="1">
            <w:r w:rsidR="00985326" w:rsidRPr="00AB6E65">
              <w:rPr>
                <w:rStyle w:val="a3"/>
                <w:rFonts w:ascii="Times New Roman" w:hAnsi="Times New Roman"/>
                <w:noProof/>
              </w:rPr>
              <w:t>2.3</w:t>
            </w:r>
            <w:r w:rsidR="00985326">
              <w:rPr>
                <w:noProof/>
                <w:webHidden/>
              </w:rPr>
              <w:tab/>
            </w:r>
            <w:r w:rsidR="00985326">
              <w:rPr>
                <w:noProof/>
                <w:webHidden/>
              </w:rPr>
              <w:fldChar w:fldCharType="begin"/>
            </w:r>
            <w:r w:rsidR="00985326">
              <w:rPr>
                <w:noProof/>
                <w:webHidden/>
              </w:rPr>
              <w:instrText xml:space="preserve"> PAGEREF _Toc37313190 \h </w:instrText>
            </w:r>
            <w:r w:rsidR="00985326">
              <w:rPr>
                <w:noProof/>
                <w:webHidden/>
              </w:rPr>
            </w:r>
            <w:r w:rsidR="00985326">
              <w:rPr>
                <w:noProof/>
                <w:webHidden/>
              </w:rPr>
              <w:fldChar w:fldCharType="separate"/>
            </w:r>
            <w:r w:rsidR="00985326">
              <w:rPr>
                <w:noProof/>
                <w:webHidden/>
              </w:rPr>
              <w:t>44</w:t>
            </w:r>
            <w:r w:rsidR="00985326">
              <w:rPr>
                <w:noProof/>
                <w:webHidden/>
              </w:rPr>
              <w:fldChar w:fldCharType="end"/>
            </w:r>
          </w:hyperlink>
        </w:p>
        <w:p w14:paraId="764A94E0" w14:textId="1E854FC1" w:rsidR="00985326" w:rsidRDefault="00692DE5">
          <w:pPr>
            <w:pStyle w:val="21"/>
            <w:tabs>
              <w:tab w:val="right" w:leader="dot" w:pos="9393"/>
            </w:tabs>
            <w:rPr>
              <w:rFonts w:cstheme="minorBidi"/>
              <w:noProof/>
            </w:rPr>
          </w:pPr>
          <w:hyperlink w:anchor="_Toc37313191" w:history="1">
            <w:r w:rsidR="00985326" w:rsidRPr="00AB6E65">
              <w:rPr>
                <w:rStyle w:val="a3"/>
                <w:rFonts w:ascii="Times New Roman" w:hAnsi="Times New Roman"/>
                <w:noProof/>
              </w:rPr>
              <w:t>2.4</w:t>
            </w:r>
            <w:r w:rsidR="00985326">
              <w:rPr>
                <w:noProof/>
                <w:webHidden/>
              </w:rPr>
              <w:tab/>
            </w:r>
            <w:r w:rsidR="00985326">
              <w:rPr>
                <w:noProof/>
                <w:webHidden/>
              </w:rPr>
              <w:fldChar w:fldCharType="begin"/>
            </w:r>
            <w:r w:rsidR="00985326">
              <w:rPr>
                <w:noProof/>
                <w:webHidden/>
              </w:rPr>
              <w:instrText xml:space="preserve"> PAGEREF _Toc37313191 \h </w:instrText>
            </w:r>
            <w:r w:rsidR="00985326">
              <w:rPr>
                <w:noProof/>
                <w:webHidden/>
              </w:rPr>
            </w:r>
            <w:r w:rsidR="00985326">
              <w:rPr>
                <w:noProof/>
                <w:webHidden/>
              </w:rPr>
              <w:fldChar w:fldCharType="separate"/>
            </w:r>
            <w:r w:rsidR="00985326">
              <w:rPr>
                <w:noProof/>
                <w:webHidden/>
              </w:rPr>
              <w:t>53</w:t>
            </w:r>
            <w:r w:rsidR="00985326">
              <w:rPr>
                <w:noProof/>
                <w:webHidden/>
              </w:rPr>
              <w:fldChar w:fldCharType="end"/>
            </w:r>
          </w:hyperlink>
        </w:p>
        <w:p w14:paraId="263E4D0A" w14:textId="6D9E86B5" w:rsidR="00985326" w:rsidRDefault="00692DE5">
          <w:pPr>
            <w:pStyle w:val="21"/>
            <w:tabs>
              <w:tab w:val="right" w:leader="dot" w:pos="9393"/>
            </w:tabs>
            <w:rPr>
              <w:rFonts w:cstheme="minorBidi"/>
              <w:noProof/>
            </w:rPr>
          </w:pPr>
          <w:hyperlink w:anchor="_Toc37313192" w:history="1">
            <w:r w:rsidR="00985326" w:rsidRPr="00AB6E65">
              <w:rPr>
                <w:rStyle w:val="a3"/>
                <w:rFonts w:ascii="Times New Roman" w:hAnsi="Times New Roman"/>
                <w:noProof/>
              </w:rPr>
              <w:t>2.5 Предобработка факторов контура новостного шума</w:t>
            </w:r>
            <w:r w:rsidR="00985326">
              <w:rPr>
                <w:noProof/>
                <w:webHidden/>
              </w:rPr>
              <w:tab/>
            </w:r>
            <w:r w:rsidR="00985326">
              <w:rPr>
                <w:noProof/>
                <w:webHidden/>
              </w:rPr>
              <w:fldChar w:fldCharType="begin"/>
            </w:r>
            <w:r w:rsidR="00985326">
              <w:rPr>
                <w:noProof/>
                <w:webHidden/>
              </w:rPr>
              <w:instrText xml:space="preserve"> PAGEREF _Toc37313192 \h </w:instrText>
            </w:r>
            <w:r w:rsidR="00985326">
              <w:rPr>
                <w:noProof/>
                <w:webHidden/>
              </w:rPr>
            </w:r>
            <w:r w:rsidR="00985326">
              <w:rPr>
                <w:noProof/>
                <w:webHidden/>
              </w:rPr>
              <w:fldChar w:fldCharType="separate"/>
            </w:r>
            <w:r w:rsidR="00985326">
              <w:rPr>
                <w:noProof/>
                <w:webHidden/>
              </w:rPr>
              <w:t>59</w:t>
            </w:r>
            <w:r w:rsidR="00985326">
              <w:rPr>
                <w:noProof/>
                <w:webHidden/>
              </w:rPr>
              <w:fldChar w:fldCharType="end"/>
            </w:r>
          </w:hyperlink>
        </w:p>
        <w:p w14:paraId="3F1E2F42" w14:textId="401C5236" w:rsidR="00985326" w:rsidRDefault="00692DE5">
          <w:pPr>
            <w:pStyle w:val="21"/>
            <w:tabs>
              <w:tab w:val="right" w:leader="dot" w:pos="9393"/>
            </w:tabs>
            <w:rPr>
              <w:rFonts w:cstheme="minorBidi"/>
              <w:noProof/>
            </w:rPr>
          </w:pPr>
          <w:hyperlink w:anchor="_Toc37313193" w:history="1">
            <w:r w:rsidR="00985326" w:rsidRPr="00AB6E65">
              <w:rPr>
                <w:rStyle w:val="a3"/>
                <w:rFonts w:ascii="Times New Roman" w:hAnsi="Times New Roman"/>
                <w:noProof/>
              </w:rPr>
              <w:t>Приложения</w:t>
            </w:r>
            <w:r w:rsidR="00985326">
              <w:rPr>
                <w:noProof/>
                <w:webHidden/>
              </w:rPr>
              <w:tab/>
            </w:r>
            <w:r w:rsidR="00985326">
              <w:rPr>
                <w:noProof/>
                <w:webHidden/>
              </w:rPr>
              <w:fldChar w:fldCharType="begin"/>
            </w:r>
            <w:r w:rsidR="00985326">
              <w:rPr>
                <w:noProof/>
                <w:webHidden/>
              </w:rPr>
              <w:instrText xml:space="preserve"> PAGEREF _Toc37313193 \h </w:instrText>
            </w:r>
            <w:r w:rsidR="00985326">
              <w:rPr>
                <w:noProof/>
                <w:webHidden/>
              </w:rPr>
            </w:r>
            <w:r w:rsidR="00985326">
              <w:rPr>
                <w:noProof/>
                <w:webHidden/>
              </w:rPr>
              <w:fldChar w:fldCharType="separate"/>
            </w:r>
            <w:r w:rsidR="00985326">
              <w:rPr>
                <w:noProof/>
                <w:webHidden/>
              </w:rPr>
              <w:t>63</w:t>
            </w:r>
            <w:r w:rsidR="00985326">
              <w:rPr>
                <w:noProof/>
                <w:webHidden/>
              </w:rPr>
              <w:fldChar w:fldCharType="end"/>
            </w:r>
          </w:hyperlink>
        </w:p>
        <w:p w14:paraId="5630043C" w14:textId="0407BA6A" w:rsidR="000F7041" w:rsidRDefault="000F7041">
          <w:pPr>
            <w:rPr>
              <w:ins w:id="9" w:author="Александр Гордеев" w:date="2020-02-29T12:58:00Z"/>
            </w:rPr>
          </w:pPr>
          <w:ins w:id="10" w:author="Александр Гордеев" w:date="2020-02-29T12:58:00Z">
            <w:r>
              <w:rPr>
                <w:b/>
                <w:bCs/>
              </w:rPr>
              <w:fldChar w:fldCharType="end"/>
            </w:r>
          </w:ins>
        </w:p>
        <w:customXmlInsRangeStart w:id="11" w:author="Александр Гордеев" w:date="2020-02-29T12:58:00Z"/>
      </w:sdtContent>
    </w:sdt>
    <w:customXmlInsRangeEnd w:id="11"/>
    <w:p w14:paraId="24D79CB7" w14:textId="315D8204" w:rsidR="000F7041" w:rsidRPr="005355F6" w:rsidRDefault="000F7041">
      <w:pPr>
        <w:spacing w:line="259" w:lineRule="auto"/>
        <w:rPr>
          <w:ins w:id="12" w:author="Александр Гордеев" w:date="2020-02-29T12:57:00Z"/>
          <w:rStyle w:val="tlid-translation"/>
          <w:rFonts w:ascii="Times New Roman" w:hAnsi="Times New Roman" w:cs="Times New Roman"/>
          <w:sz w:val="28"/>
          <w:szCs w:val="28"/>
          <w:lang w:val="en-US"/>
          <w:rPrChange w:id="13" w:author="Александр Гордеев" w:date="2020-02-29T13:21:00Z">
            <w:rPr>
              <w:ins w:id="14" w:author="Александр Гордеев" w:date="2020-02-29T12:57:00Z"/>
              <w:rStyle w:val="tlid-translation"/>
              <w:rFonts w:ascii="Times New Roman" w:hAnsi="Times New Roman" w:cs="Times New Roman"/>
              <w:sz w:val="28"/>
              <w:szCs w:val="28"/>
            </w:rPr>
          </w:rPrChange>
        </w:rPr>
      </w:pPr>
      <w:ins w:id="15" w:author="Александр Гордеев" w:date="2020-02-29T12:57:00Z">
        <w:r>
          <w:rPr>
            <w:rStyle w:val="tlid-translation"/>
            <w:rFonts w:ascii="Times New Roman" w:hAnsi="Times New Roman" w:cs="Times New Roman"/>
            <w:sz w:val="28"/>
            <w:szCs w:val="28"/>
          </w:rPr>
          <w:br w:type="page"/>
        </w:r>
      </w:ins>
    </w:p>
    <w:p w14:paraId="64ED7F84" w14:textId="02236AF8" w:rsidR="004B1ABA" w:rsidRPr="003E680A" w:rsidRDefault="004B1ABA">
      <w:pPr>
        <w:pStyle w:val="1"/>
        <w:rPr>
          <w:ins w:id="16" w:author="Александр Гордеев" w:date="2020-02-29T12:37:00Z"/>
          <w:rStyle w:val="tlid-translation"/>
          <w:rFonts w:ascii="Times New Roman" w:hAnsi="Times New Roman" w:cs="Times New Roman"/>
          <w:sz w:val="28"/>
          <w:szCs w:val="28"/>
          <w:rPrChange w:id="17" w:author="Александр Гордеев" w:date="2020-02-29T12:55:00Z">
            <w:rPr>
              <w:ins w:id="18" w:author="Александр Гордеев" w:date="2020-02-29T12:37:00Z"/>
              <w:rStyle w:val="tlid-translation"/>
              <w:rFonts w:ascii="Times New Roman" w:eastAsiaTheme="minorEastAsia" w:hAnsi="Times New Roman" w:cs="Times New Roman"/>
              <w:color w:val="auto"/>
              <w:sz w:val="28"/>
              <w:szCs w:val="28"/>
            </w:rPr>
          </w:rPrChange>
        </w:rPr>
      </w:pPr>
      <w:bookmarkStart w:id="19" w:name="_Toc37313181"/>
      <w:ins w:id="20" w:author="Александр Гордеев" w:date="2020-02-29T12:38:00Z">
        <w:r w:rsidRPr="003E680A">
          <w:rPr>
            <w:rStyle w:val="tlid-translation"/>
            <w:rFonts w:ascii="Times New Roman" w:hAnsi="Times New Roman" w:cs="Times New Roman"/>
            <w:sz w:val="28"/>
            <w:szCs w:val="28"/>
          </w:rPr>
          <w:lastRenderedPageBreak/>
          <w:t xml:space="preserve">Глава 1. </w:t>
        </w:r>
      </w:ins>
      <w:ins w:id="21" w:author="Александр Гордеев" w:date="2020-02-29T12:37:00Z">
        <w:r w:rsidRPr="003E680A">
          <w:rPr>
            <w:rStyle w:val="tlid-translation"/>
            <w:rFonts w:ascii="Times New Roman" w:hAnsi="Times New Roman" w:cs="Times New Roman"/>
            <w:sz w:val="28"/>
            <w:szCs w:val="28"/>
          </w:rPr>
          <w:t>Теоретические</w:t>
        </w:r>
      </w:ins>
      <w:ins w:id="22" w:author="Александр Гордеев" w:date="2020-02-29T12:36:00Z">
        <w:r w:rsidRPr="003E680A">
          <w:rPr>
            <w:rStyle w:val="tlid-translation"/>
            <w:rFonts w:ascii="Times New Roman" w:hAnsi="Times New Roman" w:cs="Times New Roman"/>
            <w:sz w:val="28"/>
            <w:szCs w:val="28"/>
          </w:rPr>
          <w:t xml:space="preserve"> основы рейтингового ранжирования компаний</w:t>
        </w:r>
      </w:ins>
      <w:bookmarkEnd w:id="19"/>
    </w:p>
    <w:p w14:paraId="14CB8D3B" w14:textId="0308FE6A" w:rsidR="004B1ABA" w:rsidRPr="003E680A" w:rsidRDefault="004B1ABA">
      <w:pPr>
        <w:pStyle w:val="2"/>
        <w:spacing w:before="120" w:line="360" w:lineRule="auto"/>
        <w:rPr>
          <w:ins w:id="23" w:author="Александр Гордеев" w:date="2020-02-29T12:38:00Z"/>
          <w:rStyle w:val="tlid-translation"/>
          <w:rFonts w:ascii="Times New Roman" w:hAnsi="Times New Roman" w:cs="Times New Roman"/>
          <w:sz w:val="28"/>
          <w:szCs w:val="28"/>
        </w:rPr>
        <w:pPrChange w:id="24" w:author="Александр Гордеев" w:date="2020-03-02T16:08:00Z">
          <w:pPr>
            <w:pStyle w:val="1"/>
            <w:numPr>
              <w:ilvl w:val="1"/>
              <w:numId w:val="2"/>
            </w:numPr>
            <w:ind w:left="421" w:hanging="421"/>
          </w:pPr>
        </w:pPrChange>
      </w:pPr>
      <w:bookmarkStart w:id="25" w:name="_Hlk33872470"/>
      <w:bookmarkStart w:id="26" w:name="_Toc37313182"/>
      <w:ins w:id="27" w:author="Александр Гордеев" w:date="2020-02-29T12:40:00Z">
        <w:r w:rsidRPr="003E680A">
          <w:rPr>
            <w:rStyle w:val="tlid-translation"/>
            <w:rFonts w:ascii="Times New Roman" w:hAnsi="Times New Roman" w:cs="Times New Roman"/>
            <w:sz w:val="28"/>
            <w:szCs w:val="28"/>
          </w:rPr>
          <w:t xml:space="preserve">1.1 </w:t>
        </w:r>
      </w:ins>
      <w:bookmarkEnd w:id="25"/>
      <w:ins w:id="28" w:author="Александр Гордеев" w:date="2020-02-29T12:38:00Z">
        <w:r w:rsidRPr="003E680A">
          <w:rPr>
            <w:rStyle w:val="tlid-translation"/>
            <w:rFonts w:ascii="Times New Roman" w:hAnsi="Times New Roman" w:cs="Times New Roman"/>
            <w:sz w:val="28"/>
            <w:szCs w:val="28"/>
          </w:rPr>
          <w:t>Обзор основных концепций составления рейтинговых систем</w:t>
        </w:r>
        <w:bookmarkEnd w:id="26"/>
      </w:ins>
    </w:p>
    <w:p w14:paraId="012E0E11" w14:textId="2F68A39F" w:rsidR="008F61E2" w:rsidRPr="00D22454" w:rsidRDefault="008F61E2">
      <w:pPr>
        <w:spacing w:after="0" w:line="360" w:lineRule="auto"/>
        <w:ind w:firstLine="720"/>
        <w:jc w:val="both"/>
        <w:rPr>
          <w:ins w:id="29" w:author="Александр Гордеев" w:date="2020-03-02T12:43:00Z"/>
          <w:rFonts w:ascii="Times New Roman" w:hAnsi="Times New Roman" w:cs="Times New Roman"/>
          <w:sz w:val="28"/>
          <w:szCs w:val="28"/>
          <w:rPrChange w:id="30" w:author="Александр Гордеев" w:date="2020-03-02T18:31:00Z">
            <w:rPr>
              <w:ins w:id="31" w:author="Александр Гордеев" w:date="2020-03-02T12:43:00Z"/>
              <w:sz w:val="28"/>
              <w:szCs w:val="28"/>
            </w:rPr>
          </w:rPrChange>
        </w:rPr>
      </w:pPr>
      <w:ins w:id="32" w:author="Александр Гордеев" w:date="2020-03-02T12:37:00Z">
        <w:r w:rsidRPr="00D22454">
          <w:rPr>
            <w:rFonts w:ascii="Times New Roman" w:hAnsi="Times New Roman" w:cs="Times New Roman"/>
            <w:sz w:val="28"/>
            <w:szCs w:val="28"/>
            <w:rPrChange w:id="33" w:author="Александр Гордеев" w:date="2020-03-02T18:31:00Z">
              <w:rPr>
                <w:sz w:val="28"/>
                <w:szCs w:val="28"/>
              </w:rPr>
            </w:rPrChange>
          </w:rPr>
          <w:t>Зачастую люди понимают концепцию рейтинга недостаточно точно и путают ее с ранжированием</w:t>
        </w:r>
      </w:ins>
      <w:ins w:id="34" w:author="Александр Гордеев" w:date="2020-03-02T12:38:00Z">
        <w:r w:rsidRPr="00D22454">
          <w:rPr>
            <w:rFonts w:ascii="Times New Roman" w:hAnsi="Times New Roman" w:cs="Times New Roman"/>
            <w:sz w:val="28"/>
            <w:szCs w:val="28"/>
            <w:rPrChange w:id="35" w:author="Александр Гордеев" w:date="2020-03-02T18:31:00Z">
              <w:rPr>
                <w:sz w:val="28"/>
                <w:szCs w:val="28"/>
              </w:rPr>
            </w:rPrChange>
          </w:rPr>
          <w:t xml:space="preserve">. Разница между этими концепциями заключается в том, что построение </w:t>
        </w:r>
      </w:ins>
      <w:ins w:id="36" w:author="Александр Гордеев" w:date="2020-03-02T12:39:00Z">
        <w:r w:rsidRPr="00D22454">
          <w:rPr>
            <w:rFonts w:ascii="Times New Roman" w:hAnsi="Times New Roman" w:cs="Times New Roman"/>
            <w:sz w:val="28"/>
            <w:szCs w:val="28"/>
            <w:rPrChange w:id="37" w:author="Александр Гордеев" w:date="2020-03-02T18:31:00Z">
              <w:rPr>
                <w:sz w:val="28"/>
                <w:szCs w:val="28"/>
              </w:rPr>
            </w:rPrChange>
          </w:rPr>
          <w:t>рейтинга</w:t>
        </w:r>
      </w:ins>
      <w:ins w:id="38" w:author="Александр Гордеев" w:date="2020-03-02T12:38:00Z">
        <w:r w:rsidRPr="00D22454">
          <w:rPr>
            <w:rFonts w:ascii="Times New Roman" w:hAnsi="Times New Roman" w:cs="Times New Roman"/>
            <w:sz w:val="28"/>
            <w:szCs w:val="28"/>
            <w:rPrChange w:id="39" w:author="Александр Гордеев" w:date="2020-03-02T18:31:00Z">
              <w:rPr>
                <w:sz w:val="28"/>
                <w:szCs w:val="28"/>
              </w:rPr>
            </w:rPrChange>
          </w:rPr>
          <w:t xml:space="preserve"> базируется на системе факторов, в то время как ранжирование осуществляется на основе одного </w:t>
        </w:r>
      </w:ins>
      <w:ins w:id="40" w:author="Александр Гордеев" w:date="2020-03-02T12:39:00Z">
        <w:r w:rsidRPr="00D22454">
          <w:rPr>
            <w:rFonts w:ascii="Times New Roman" w:hAnsi="Times New Roman" w:cs="Times New Roman"/>
            <w:sz w:val="28"/>
            <w:szCs w:val="28"/>
            <w:rPrChange w:id="41" w:author="Александр Гордеев" w:date="2020-03-02T18:31:00Z">
              <w:rPr>
                <w:sz w:val="28"/>
                <w:szCs w:val="28"/>
              </w:rPr>
            </w:rPrChange>
          </w:rPr>
          <w:t>показателя</w:t>
        </w:r>
      </w:ins>
      <w:ins w:id="42" w:author="Александр Гордеев" w:date="2020-03-02T12:38:00Z">
        <w:r w:rsidRPr="00D22454">
          <w:rPr>
            <w:rFonts w:ascii="Times New Roman" w:hAnsi="Times New Roman" w:cs="Times New Roman"/>
            <w:sz w:val="28"/>
            <w:szCs w:val="28"/>
            <w:rPrChange w:id="43" w:author="Александр Гордеев" w:date="2020-03-02T18:31:00Z">
              <w:rPr>
                <w:sz w:val="28"/>
                <w:szCs w:val="28"/>
              </w:rPr>
            </w:rPrChange>
          </w:rPr>
          <w:t xml:space="preserve">. Другими словами, </w:t>
        </w:r>
      </w:ins>
      <w:ins w:id="44" w:author="Александр Гордеев" w:date="2020-03-02T12:39:00Z">
        <w:r w:rsidRPr="00D22454">
          <w:rPr>
            <w:rFonts w:ascii="Times New Roman" w:hAnsi="Times New Roman" w:cs="Times New Roman"/>
            <w:sz w:val="28"/>
            <w:szCs w:val="28"/>
            <w:rPrChange w:id="45" w:author="Александр Гордеев" w:date="2020-03-02T18:31:00Z">
              <w:rPr>
                <w:sz w:val="28"/>
                <w:szCs w:val="28"/>
              </w:rPr>
            </w:rPrChange>
          </w:rPr>
          <w:t>рейтинг</w:t>
        </w:r>
      </w:ins>
      <w:ins w:id="46" w:author="Александр Гордеев" w:date="2020-03-02T12:43:00Z">
        <w:r w:rsidRPr="00D22454">
          <w:rPr>
            <w:rFonts w:ascii="Times New Roman" w:hAnsi="Times New Roman" w:cs="Times New Roman"/>
            <w:sz w:val="28"/>
            <w:szCs w:val="28"/>
            <w:rPrChange w:id="47" w:author="Александр Гордеев" w:date="2020-03-02T18:31:00Z">
              <w:rPr>
                <w:sz w:val="28"/>
                <w:szCs w:val="28"/>
              </w:rPr>
            </w:rPrChange>
          </w:rPr>
          <w:t>,</w:t>
        </w:r>
      </w:ins>
      <w:ins w:id="48" w:author="Александр Гордеев" w:date="2020-03-02T12:38:00Z">
        <w:r w:rsidRPr="00D22454">
          <w:rPr>
            <w:rFonts w:ascii="Times New Roman" w:hAnsi="Times New Roman" w:cs="Times New Roman"/>
            <w:sz w:val="28"/>
            <w:szCs w:val="28"/>
            <w:rPrChange w:id="49" w:author="Александр Гордеев" w:date="2020-03-02T18:31:00Z">
              <w:rPr>
                <w:sz w:val="28"/>
                <w:szCs w:val="28"/>
              </w:rPr>
            </w:rPrChange>
          </w:rPr>
          <w:t xml:space="preserve"> </w:t>
        </w:r>
      </w:ins>
      <w:ins w:id="50" w:author="Александр Гордеев" w:date="2020-03-02T12:40:00Z">
        <w:r w:rsidRPr="00D22454">
          <w:rPr>
            <w:rFonts w:ascii="Times New Roman" w:hAnsi="Times New Roman" w:cs="Times New Roman"/>
            <w:sz w:val="28"/>
            <w:szCs w:val="28"/>
            <w:rPrChange w:id="51" w:author="Александр Гордеев" w:date="2020-03-02T18:31:00Z">
              <w:rPr>
                <w:sz w:val="28"/>
                <w:szCs w:val="28"/>
              </w:rPr>
            </w:rPrChange>
          </w:rPr>
          <w:t>в сравнении с ранжированием</w:t>
        </w:r>
      </w:ins>
      <w:ins w:id="52" w:author="Александр Гордеев" w:date="2020-03-02T12:43:00Z">
        <w:r w:rsidRPr="00D22454">
          <w:rPr>
            <w:rFonts w:ascii="Times New Roman" w:hAnsi="Times New Roman" w:cs="Times New Roman"/>
            <w:sz w:val="28"/>
            <w:szCs w:val="28"/>
            <w:rPrChange w:id="53" w:author="Александр Гордеев" w:date="2020-03-02T18:31:00Z">
              <w:rPr>
                <w:sz w:val="28"/>
                <w:szCs w:val="28"/>
              </w:rPr>
            </w:rPrChange>
          </w:rPr>
          <w:t>,</w:t>
        </w:r>
      </w:ins>
      <w:ins w:id="54" w:author="Александр Гордеев" w:date="2020-03-02T12:40:00Z">
        <w:r w:rsidRPr="00D22454">
          <w:rPr>
            <w:rFonts w:ascii="Times New Roman" w:hAnsi="Times New Roman" w:cs="Times New Roman"/>
            <w:sz w:val="28"/>
            <w:szCs w:val="28"/>
            <w:rPrChange w:id="55" w:author="Александр Гордеев" w:date="2020-03-02T18:31:00Z">
              <w:rPr>
                <w:sz w:val="28"/>
                <w:szCs w:val="28"/>
              </w:rPr>
            </w:rPrChange>
          </w:rPr>
          <w:t xml:space="preserve"> </w:t>
        </w:r>
      </w:ins>
      <w:ins w:id="56" w:author="Александр Гордеев" w:date="2020-03-02T12:38:00Z">
        <w:r w:rsidRPr="00D22454">
          <w:rPr>
            <w:rFonts w:ascii="Times New Roman" w:hAnsi="Times New Roman" w:cs="Times New Roman"/>
            <w:sz w:val="28"/>
            <w:szCs w:val="28"/>
            <w:rPrChange w:id="57" w:author="Александр Гордеев" w:date="2020-03-02T18:31:00Z">
              <w:rPr>
                <w:sz w:val="28"/>
                <w:szCs w:val="28"/>
              </w:rPr>
            </w:rPrChange>
          </w:rPr>
          <w:t>хара</w:t>
        </w:r>
      </w:ins>
      <w:ins w:id="58" w:author="Александр Гордеев" w:date="2020-03-02T12:39:00Z">
        <w:r w:rsidRPr="00D22454">
          <w:rPr>
            <w:rFonts w:ascii="Times New Roman" w:hAnsi="Times New Roman" w:cs="Times New Roman"/>
            <w:sz w:val="28"/>
            <w:szCs w:val="28"/>
            <w:rPrChange w:id="59" w:author="Александр Гордеев" w:date="2020-03-02T18:31:00Z">
              <w:rPr>
                <w:sz w:val="28"/>
                <w:szCs w:val="28"/>
              </w:rPr>
            </w:rPrChange>
          </w:rPr>
          <w:t>ктеризуется более комплексным подходом к оценке компании или иной сущности.</w:t>
        </w:r>
      </w:ins>
      <w:r w:rsidR="004F3E30">
        <w:rPr>
          <w:rStyle w:val="a9"/>
          <w:rFonts w:ascii="Times New Roman" w:hAnsi="Times New Roman" w:cs="Times New Roman"/>
          <w:sz w:val="28"/>
          <w:szCs w:val="28"/>
        </w:rPr>
        <w:footnoteReference w:id="1"/>
      </w:r>
      <w:ins w:id="60" w:author="Александр Гордеев" w:date="2020-03-02T12:46:00Z">
        <w:r w:rsidRPr="00D22454">
          <w:rPr>
            <w:rFonts w:ascii="Times New Roman" w:hAnsi="Times New Roman" w:cs="Times New Roman"/>
            <w:rPrChange w:id="61" w:author="Александр Гордеев" w:date="2020-03-02T18:31:00Z">
              <w:rPr/>
            </w:rPrChange>
          </w:rPr>
          <w:t xml:space="preserve"> </w:t>
        </w:r>
      </w:ins>
      <w:ins w:id="62" w:author="Александр Гордеев" w:date="2020-03-02T12:40:00Z">
        <w:r w:rsidRPr="00D22454">
          <w:rPr>
            <w:rFonts w:ascii="Times New Roman" w:hAnsi="Times New Roman" w:cs="Times New Roman"/>
            <w:sz w:val="28"/>
            <w:szCs w:val="28"/>
            <w:rPrChange w:id="63" w:author="Александр Гордеев" w:date="2020-03-02T18:31:00Z">
              <w:rPr>
                <w:sz w:val="28"/>
                <w:szCs w:val="28"/>
              </w:rPr>
            </w:rPrChange>
          </w:rPr>
          <w:t xml:space="preserve">Например, если мы говорим о месте, которое </w:t>
        </w:r>
      </w:ins>
      <w:ins w:id="64" w:author="Александр Гордеев" w:date="2020-03-02T12:42:00Z">
        <w:r w:rsidRPr="00D22454">
          <w:rPr>
            <w:rFonts w:ascii="Times New Roman" w:hAnsi="Times New Roman" w:cs="Times New Roman"/>
            <w:sz w:val="28"/>
            <w:szCs w:val="28"/>
            <w:rPrChange w:id="65" w:author="Александр Гордеев" w:date="2020-03-02T18:31:00Z">
              <w:rPr>
                <w:sz w:val="28"/>
                <w:szCs w:val="28"/>
              </w:rPr>
            </w:rPrChange>
          </w:rPr>
          <w:t>занимает</w:t>
        </w:r>
      </w:ins>
      <w:ins w:id="66" w:author="Александр Гордеев" w:date="2020-03-02T12:40:00Z">
        <w:r w:rsidRPr="00D22454">
          <w:rPr>
            <w:rFonts w:ascii="Times New Roman" w:hAnsi="Times New Roman" w:cs="Times New Roman"/>
            <w:sz w:val="28"/>
            <w:szCs w:val="28"/>
            <w:rPrChange w:id="67" w:author="Александр Гордеев" w:date="2020-03-02T18:31:00Z">
              <w:rPr>
                <w:sz w:val="28"/>
                <w:szCs w:val="28"/>
              </w:rPr>
            </w:rPrChange>
          </w:rPr>
          <w:t xml:space="preserve"> </w:t>
        </w:r>
      </w:ins>
      <w:ins w:id="68" w:author="Александр Гордеев" w:date="2020-03-02T12:42:00Z">
        <w:r w:rsidRPr="00D22454">
          <w:rPr>
            <w:rFonts w:ascii="Times New Roman" w:hAnsi="Times New Roman" w:cs="Times New Roman"/>
            <w:sz w:val="28"/>
            <w:szCs w:val="28"/>
            <w:rPrChange w:id="69" w:author="Александр Гордеев" w:date="2020-03-02T18:31:00Z">
              <w:rPr>
                <w:sz w:val="28"/>
                <w:szCs w:val="28"/>
              </w:rPr>
            </w:rPrChange>
          </w:rPr>
          <w:t>компания</w:t>
        </w:r>
      </w:ins>
      <w:ins w:id="70" w:author="Александр Гордеев" w:date="2020-03-02T12:40:00Z">
        <w:r w:rsidRPr="00D22454">
          <w:rPr>
            <w:rFonts w:ascii="Times New Roman" w:hAnsi="Times New Roman" w:cs="Times New Roman"/>
            <w:sz w:val="28"/>
            <w:szCs w:val="28"/>
            <w:rPrChange w:id="71" w:author="Александр Гордеев" w:date="2020-03-02T18:31:00Z">
              <w:rPr>
                <w:sz w:val="28"/>
                <w:szCs w:val="28"/>
              </w:rPr>
            </w:rPrChange>
          </w:rPr>
          <w:t xml:space="preserve"> в списке «Топ 100 компаний </w:t>
        </w:r>
      </w:ins>
      <w:ins w:id="72" w:author="Александр Гордеев" w:date="2020-03-02T12:41:00Z">
        <w:r w:rsidRPr="00D22454">
          <w:rPr>
            <w:rFonts w:ascii="Times New Roman" w:hAnsi="Times New Roman" w:cs="Times New Roman"/>
            <w:sz w:val="28"/>
            <w:szCs w:val="28"/>
            <w:rPrChange w:id="73" w:author="Александр Гордеев" w:date="2020-03-02T18:31:00Z">
              <w:rPr>
                <w:sz w:val="28"/>
                <w:szCs w:val="28"/>
              </w:rPr>
            </w:rPrChange>
          </w:rPr>
          <w:t>по балансовой стоимости», то мы говорим о ранжировании, если же для оценк</w:t>
        </w:r>
      </w:ins>
      <w:r w:rsidR="005954DE">
        <w:rPr>
          <w:rFonts w:ascii="Times New Roman" w:hAnsi="Times New Roman" w:cs="Times New Roman"/>
          <w:sz w:val="28"/>
          <w:szCs w:val="28"/>
        </w:rPr>
        <w:t>и</w:t>
      </w:r>
      <w:ins w:id="74" w:author="Александр Гордеев" w:date="2020-03-02T12:41:00Z">
        <w:r w:rsidRPr="00D22454">
          <w:rPr>
            <w:rFonts w:ascii="Times New Roman" w:hAnsi="Times New Roman" w:cs="Times New Roman"/>
            <w:sz w:val="28"/>
            <w:szCs w:val="28"/>
            <w:rPrChange w:id="75" w:author="Александр Гордеев" w:date="2020-03-02T18:31:00Z">
              <w:rPr>
                <w:sz w:val="28"/>
                <w:szCs w:val="28"/>
              </w:rPr>
            </w:rPrChange>
          </w:rPr>
          <w:t xml:space="preserve"> места компании на шкале мы используем множество факторов, таких как активы, кап</w:t>
        </w:r>
      </w:ins>
      <w:ins w:id="76" w:author="Александр Гордеев" w:date="2020-03-02T12:42:00Z">
        <w:r w:rsidRPr="00D22454">
          <w:rPr>
            <w:rFonts w:ascii="Times New Roman" w:hAnsi="Times New Roman" w:cs="Times New Roman"/>
            <w:sz w:val="28"/>
            <w:szCs w:val="28"/>
            <w:rPrChange w:id="77" w:author="Александр Гордеев" w:date="2020-03-02T18:31:00Z">
              <w:rPr>
                <w:sz w:val="28"/>
                <w:szCs w:val="28"/>
              </w:rPr>
            </w:rPrChange>
          </w:rPr>
          <w:t>итальные затраты, рентабельности активов и любые иные, то мы говорим о рейтинге.</w:t>
        </w:r>
      </w:ins>
    </w:p>
    <w:p w14:paraId="01FE4172" w14:textId="090CCB44" w:rsidR="008F61E2" w:rsidRPr="00D22454" w:rsidRDefault="008F61E2" w:rsidP="00533DD9">
      <w:pPr>
        <w:spacing w:after="0" w:line="360" w:lineRule="auto"/>
        <w:ind w:firstLine="720"/>
        <w:jc w:val="both"/>
        <w:rPr>
          <w:ins w:id="78" w:author="Александр Гордеев" w:date="2020-03-02T12:48:00Z"/>
          <w:rFonts w:ascii="Times New Roman" w:hAnsi="Times New Roman" w:cs="Times New Roman"/>
          <w:sz w:val="28"/>
          <w:szCs w:val="28"/>
          <w:rPrChange w:id="79" w:author="Александр Гордеев" w:date="2020-03-02T18:31:00Z">
            <w:rPr>
              <w:ins w:id="80" w:author="Александр Гордеев" w:date="2020-03-02T12:48:00Z"/>
              <w:sz w:val="28"/>
              <w:szCs w:val="28"/>
            </w:rPr>
          </w:rPrChange>
        </w:rPr>
      </w:pPr>
      <w:ins w:id="81" w:author="Александр Гордеев" w:date="2020-03-02T12:43:00Z">
        <w:r w:rsidRPr="00D22454">
          <w:rPr>
            <w:rFonts w:ascii="Times New Roman" w:hAnsi="Times New Roman" w:cs="Times New Roman"/>
            <w:sz w:val="28"/>
            <w:szCs w:val="28"/>
            <w:rPrChange w:id="82" w:author="Александр Гордеев" w:date="2020-03-02T18:31:00Z">
              <w:rPr>
                <w:sz w:val="28"/>
                <w:szCs w:val="28"/>
              </w:rPr>
            </w:rPrChange>
          </w:rPr>
          <w:t>Составление рейтинга финансовых инструментов компаний или же компаний в целом</w:t>
        </w:r>
      </w:ins>
      <w:ins w:id="83" w:author="Александр Гордеев" w:date="2020-03-02T12:44:00Z">
        <w:r w:rsidRPr="00D22454">
          <w:rPr>
            <w:rFonts w:ascii="Times New Roman" w:hAnsi="Times New Roman" w:cs="Times New Roman"/>
            <w:sz w:val="28"/>
            <w:szCs w:val="28"/>
            <w:rPrChange w:id="84" w:author="Александр Гордеев" w:date="2020-03-02T18:31:00Z">
              <w:rPr>
                <w:sz w:val="28"/>
                <w:szCs w:val="28"/>
              </w:rPr>
            </w:rPrChange>
          </w:rPr>
          <w:t xml:space="preserve"> – процесс дорогостоящий. Это объясняется необходимостью </w:t>
        </w:r>
      </w:ins>
      <w:ins w:id="85" w:author="Александр Гордеев" w:date="2020-03-02T12:45:00Z">
        <w:r w:rsidRPr="00D22454">
          <w:rPr>
            <w:rFonts w:ascii="Times New Roman" w:hAnsi="Times New Roman" w:cs="Times New Roman"/>
            <w:sz w:val="28"/>
            <w:szCs w:val="28"/>
            <w:rPrChange w:id="86" w:author="Александр Гордеев" w:date="2020-03-02T18:31:00Z">
              <w:rPr>
                <w:sz w:val="28"/>
                <w:szCs w:val="28"/>
              </w:rPr>
            </w:rPrChange>
          </w:rPr>
          <w:t>для рейтинговых компаний систематически собирать необходимые для оценки данные и заботиться о своей репутации, которая</w:t>
        </w:r>
      </w:ins>
      <w:ins w:id="87" w:author="Александр Гордеев" w:date="2020-03-02T12:46:00Z">
        <w:r w:rsidRPr="00D22454">
          <w:rPr>
            <w:rFonts w:ascii="Times New Roman" w:hAnsi="Times New Roman" w:cs="Times New Roman"/>
            <w:sz w:val="28"/>
            <w:szCs w:val="28"/>
            <w:rPrChange w:id="88" w:author="Александр Гордеев" w:date="2020-03-02T18:31:00Z">
              <w:rPr>
                <w:sz w:val="28"/>
                <w:szCs w:val="28"/>
              </w:rPr>
            </w:rPrChange>
          </w:rPr>
          <w:t xml:space="preserve"> </w:t>
        </w:r>
      </w:ins>
      <w:ins w:id="89" w:author="Александр Гордеев" w:date="2020-03-02T12:45:00Z">
        <w:r w:rsidRPr="00D22454">
          <w:rPr>
            <w:rFonts w:ascii="Times New Roman" w:hAnsi="Times New Roman" w:cs="Times New Roman"/>
            <w:sz w:val="28"/>
            <w:szCs w:val="28"/>
            <w:rPrChange w:id="90" w:author="Александр Гордеев" w:date="2020-03-02T18:31:00Z">
              <w:rPr>
                <w:sz w:val="28"/>
                <w:szCs w:val="28"/>
              </w:rPr>
            </w:rPrChange>
          </w:rPr>
          <w:t xml:space="preserve">может </w:t>
        </w:r>
      </w:ins>
      <w:ins w:id="91" w:author="Александр Гордеев" w:date="2020-03-02T12:46:00Z">
        <w:r w:rsidRPr="00D22454">
          <w:rPr>
            <w:rFonts w:ascii="Times New Roman" w:hAnsi="Times New Roman" w:cs="Times New Roman"/>
            <w:sz w:val="28"/>
            <w:szCs w:val="28"/>
            <w:rPrChange w:id="92" w:author="Александр Гордеев" w:date="2020-03-02T18:31:00Z">
              <w:rPr>
                <w:sz w:val="28"/>
                <w:szCs w:val="28"/>
              </w:rPr>
            </w:rPrChange>
          </w:rPr>
          <w:t>быть поставлена под сомнение в любой момент.</w:t>
        </w:r>
      </w:ins>
      <w:r w:rsidR="004F3E30">
        <w:rPr>
          <w:rStyle w:val="a9"/>
          <w:rFonts w:ascii="Times New Roman" w:hAnsi="Times New Roman" w:cs="Times New Roman"/>
          <w:sz w:val="28"/>
          <w:szCs w:val="28"/>
        </w:rPr>
        <w:footnoteReference w:id="2"/>
      </w:r>
      <w:ins w:id="93" w:author="Александр Гордеев" w:date="2020-03-02T12:47:00Z">
        <w:r w:rsidRPr="00D22454">
          <w:rPr>
            <w:rFonts w:ascii="Times New Roman" w:hAnsi="Times New Roman" w:cs="Times New Roman"/>
            <w:b/>
            <w:bCs/>
            <w:sz w:val="28"/>
            <w:szCs w:val="28"/>
            <w:rPrChange w:id="94" w:author="Александр Гордеев" w:date="2020-03-02T18:31:00Z">
              <w:rPr>
                <w:b/>
                <w:bCs/>
                <w:sz w:val="28"/>
                <w:szCs w:val="28"/>
              </w:rPr>
            </w:rPrChange>
          </w:rPr>
          <w:t xml:space="preserve"> </w:t>
        </w:r>
        <w:r w:rsidR="00C96279" w:rsidRPr="00D22454">
          <w:rPr>
            <w:rFonts w:ascii="Times New Roman" w:hAnsi="Times New Roman" w:cs="Times New Roman"/>
            <w:sz w:val="28"/>
            <w:szCs w:val="28"/>
            <w:rPrChange w:id="95" w:author="Александр Гордеев" w:date="2020-03-02T18:31:00Z">
              <w:rPr>
                <w:sz w:val="28"/>
                <w:szCs w:val="28"/>
              </w:rPr>
            </w:rPrChange>
          </w:rPr>
          <w:t xml:space="preserve">Среди всех рейтинговых </w:t>
        </w:r>
      </w:ins>
      <w:ins w:id="96" w:author="Александр Гордеев" w:date="2020-03-02T16:07:00Z">
        <w:r w:rsidR="00E95A35" w:rsidRPr="00D22454">
          <w:rPr>
            <w:rFonts w:ascii="Times New Roman" w:hAnsi="Times New Roman" w:cs="Times New Roman"/>
            <w:sz w:val="28"/>
            <w:szCs w:val="28"/>
            <w:rPrChange w:id="97" w:author="Александр Гордеев" w:date="2020-03-02T18:31:00Z">
              <w:rPr>
                <w:sz w:val="28"/>
                <w:szCs w:val="28"/>
              </w:rPr>
            </w:rPrChange>
          </w:rPr>
          <w:t>агентств</w:t>
        </w:r>
      </w:ins>
      <w:ins w:id="98" w:author="Александр Гордеев" w:date="2020-03-02T12:47:00Z">
        <w:r w:rsidR="00C96279" w:rsidRPr="00D22454">
          <w:rPr>
            <w:rFonts w:ascii="Times New Roman" w:hAnsi="Times New Roman" w:cs="Times New Roman"/>
            <w:sz w:val="28"/>
            <w:szCs w:val="28"/>
            <w:rPrChange w:id="99" w:author="Александр Гордеев" w:date="2020-03-02T18:31:00Z">
              <w:rPr>
                <w:sz w:val="28"/>
                <w:szCs w:val="28"/>
              </w:rPr>
            </w:rPrChange>
          </w:rPr>
          <w:t xml:space="preserve"> можно выделить 3 ключевых игрока: </w:t>
        </w:r>
        <w:r w:rsidR="00C96279" w:rsidRPr="00D22454">
          <w:rPr>
            <w:rFonts w:ascii="Times New Roman" w:hAnsi="Times New Roman" w:cs="Times New Roman"/>
            <w:sz w:val="28"/>
            <w:szCs w:val="28"/>
            <w:lang w:val="en-US"/>
            <w:rPrChange w:id="100" w:author="Александр Гордеев" w:date="2020-03-02T18:31:00Z">
              <w:rPr>
                <w:sz w:val="28"/>
                <w:szCs w:val="28"/>
                <w:lang w:val="en-US"/>
              </w:rPr>
            </w:rPrChange>
          </w:rPr>
          <w:t>Moody</w:t>
        </w:r>
      </w:ins>
      <w:ins w:id="101" w:author="Александр Гордеев" w:date="2020-03-02T12:48:00Z">
        <w:r w:rsidR="00C96279" w:rsidRPr="00D22454">
          <w:rPr>
            <w:rFonts w:ascii="Times New Roman" w:hAnsi="Times New Roman" w:cs="Times New Roman"/>
            <w:sz w:val="28"/>
            <w:szCs w:val="28"/>
            <w:rPrChange w:id="102" w:author="Александр Гордеев" w:date="2020-03-02T18:31:00Z">
              <w:rPr>
                <w:sz w:val="28"/>
                <w:szCs w:val="28"/>
                <w:lang w:val="en-US"/>
              </w:rPr>
            </w:rPrChange>
          </w:rPr>
          <w:t>’</w:t>
        </w:r>
        <w:r w:rsidR="00C96279" w:rsidRPr="00D22454">
          <w:rPr>
            <w:rFonts w:ascii="Times New Roman" w:hAnsi="Times New Roman" w:cs="Times New Roman"/>
            <w:sz w:val="28"/>
            <w:szCs w:val="28"/>
            <w:lang w:val="en-US"/>
            <w:rPrChange w:id="103" w:author="Александр Гордеев" w:date="2020-03-02T18:31:00Z">
              <w:rPr>
                <w:sz w:val="28"/>
                <w:szCs w:val="28"/>
                <w:lang w:val="en-US"/>
              </w:rPr>
            </w:rPrChange>
          </w:rPr>
          <w:t>s</w:t>
        </w:r>
        <w:r w:rsidR="00C96279" w:rsidRPr="00D22454">
          <w:rPr>
            <w:rFonts w:ascii="Times New Roman" w:hAnsi="Times New Roman" w:cs="Times New Roman"/>
            <w:sz w:val="28"/>
            <w:szCs w:val="28"/>
            <w:rPrChange w:id="104" w:author="Александр Гордеев" w:date="2020-03-02T18:31:00Z">
              <w:rPr>
                <w:sz w:val="28"/>
                <w:szCs w:val="28"/>
                <w:lang w:val="en-US"/>
              </w:rPr>
            </w:rPrChange>
          </w:rPr>
          <w:t xml:space="preserve">, </w:t>
        </w:r>
        <w:r w:rsidR="00C96279" w:rsidRPr="00D22454">
          <w:rPr>
            <w:rFonts w:ascii="Times New Roman" w:hAnsi="Times New Roman" w:cs="Times New Roman"/>
            <w:sz w:val="28"/>
            <w:szCs w:val="28"/>
            <w:lang w:val="en-US"/>
            <w:rPrChange w:id="105" w:author="Александр Гордеев" w:date="2020-03-02T18:31:00Z">
              <w:rPr>
                <w:sz w:val="28"/>
                <w:szCs w:val="28"/>
                <w:lang w:val="en-US"/>
              </w:rPr>
            </w:rPrChange>
          </w:rPr>
          <w:t>Fitch</w:t>
        </w:r>
        <w:r w:rsidR="00C96279" w:rsidRPr="00D22454">
          <w:rPr>
            <w:rFonts w:ascii="Times New Roman" w:hAnsi="Times New Roman" w:cs="Times New Roman"/>
            <w:sz w:val="28"/>
            <w:szCs w:val="28"/>
            <w:rPrChange w:id="106" w:author="Александр Гордеев" w:date="2020-03-02T18:31:00Z">
              <w:rPr>
                <w:sz w:val="28"/>
                <w:szCs w:val="28"/>
                <w:lang w:val="en-US"/>
              </w:rPr>
            </w:rPrChange>
          </w:rPr>
          <w:t xml:space="preserve">, </w:t>
        </w:r>
        <w:r w:rsidR="00C96279" w:rsidRPr="00D22454">
          <w:rPr>
            <w:rFonts w:ascii="Times New Roman" w:hAnsi="Times New Roman" w:cs="Times New Roman"/>
            <w:sz w:val="28"/>
            <w:szCs w:val="28"/>
            <w:lang w:val="en-US"/>
            <w:rPrChange w:id="107" w:author="Александр Гордеев" w:date="2020-03-02T18:31:00Z">
              <w:rPr>
                <w:sz w:val="28"/>
                <w:szCs w:val="28"/>
                <w:lang w:val="en-US"/>
              </w:rPr>
            </w:rPrChange>
          </w:rPr>
          <w:t>S</w:t>
        </w:r>
        <w:r w:rsidR="00C96279" w:rsidRPr="00D22454">
          <w:rPr>
            <w:rFonts w:ascii="Times New Roman" w:hAnsi="Times New Roman" w:cs="Times New Roman"/>
            <w:sz w:val="28"/>
            <w:szCs w:val="28"/>
            <w:rPrChange w:id="108" w:author="Александр Гордеев" w:date="2020-03-02T18:31:00Z">
              <w:rPr>
                <w:sz w:val="28"/>
                <w:szCs w:val="28"/>
                <w:lang w:val="en-US"/>
              </w:rPr>
            </w:rPrChange>
          </w:rPr>
          <w:t>&amp;</w:t>
        </w:r>
        <w:r w:rsidR="00C96279" w:rsidRPr="00D22454">
          <w:rPr>
            <w:rFonts w:ascii="Times New Roman" w:hAnsi="Times New Roman" w:cs="Times New Roman"/>
            <w:sz w:val="28"/>
            <w:szCs w:val="28"/>
            <w:lang w:val="en-US"/>
            <w:rPrChange w:id="109" w:author="Александр Гордеев" w:date="2020-03-02T18:31:00Z">
              <w:rPr>
                <w:sz w:val="28"/>
                <w:szCs w:val="28"/>
                <w:lang w:val="en-US"/>
              </w:rPr>
            </w:rPrChange>
          </w:rPr>
          <w:t>P</w:t>
        </w:r>
        <w:r w:rsidR="00C96279" w:rsidRPr="00D22454">
          <w:rPr>
            <w:rFonts w:ascii="Times New Roman" w:hAnsi="Times New Roman" w:cs="Times New Roman"/>
            <w:sz w:val="28"/>
            <w:szCs w:val="28"/>
            <w:rPrChange w:id="110" w:author="Александр Гордеев" w:date="2020-03-02T18:31:00Z">
              <w:rPr>
                <w:sz w:val="28"/>
                <w:szCs w:val="28"/>
                <w:lang w:val="en-US"/>
              </w:rPr>
            </w:rPrChange>
          </w:rPr>
          <w:t>’</w:t>
        </w:r>
        <w:r w:rsidR="00C96279" w:rsidRPr="00D22454">
          <w:rPr>
            <w:rFonts w:ascii="Times New Roman" w:hAnsi="Times New Roman" w:cs="Times New Roman"/>
            <w:sz w:val="28"/>
            <w:szCs w:val="28"/>
            <w:lang w:val="en-US"/>
            <w:rPrChange w:id="111" w:author="Александр Гордеев" w:date="2020-03-02T18:31:00Z">
              <w:rPr>
                <w:sz w:val="28"/>
                <w:szCs w:val="28"/>
                <w:lang w:val="en-US"/>
              </w:rPr>
            </w:rPrChange>
          </w:rPr>
          <w:t>s</w:t>
        </w:r>
        <w:r w:rsidR="00C96279" w:rsidRPr="00D22454">
          <w:rPr>
            <w:rFonts w:ascii="Times New Roman" w:hAnsi="Times New Roman" w:cs="Times New Roman"/>
            <w:sz w:val="28"/>
            <w:szCs w:val="28"/>
            <w:rPrChange w:id="112" w:author="Александр Гордеев" w:date="2020-03-02T18:31:00Z">
              <w:rPr>
                <w:sz w:val="28"/>
                <w:szCs w:val="28"/>
                <w:lang w:val="en-US"/>
              </w:rPr>
            </w:rPrChange>
          </w:rPr>
          <w:t>.</w:t>
        </w:r>
        <w:r w:rsidR="00C96279" w:rsidRPr="00D22454">
          <w:rPr>
            <w:rFonts w:ascii="Times New Roman" w:hAnsi="Times New Roman" w:cs="Times New Roman"/>
            <w:sz w:val="28"/>
            <w:szCs w:val="28"/>
            <w:rPrChange w:id="113" w:author="Александр Гордеев" w:date="2020-03-02T18:31:00Z">
              <w:rPr>
                <w:sz w:val="28"/>
                <w:szCs w:val="28"/>
              </w:rPr>
            </w:rPrChange>
          </w:rPr>
          <w:t xml:space="preserve"> Эти компании доминируют на </w:t>
        </w:r>
      </w:ins>
      <w:ins w:id="114" w:author="Александр Гордеев" w:date="2020-03-02T12:49:00Z">
        <w:r w:rsidR="00C96279" w:rsidRPr="00D22454">
          <w:rPr>
            <w:rFonts w:ascii="Times New Roman" w:hAnsi="Times New Roman" w:cs="Times New Roman"/>
            <w:sz w:val="28"/>
            <w:szCs w:val="28"/>
            <w:rPrChange w:id="115" w:author="Александр Гордеев" w:date="2020-03-02T18:31:00Z">
              <w:rPr>
                <w:sz w:val="28"/>
                <w:szCs w:val="28"/>
              </w:rPr>
            </w:rPrChange>
          </w:rPr>
          <w:t>мировой арене.</w:t>
        </w:r>
      </w:ins>
    </w:p>
    <w:p w14:paraId="0F660841" w14:textId="32D3B4F5" w:rsidR="00C96279" w:rsidRPr="00D22454" w:rsidRDefault="00C96279" w:rsidP="00533DD9">
      <w:pPr>
        <w:spacing w:after="0" w:line="360" w:lineRule="auto"/>
        <w:ind w:firstLine="720"/>
        <w:jc w:val="both"/>
        <w:rPr>
          <w:ins w:id="116" w:author="Александр Гордеев" w:date="2020-03-02T15:26:00Z"/>
          <w:rFonts w:ascii="Times New Roman" w:hAnsi="Times New Roman" w:cs="Times New Roman"/>
          <w:sz w:val="28"/>
          <w:szCs w:val="28"/>
          <w:rPrChange w:id="117" w:author="Александр Гордеев" w:date="2020-03-02T18:31:00Z">
            <w:rPr>
              <w:ins w:id="118" w:author="Александр Гордеев" w:date="2020-03-02T15:26:00Z"/>
              <w:sz w:val="28"/>
              <w:szCs w:val="28"/>
              <w:lang w:val="en-US"/>
            </w:rPr>
          </w:rPrChange>
        </w:rPr>
      </w:pPr>
      <w:ins w:id="119" w:author="Александр Гордеев" w:date="2020-03-02T12:48:00Z">
        <w:r w:rsidRPr="00D22454">
          <w:rPr>
            <w:rFonts w:ascii="Times New Roman" w:hAnsi="Times New Roman" w:cs="Times New Roman"/>
            <w:sz w:val="28"/>
            <w:szCs w:val="28"/>
            <w:rPrChange w:id="120" w:author="Александр Гордеев" w:date="2020-03-02T18:31:00Z">
              <w:rPr>
                <w:sz w:val="28"/>
                <w:szCs w:val="28"/>
              </w:rPr>
            </w:rPrChange>
          </w:rPr>
          <w:t>Обычно в финансах используются кредитные рейтинги.</w:t>
        </w:r>
      </w:ins>
      <w:ins w:id="121" w:author="Александр Гордеев" w:date="2020-03-02T14:22:00Z">
        <w:r w:rsidR="00D02E71" w:rsidRPr="00D22454">
          <w:rPr>
            <w:rFonts w:ascii="Times New Roman" w:hAnsi="Times New Roman" w:cs="Times New Roman"/>
            <w:sz w:val="28"/>
            <w:szCs w:val="28"/>
            <w:rPrChange w:id="122" w:author="Александр Гордеев" w:date="2020-03-02T18:31:00Z">
              <w:rPr>
                <w:sz w:val="28"/>
                <w:szCs w:val="28"/>
              </w:rPr>
            </w:rPrChange>
          </w:rPr>
          <w:t xml:space="preserve"> Они предоставляют инвесторам информацию о кредитоспособности компании. Методология составления та</w:t>
        </w:r>
      </w:ins>
      <w:ins w:id="123" w:author="Александр Гордеев" w:date="2020-03-02T14:23:00Z">
        <w:r w:rsidR="00D02E71" w:rsidRPr="00D22454">
          <w:rPr>
            <w:rFonts w:ascii="Times New Roman" w:hAnsi="Times New Roman" w:cs="Times New Roman"/>
            <w:sz w:val="28"/>
            <w:szCs w:val="28"/>
            <w:rPrChange w:id="124" w:author="Александр Гордеев" w:date="2020-03-02T18:31:00Z">
              <w:rPr>
                <w:sz w:val="28"/>
                <w:szCs w:val="28"/>
              </w:rPr>
            </w:rPrChange>
          </w:rPr>
          <w:t xml:space="preserve">ких рейтингов не до конца прозрачна, в основном, из-за вопросов, связанных с коммерческой тайной </w:t>
        </w:r>
      </w:ins>
      <w:ins w:id="125" w:author="Александр Гордеев" w:date="2020-03-02T14:25:00Z">
        <w:r w:rsidR="00D02E71" w:rsidRPr="00D22454">
          <w:rPr>
            <w:rFonts w:ascii="Times New Roman" w:hAnsi="Times New Roman" w:cs="Times New Roman"/>
            <w:sz w:val="28"/>
            <w:szCs w:val="28"/>
            <w:rPrChange w:id="126" w:author="Александр Гордеев" w:date="2020-03-02T18:31:00Z">
              <w:rPr>
                <w:sz w:val="28"/>
                <w:szCs w:val="28"/>
              </w:rPr>
            </w:rPrChange>
          </w:rPr>
          <w:t>компаний</w:t>
        </w:r>
      </w:ins>
      <w:r w:rsidR="005954DE">
        <w:rPr>
          <w:rFonts w:ascii="Times New Roman" w:hAnsi="Times New Roman" w:cs="Times New Roman"/>
          <w:sz w:val="28"/>
          <w:szCs w:val="28"/>
        </w:rPr>
        <w:t>,</w:t>
      </w:r>
      <w:ins w:id="127" w:author="Александр Гордеев" w:date="2020-03-02T14:23:00Z">
        <w:r w:rsidR="00D02E71" w:rsidRPr="00D22454">
          <w:rPr>
            <w:rFonts w:ascii="Times New Roman" w:hAnsi="Times New Roman" w:cs="Times New Roman"/>
            <w:sz w:val="28"/>
            <w:szCs w:val="28"/>
            <w:rPrChange w:id="128" w:author="Александр Гордеев" w:date="2020-03-02T18:31:00Z">
              <w:rPr>
                <w:sz w:val="28"/>
                <w:szCs w:val="28"/>
              </w:rPr>
            </w:rPrChange>
          </w:rPr>
          <w:t xml:space="preserve"> </w:t>
        </w:r>
      </w:ins>
      <w:ins w:id="129" w:author="Александр Гордеев" w:date="2020-03-02T14:29:00Z">
        <w:r w:rsidR="00D02E71" w:rsidRPr="00D22454">
          <w:rPr>
            <w:rFonts w:ascii="Times New Roman" w:hAnsi="Times New Roman" w:cs="Times New Roman"/>
            <w:sz w:val="28"/>
            <w:szCs w:val="28"/>
            <w:rPrChange w:id="130" w:author="Александр Гордеев" w:date="2020-03-02T18:31:00Z">
              <w:rPr>
                <w:sz w:val="28"/>
                <w:szCs w:val="28"/>
              </w:rPr>
            </w:rPrChange>
          </w:rPr>
          <w:t xml:space="preserve">их </w:t>
        </w:r>
      </w:ins>
      <w:ins w:id="131" w:author="Александр Гордеев" w:date="2020-03-02T14:23:00Z">
        <w:r w:rsidR="00D02E71" w:rsidRPr="00D22454">
          <w:rPr>
            <w:rFonts w:ascii="Times New Roman" w:hAnsi="Times New Roman" w:cs="Times New Roman"/>
            <w:sz w:val="28"/>
            <w:szCs w:val="28"/>
            <w:rPrChange w:id="132" w:author="Александр Гордеев" w:date="2020-03-02T18:31:00Z">
              <w:rPr>
                <w:sz w:val="28"/>
                <w:szCs w:val="28"/>
              </w:rPr>
            </w:rPrChange>
          </w:rPr>
          <w:t>публикующих.</w:t>
        </w:r>
      </w:ins>
      <w:ins w:id="133" w:author="Александр Гордеев" w:date="2020-03-02T14:24:00Z">
        <w:r w:rsidR="00D02E71" w:rsidRPr="00D22454">
          <w:rPr>
            <w:rFonts w:ascii="Times New Roman" w:hAnsi="Times New Roman" w:cs="Times New Roman"/>
            <w:sz w:val="28"/>
            <w:szCs w:val="28"/>
            <w:rPrChange w:id="134" w:author="Александр Гордеев" w:date="2020-03-02T18:31:00Z">
              <w:rPr>
                <w:sz w:val="28"/>
                <w:szCs w:val="28"/>
              </w:rPr>
            </w:rPrChange>
          </w:rPr>
          <w:t xml:space="preserve"> </w:t>
        </w:r>
      </w:ins>
      <w:ins w:id="135" w:author="Александр Гордеев" w:date="2020-03-02T14:30:00Z">
        <w:r w:rsidR="00D02E71" w:rsidRPr="00D22454">
          <w:rPr>
            <w:rFonts w:ascii="Times New Roman" w:hAnsi="Times New Roman" w:cs="Times New Roman"/>
            <w:sz w:val="28"/>
            <w:szCs w:val="28"/>
            <w:rPrChange w:id="136" w:author="Александр Гордеев" w:date="2020-03-02T18:31:00Z">
              <w:rPr>
                <w:sz w:val="28"/>
                <w:szCs w:val="28"/>
              </w:rPr>
            </w:rPrChange>
          </w:rPr>
          <w:t>В</w:t>
        </w:r>
      </w:ins>
      <w:ins w:id="137" w:author="Александр Гордеев" w:date="2020-03-02T14:24:00Z">
        <w:r w:rsidR="00D02E71" w:rsidRPr="00D22454">
          <w:rPr>
            <w:rFonts w:ascii="Times New Roman" w:hAnsi="Times New Roman" w:cs="Times New Roman"/>
            <w:sz w:val="28"/>
            <w:szCs w:val="28"/>
            <w:rPrChange w:id="138" w:author="Александр Гордеев" w:date="2020-03-02T18:31:00Z">
              <w:rPr>
                <w:sz w:val="28"/>
                <w:szCs w:val="28"/>
              </w:rPr>
            </w:rPrChange>
          </w:rPr>
          <w:t>полне очевидно, что оценки вероятн</w:t>
        </w:r>
      </w:ins>
      <w:ins w:id="139" w:author="Александр Гордеев" w:date="2020-03-02T14:25:00Z">
        <w:r w:rsidR="00D02E71" w:rsidRPr="00D22454">
          <w:rPr>
            <w:rFonts w:ascii="Times New Roman" w:hAnsi="Times New Roman" w:cs="Times New Roman"/>
            <w:sz w:val="28"/>
            <w:szCs w:val="28"/>
            <w:rPrChange w:id="140" w:author="Александр Гордеев" w:date="2020-03-02T18:31:00Z">
              <w:rPr>
                <w:sz w:val="28"/>
                <w:szCs w:val="28"/>
              </w:rPr>
            </w:rPrChange>
          </w:rPr>
          <w:t xml:space="preserve">ости банкротства </w:t>
        </w:r>
      </w:ins>
      <w:ins w:id="141" w:author="Александр Гордеев" w:date="2020-03-02T14:26:00Z">
        <w:r w:rsidR="00D02E71" w:rsidRPr="00D22454">
          <w:rPr>
            <w:rFonts w:ascii="Times New Roman" w:hAnsi="Times New Roman" w:cs="Times New Roman"/>
            <w:sz w:val="28"/>
            <w:szCs w:val="28"/>
            <w:rPrChange w:id="142" w:author="Александр Гордеев" w:date="2020-03-02T18:31:00Z">
              <w:rPr>
                <w:sz w:val="28"/>
                <w:szCs w:val="28"/>
              </w:rPr>
            </w:rPrChange>
          </w:rPr>
          <w:t>выставляются</w:t>
        </w:r>
      </w:ins>
      <w:ins w:id="143" w:author="Александр Гордеев" w:date="2020-03-02T14:25:00Z">
        <w:r w:rsidR="00D02E71" w:rsidRPr="00D22454">
          <w:rPr>
            <w:rFonts w:ascii="Times New Roman" w:hAnsi="Times New Roman" w:cs="Times New Roman"/>
            <w:sz w:val="28"/>
            <w:szCs w:val="28"/>
            <w:rPrChange w:id="144" w:author="Александр Гордеев" w:date="2020-03-02T18:31:00Z">
              <w:rPr>
                <w:sz w:val="28"/>
                <w:szCs w:val="28"/>
              </w:rPr>
            </w:rPrChange>
          </w:rPr>
          <w:t>, исходя из анализа количественных показателей</w:t>
        </w:r>
      </w:ins>
      <w:ins w:id="145" w:author="Александр Гордеев" w:date="2020-03-02T14:26:00Z">
        <w:r w:rsidR="00D02E71" w:rsidRPr="00D22454">
          <w:rPr>
            <w:rFonts w:ascii="Times New Roman" w:hAnsi="Times New Roman" w:cs="Times New Roman"/>
            <w:sz w:val="28"/>
            <w:szCs w:val="28"/>
            <w:rPrChange w:id="146" w:author="Александр Гордеев" w:date="2020-03-02T18:31:00Z">
              <w:rPr>
                <w:sz w:val="28"/>
                <w:szCs w:val="28"/>
              </w:rPr>
            </w:rPrChange>
          </w:rPr>
          <w:t xml:space="preserve"> д</w:t>
        </w:r>
      </w:ins>
      <w:ins w:id="147" w:author="Александр Гордеев" w:date="2020-03-02T14:27:00Z">
        <w:r w:rsidR="00D02E71" w:rsidRPr="00D22454">
          <w:rPr>
            <w:rFonts w:ascii="Times New Roman" w:hAnsi="Times New Roman" w:cs="Times New Roman"/>
            <w:sz w:val="28"/>
            <w:szCs w:val="28"/>
            <w:rPrChange w:id="148" w:author="Александр Гордеев" w:date="2020-03-02T18:31:00Z">
              <w:rPr>
                <w:sz w:val="28"/>
                <w:szCs w:val="28"/>
              </w:rPr>
            </w:rPrChange>
          </w:rPr>
          <w:t xml:space="preserve">еятельности </w:t>
        </w:r>
        <w:r w:rsidR="00D02E71" w:rsidRPr="00D22454">
          <w:rPr>
            <w:rFonts w:ascii="Times New Roman" w:hAnsi="Times New Roman" w:cs="Times New Roman"/>
            <w:sz w:val="28"/>
            <w:szCs w:val="28"/>
            <w:rPrChange w:id="149" w:author="Александр Гордеев" w:date="2020-03-02T18:31:00Z">
              <w:rPr>
                <w:sz w:val="28"/>
                <w:szCs w:val="28"/>
              </w:rPr>
            </w:rPrChange>
          </w:rPr>
          <w:lastRenderedPageBreak/>
          <w:t>рейтингуемой компании. Существует достаточное количество исследований</w:t>
        </w:r>
      </w:ins>
      <w:ins w:id="150" w:author="Александр Гордеев" w:date="2020-03-02T14:28:00Z">
        <w:r w:rsidR="00D02E71" w:rsidRPr="00D22454">
          <w:rPr>
            <w:rFonts w:ascii="Times New Roman" w:hAnsi="Times New Roman" w:cs="Times New Roman"/>
            <w:sz w:val="28"/>
            <w:szCs w:val="28"/>
            <w:rPrChange w:id="151" w:author="Александр Гордеев" w:date="2020-03-02T18:31:00Z">
              <w:rPr>
                <w:sz w:val="28"/>
                <w:szCs w:val="28"/>
              </w:rPr>
            </w:rPrChange>
          </w:rPr>
          <w:t>, цель которых заключается в разработке методологии определения вероятности банкротства компании на основе количественных показателей, например,</w:t>
        </w:r>
        <w:r w:rsidR="00D02E71" w:rsidRPr="00D22454">
          <w:rPr>
            <w:rFonts w:ascii="Times New Roman" w:hAnsi="Times New Roman" w:cs="Times New Roman"/>
            <w:b/>
            <w:bCs/>
            <w:sz w:val="28"/>
            <w:szCs w:val="28"/>
            <w:rPrChange w:id="152" w:author="Александр Гордеев" w:date="2020-03-02T18:31:00Z">
              <w:rPr>
                <w:sz w:val="28"/>
                <w:szCs w:val="28"/>
              </w:rPr>
            </w:rPrChange>
          </w:rPr>
          <w:t xml:space="preserve"> </w:t>
        </w:r>
        <w:proofErr w:type="spellStart"/>
        <w:r w:rsidR="00D02E71" w:rsidRPr="00D22454">
          <w:rPr>
            <w:rFonts w:ascii="Times New Roman" w:hAnsi="Times New Roman" w:cs="Times New Roman"/>
            <w:b/>
            <w:bCs/>
            <w:sz w:val="28"/>
            <w:szCs w:val="28"/>
            <w:rPrChange w:id="153" w:author="Александр Гордеев" w:date="2020-03-02T18:31:00Z">
              <w:rPr>
                <w:sz w:val="28"/>
                <w:szCs w:val="28"/>
              </w:rPr>
            </w:rPrChange>
          </w:rPr>
          <w:t>блаббла</w:t>
        </w:r>
      </w:ins>
      <w:proofErr w:type="spellEnd"/>
      <w:ins w:id="154" w:author="Александр Гордеев" w:date="2020-03-02T14:29:00Z">
        <w:r w:rsidR="00D02E71" w:rsidRPr="00D22454">
          <w:rPr>
            <w:rFonts w:ascii="Times New Roman" w:hAnsi="Times New Roman" w:cs="Times New Roman"/>
            <w:b/>
            <w:bCs/>
            <w:sz w:val="28"/>
            <w:szCs w:val="28"/>
            <w:rPrChange w:id="155" w:author="Александр Гордеев" w:date="2020-03-02T18:31:00Z">
              <w:rPr>
                <w:b/>
                <w:bCs/>
                <w:sz w:val="28"/>
                <w:szCs w:val="28"/>
              </w:rPr>
            </w:rPrChange>
          </w:rPr>
          <w:t>.</w:t>
        </w:r>
      </w:ins>
      <w:ins w:id="156" w:author="Александр Гордеев" w:date="2020-03-02T14:32:00Z">
        <w:r w:rsidR="00D02E71" w:rsidRPr="00D22454">
          <w:rPr>
            <w:rFonts w:ascii="Times New Roman" w:hAnsi="Times New Roman" w:cs="Times New Roman"/>
            <w:b/>
            <w:bCs/>
            <w:sz w:val="28"/>
            <w:szCs w:val="28"/>
            <w:rPrChange w:id="157" w:author="Александр Гордеев" w:date="2020-03-02T18:31:00Z">
              <w:rPr>
                <w:b/>
                <w:bCs/>
                <w:sz w:val="28"/>
                <w:szCs w:val="28"/>
              </w:rPr>
            </w:rPrChange>
          </w:rPr>
          <w:t xml:space="preserve"> </w:t>
        </w:r>
      </w:ins>
      <w:ins w:id="158" w:author="Александр Гордеев" w:date="2020-03-02T14:36:00Z">
        <w:r w:rsidR="009E0251" w:rsidRPr="00D22454">
          <w:rPr>
            <w:rFonts w:ascii="Times New Roman" w:hAnsi="Times New Roman" w:cs="Times New Roman"/>
            <w:sz w:val="28"/>
            <w:szCs w:val="28"/>
            <w:rPrChange w:id="159" w:author="Александр Гордеев" w:date="2020-03-02T18:31:00Z">
              <w:rPr>
                <w:sz w:val="28"/>
                <w:szCs w:val="28"/>
              </w:rPr>
            </w:rPrChange>
          </w:rPr>
          <w:t>Результаты исследований, представленны</w:t>
        </w:r>
      </w:ins>
      <w:ins w:id="160" w:author="Александр Гордеев" w:date="2020-03-02T14:37:00Z">
        <w:r w:rsidR="009E0251" w:rsidRPr="00D22454">
          <w:rPr>
            <w:rFonts w:ascii="Times New Roman" w:hAnsi="Times New Roman" w:cs="Times New Roman"/>
            <w:sz w:val="28"/>
            <w:szCs w:val="28"/>
            <w:rPrChange w:id="161" w:author="Александр Гордеев" w:date="2020-03-02T18:31:00Z">
              <w:rPr>
                <w:sz w:val="28"/>
                <w:szCs w:val="28"/>
              </w:rPr>
            </w:rPrChange>
          </w:rPr>
          <w:t>е</w:t>
        </w:r>
      </w:ins>
      <w:ins w:id="162" w:author="Александр Гордеев" w:date="2020-03-02T14:36:00Z">
        <w:r w:rsidR="009E0251" w:rsidRPr="00D22454">
          <w:rPr>
            <w:rFonts w:ascii="Times New Roman" w:hAnsi="Times New Roman" w:cs="Times New Roman"/>
            <w:sz w:val="28"/>
            <w:szCs w:val="28"/>
            <w:rPrChange w:id="163" w:author="Александр Гордеев" w:date="2020-03-02T18:31:00Z">
              <w:rPr>
                <w:sz w:val="28"/>
                <w:szCs w:val="28"/>
              </w:rPr>
            </w:rPrChange>
          </w:rPr>
          <w:t xml:space="preserve"> в </w:t>
        </w:r>
      </w:ins>
      <w:ins w:id="164" w:author="Александр Гордеев" w:date="2020-03-02T14:37:00Z">
        <w:r w:rsidR="009E0251" w:rsidRPr="00D22454">
          <w:rPr>
            <w:rFonts w:ascii="Times New Roman" w:hAnsi="Times New Roman" w:cs="Times New Roman"/>
            <w:sz w:val="28"/>
            <w:szCs w:val="28"/>
            <w:rPrChange w:id="165" w:author="Александр Гордеев" w:date="2020-03-02T18:31:00Z">
              <w:rPr>
                <w:sz w:val="28"/>
                <w:szCs w:val="28"/>
              </w:rPr>
            </w:rPrChange>
          </w:rPr>
          <w:t>п</w:t>
        </w:r>
      </w:ins>
      <w:ins w:id="166" w:author="Александр Гордеев" w:date="2020-03-02T14:38:00Z">
        <w:r w:rsidR="009E0251" w:rsidRPr="00D22454">
          <w:rPr>
            <w:rFonts w:ascii="Times New Roman" w:hAnsi="Times New Roman" w:cs="Times New Roman"/>
            <w:sz w:val="28"/>
            <w:szCs w:val="28"/>
            <w:rPrChange w:id="167" w:author="Александр Гордеев" w:date="2020-03-02T18:31:00Z">
              <w:rPr>
                <w:sz w:val="28"/>
                <w:szCs w:val="28"/>
              </w:rPr>
            </w:rPrChange>
          </w:rPr>
          <w:t>е</w:t>
        </w:r>
      </w:ins>
      <w:ins w:id="168" w:author="Александр Гордеев" w:date="2020-03-02T14:37:00Z">
        <w:r w:rsidR="009E0251" w:rsidRPr="00D22454">
          <w:rPr>
            <w:rFonts w:ascii="Times New Roman" w:hAnsi="Times New Roman" w:cs="Times New Roman"/>
            <w:sz w:val="28"/>
            <w:szCs w:val="28"/>
            <w:rPrChange w:id="169" w:author="Александр Гордеев" w:date="2020-03-02T18:31:00Z">
              <w:rPr>
                <w:sz w:val="28"/>
                <w:szCs w:val="28"/>
              </w:rPr>
            </w:rPrChange>
          </w:rPr>
          <w:t>р</w:t>
        </w:r>
      </w:ins>
      <w:ins w:id="170" w:author="Александр Гордеев" w:date="2020-03-02T14:38:00Z">
        <w:r w:rsidR="009E0251" w:rsidRPr="00D22454">
          <w:rPr>
            <w:rFonts w:ascii="Times New Roman" w:hAnsi="Times New Roman" w:cs="Times New Roman"/>
            <w:sz w:val="28"/>
            <w:szCs w:val="28"/>
            <w:rPrChange w:id="171" w:author="Александр Гордеев" w:date="2020-03-02T18:31:00Z">
              <w:rPr>
                <w:sz w:val="28"/>
                <w:szCs w:val="28"/>
              </w:rPr>
            </w:rPrChange>
          </w:rPr>
          <w:t>е</w:t>
        </w:r>
      </w:ins>
      <w:ins w:id="172" w:author="Александр Гордеев" w:date="2020-03-02T14:37:00Z">
        <w:r w:rsidR="009E0251" w:rsidRPr="00D22454">
          <w:rPr>
            <w:rFonts w:ascii="Times New Roman" w:hAnsi="Times New Roman" w:cs="Times New Roman"/>
            <w:sz w:val="28"/>
            <w:szCs w:val="28"/>
            <w:rPrChange w:id="173" w:author="Александр Гордеев" w:date="2020-03-02T18:31:00Z">
              <w:rPr>
                <w:sz w:val="28"/>
                <w:szCs w:val="28"/>
              </w:rPr>
            </w:rPrChange>
          </w:rPr>
          <w:t>численных</w:t>
        </w:r>
      </w:ins>
      <w:ins w:id="174" w:author="Александр Гордеев" w:date="2020-03-02T14:36:00Z">
        <w:r w:rsidR="009E0251" w:rsidRPr="00D22454">
          <w:rPr>
            <w:rFonts w:ascii="Times New Roman" w:hAnsi="Times New Roman" w:cs="Times New Roman"/>
            <w:sz w:val="28"/>
            <w:szCs w:val="28"/>
            <w:rPrChange w:id="175" w:author="Александр Гордеев" w:date="2020-03-02T18:31:00Z">
              <w:rPr>
                <w:sz w:val="28"/>
                <w:szCs w:val="28"/>
              </w:rPr>
            </w:rPrChange>
          </w:rPr>
          <w:t xml:space="preserve"> работах</w:t>
        </w:r>
      </w:ins>
      <w:ins w:id="176" w:author="Александр Гордеев" w:date="2020-03-02T14:39:00Z">
        <w:r w:rsidR="009E0251" w:rsidRPr="00D22454">
          <w:rPr>
            <w:rFonts w:ascii="Times New Roman" w:hAnsi="Times New Roman" w:cs="Times New Roman"/>
            <w:sz w:val="28"/>
            <w:szCs w:val="28"/>
            <w:rPrChange w:id="177" w:author="Александр Гордеев" w:date="2020-03-02T18:31:00Z">
              <w:rPr>
                <w:sz w:val="28"/>
                <w:szCs w:val="28"/>
              </w:rPr>
            </w:rPrChange>
          </w:rPr>
          <w:t>,</w:t>
        </w:r>
      </w:ins>
      <w:ins w:id="178" w:author="Александр Гордеев" w:date="2020-03-02T14:36:00Z">
        <w:r w:rsidR="009E0251" w:rsidRPr="00D22454">
          <w:rPr>
            <w:rFonts w:ascii="Times New Roman" w:hAnsi="Times New Roman" w:cs="Times New Roman"/>
            <w:sz w:val="28"/>
            <w:szCs w:val="28"/>
            <w:rPrChange w:id="179" w:author="Александр Гордеев" w:date="2020-03-02T18:31:00Z">
              <w:rPr>
                <w:sz w:val="28"/>
                <w:szCs w:val="28"/>
              </w:rPr>
            </w:rPrChange>
          </w:rPr>
          <w:t xml:space="preserve"> полезны для </w:t>
        </w:r>
      </w:ins>
      <w:ins w:id="180" w:author="Александр Гордеев" w:date="2020-03-02T14:37:00Z">
        <w:r w:rsidR="009E0251" w:rsidRPr="00D22454">
          <w:rPr>
            <w:rFonts w:ascii="Times New Roman" w:hAnsi="Times New Roman" w:cs="Times New Roman"/>
            <w:sz w:val="28"/>
            <w:szCs w:val="28"/>
            <w:rPrChange w:id="181" w:author="Александр Гордеев" w:date="2020-03-02T18:31:00Z">
              <w:rPr>
                <w:sz w:val="28"/>
                <w:szCs w:val="28"/>
              </w:rPr>
            </w:rPrChange>
          </w:rPr>
          <w:t xml:space="preserve">построения методологии рейтинговой оценки инвестиционной привлекательности </w:t>
        </w:r>
      </w:ins>
      <w:ins w:id="182" w:author="Александр Гордеев" w:date="2020-03-02T14:38:00Z">
        <w:r w:rsidR="009E0251" w:rsidRPr="00D22454">
          <w:rPr>
            <w:rFonts w:ascii="Times New Roman" w:hAnsi="Times New Roman" w:cs="Times New Roman"/>
            <w:sz w:val="28"/>
            <w:szCs w:val="28"/>
            <w:rPrChange w:id="183" w:author="Александр Гордеев" w:date="2020-03-02T18:31:00Z">
              <w:rPr>
                <w:sz w:val="28"/>
                <w:szCs w:val="28"/>
              </w:rPr>
            </w:rPrChange>
          </w:rPr>
          <w:t>компани</w:t>
        </w:r>
      </w:ins>
      <w:ins w:id="184" w:author="Александр Гордеев" w:date="2020-03-02T14:39:00Z">
        <w:r w:rsidR="009E0251" w:rsidRPr="00D22454">
          <w:rPr>
            <w:rFonts w:ascii="Times New Roman" w:hAnsi="Times New Roman" w:cs="Times New Roman"/>
            <w:sz w:val="28"/>
            <w:szCs w:val="28"/>
            <w:rPrChange w:id="185" w:author="Александр Гордеев" w:date="2020-03-02T18:31:00Z">
              <w:rPr>
                <w:sz w:val="28"/>
                <w:szCs w:val="28"/>
              </w:rPr>
            </w:rPrChange>
          </w:rPr>
          <w:t xml:space="preserve">й </w:t>
        </w:r>
      </w:ins>
      <w:ins w:id="186" w:author="Александр Гордеев" w:date="2020-03-02T14:38:00Z">
        <w:r w:rsidR="009E0251" w:rsidRPr="00D22454">
          <w:rPr>
            <w:rFonts w:ascii="Times New Roman" w:hAnsi="Times New Roman" w:cs="Times New Roman"/>
            <w:sz w:val="28"/>
            <w:szCs w:val="28"/>
            <w:rPrChange w:id="187" w:author="Александр Гордеев" w:date="2020-03-02T18:31:00Z">
              <w:rPr>
                <w:sz w:val="28"/>
                <w:szCs w:val="28"/>
              </w:rPr>
            </w:rPrChange>
          </w:rPr>
          <w:t xml:space="preserve">несмотря на то, что </w:t>
        </w:r>
      </w:ins>
      <w:ins w:id="188" w:author="Александр Гордеев" w:date="2020-03-02T14:39:00Z">
        <w:r w:rsidR="009E0251" w:rsidRPr="00D22454">
          <w:rPr>
            <w:rFonts w:ascii="Times New Roman" w:hAnsi="Times New Roman" w:cs="Times New Roman"/>
            <w:sz w:val="28"/>
            <w:szCs w:val="28"/>
            <w:rPrChange w:id="189" w:author="Александр Гордеев" w:date="2020-03-02T18:31:00Z">
              <w:rPr>
                <w:sz w:val="28"/>
                <w:szCs w:val="28"/>
              </w:rPr>
            </w:rPrChange>
          </w:rPr>
          <w:t xml:space="preserve">решаемые </w:t>
        </w:r>
      </w:ins>
      <w:ins w:id="190" w:author="Александр Гордеев" w:date="2020-03-02T14:38:00Z">
        <w:r w:rsidR="009E0251" w:rsidRPr="00D22454">
          <w:rPr>
            <w:rFonts w:ascii="Times New Roman" w:hAnsi="Times New Roman" w:cs="Times New Roman"/>
            <w:sz w:val="28"/>
            <w:szCs w:val="28"/>
            <w:rPrChange w:id="191" w:author="Александр Гордеев" w:date="2020-03-02T18:31:00Z">
              <w:rPr>
                <w:sz w:val="28"/>
                <w:szCs w:val="28"/>
              </w:rPr>
            </w:rPrChange>
          </w:rPr>
          <w:t>задачи</w:t>
        </w:r>
      </w:ins>
      <w:ins w:id="192" w:author="Александр Гордеев" w:date="2020-03-02T14:47:00Z">
        <w:r w:rsidR="00372058" w:rsidRPr="00D22454">
          <w:rPr>
            <w:rFonts w:ascii="Times New Roman" w:hAnsi="Times New Roman" w:cs="Times New Roman"/>
            <w:sz w:val="28"/>
            <w:szCs w:val="28"/>
            <w:rPrChange w:id="193" w:author="Александр Гордеев" w:date="2020-03-02T18:31:00Z">
              <w:rPr>
                <w:sz w:val="28"/>
                <w:szCs w:val="28"/>
              </w:rPr>
            </w:rPrChange>
          </w:rPr>
          <w:t>,</w:t>
        </w:r>
      </w:ins>
      <w:ins w:id="194" w:author="Александр Гордеев" w:date="2020-03-02T14:39:00Z">
        <w:r w:rsidR="009E0251" w:rsidRPr="00D22454">
          <w:rPr>
            <w:rFonts w:ascii="Times New Roman" w:hAnsi="Times New Roman" w:cs="Times New Roman"/>
            <w:sz w:val="28"/>
            <w:szCs w:val="28"/>
            <w:rPrChange w:id="195" w:author="Александр Гордеев" w:date="2020-03-02T18:31:00Z">
              <w:rPr>
                <w:sz w:val="28"/>
                <w:szCs w:val="28"/>
              </w:rPr>
            </w:rPrChange>
          </w:rPr>
          <w:t xml:space="preserve"> </w:t>
        </w:r>
      </w:ins>
      <w:ins w:id="196" w:author="Александр Гордеев" w:date="2020-03-02T14:38:00Z">
        <w:r w:rsidR="009E0251" w:rsidRPr="00D22454">
          <w:rPr>
            <w:rFonts w:ascii="Times New Roman" w:hAnsi="Times New Roman" w:cs="Times New Roman"/>
            <w:sz w:val="28"/>
            <w:szCs w:val="28"/>
            <w:rPrChange w:id="197" w:author="Александр Гордеев" w:date="2020-03-02T18:31:00Z">
              <w:rPr>
                <w:sz w:val="28"/>
                <w:szCs w:val="28"/>
              </w:rPr>
            </w:rPrChange>
          </w:rPr>
          <w:t>в целом</w:t>
        </w:r>
      </w:ins>
      <w:ins w:id="198" w:author="Александр Гордеев" w:date="2020-03-02T14:47:00Z">
        <w:r w:rsidR="00372058" w:rsidRPr="00D22454">
          <w:rPr>
            <w:rFonts w:ascii="Times New Roman" w:hAnsi="Times New Roman" w:cs="Times New Roman"/>
            <w:sz w:val="28"/>
            <w:szCs w:val="28"/>
            <w:rPrChange w:id="199" w:author="Александр Гордеев" w:date="2020-03-02T18:31:00Z">
              <w:rPr>
                <w:sz w:val="28"/>
                <w:szCs w:val="28"/>
              </w:rPr>
            </w:rPrChange>
          </w:rPr>
          <w:t>,</w:t>
        </w:r>
      </w:ins>
      <w:ins w:id="200" w:author="Александр Гордеев" w:date="2020-03-02T14:38:00Z">
        <w:r w:rsidR="009E0251" w:rsidRPr="00D22454">
          <w:rPr>
            <w:rFonts w:ascii="Times New Roman" w:hAnsi="Times New Roman" w:cs="Times New Roman"/>
            <w:sz w:val="28"/>
            <w:szCs w:val="28"/>
            <w:rPrChange w:id="201" w:author="Александр Гордеев" w:date="2020-03-02T18:31:00Z">
              <w:rPr>
                <w:sz w:val="28"/>
                <w:szCs w:val="28"/>
              </w:rPr>
            </w:rPrChange>
          </w:rPr>
          <w:t xml:space="preserve"> диаметрально противоположны. </w:t>
        </w:r>
      </w:ins>
      <w:ins w:id="202" w:author="Александр Гордеев" w:date="2020-03-02T14:40:00Z">
        <w:r w:rsidR="009E0251" w:rsidRPr="00D22454">
          <w:rPr>
            <w:rFonts w:ascii="Times New Roman" w:hAnsi="Times New Roman" w:cs="Times New Roman"/>
            <w:sz w:val="28"/>
            <w:szCs w:val="28"/>
            <w:rPrChange w:id="203" w:author="Александр Гордеев" w:date="2020-03-02T18:31:00Z">
              <w:rPr>
                <w:sz w:val="28"/>
                <w:szCs w:val="28"/>
              </w:rPr>
            </w:rPrChange>
          </w:rPr>
          <w:t>Вместо оценки вероятности дефолта компании предпринимается попытка составить рейтинг, который бы отражал ожидаемые перспективы компаний</w:t>
        </w:r>
      </w:ins>
      <w:ins w:id="204" w:author="Александр Гордеев" w:date="2020-03-02T14:41:00Z">
        <w:r w:rsidR="009E0251" w:rsidRPr="00D22454">
          <w:rPr>
            <w:rFonts w:ascii="Times New Roman" w:hAnsi="Times New Roman" w:cs="Times New Roman"/>
            <w:sz w:val="28"/>
            <w:szCs w:val="28"/>
            <w:rPrChange w:id="205" w:author="Александр Гордеев" w:date="2020-03-02T18:31:00Z">
              <w:rPr>
                <w:sz w:val="28"/>
                <w:szCs w:val="28"/>
              </w:rPr>
            </w:rPrChange>
          </w:rPr>
          <w:t xml:space="preserve">. </w:t>
        </w:r>
      </w:ins>
    </w:p>
    <w:p w14:paraId="748C9E98" w14:textId="5C68BA2A" w:rsidR="00527A59" w:rsidRPr="00D22454" w:rsidRDefault="00527A59" w:rsidP="00533DD9">
      <w:pPr>
        <w:spacing w:after="0" w:line="360" w:lineRule="auto"/>
        <w:ind w:firstLine="720"/>
        <w:jc w:val="both"/>
        <w:rPr>
          <w:ins w:id="206" w:author="Александр Гордеев" w:date="2020-03-02T15:58:00Z"/>
          <w:rFonts w:ascii="Times New Roman" w:hAnsi="Times New Roman" w:cs="Times New Roman"/>
          <w:sz w:val="28"/>
          <w:szCs w:val="28"/>
          <w:rPrChange w:id="207" w:author="Александр Гордеев" w:date="2020-03-02T18:31:00Z">
            <w:rPr>
              <w:ins w:id="208" w:author="Александр Гордеев" w:date="2020-03-02T15:58:00Z"/>
              <w:sz w:val="28"/>
              <w:szCs w:val="28"/>
            </w:rPr>
          </w:rPrChange>
        </w:rPr>
      </w:pPr>
      <w:ins w:id="209" w:author="Александр Гордеев" w:date="2020-03-02T15:26:00Z">
        <w:r w:rsidRPr="00D22454">
          <w:rPr>
            <w:rFonts w:ascii="Times New Roman" w:hAnsi="Times New Roman" w:cs="Times New Roman"/>
            <w:sz w:val="28"/>
            <w:szCs w:val="28"/>
            <w:rPrChange w:id="210" w:author="Александр Гордеев" w:date="2020-03-02T18:31:00Z">
              <w:rPr>
                <w:sz w:val="28"/>
                <w:szCs w:val="28"/>
              </w:rPr>
            </w:rPrChange>
          </w:rPr>
          <w:t>Разберем существующие подходы к конструированию рейтинговых</w:t>
        </w:r>
      </w:ins>
      <w:ins w:id="211" w:author="Александр Гордеев" w:date="2020-03-02T15:27:00Z">
        <w:r w:rsidRPr="00D22454">
          <w:rPr>
            <w:rFonts w:ascii="Times New Roman" w:hAnsi="Times New Roman" w:cs="Times New Roman"/>
            <w:sz w:val="28"/>
            <w:szCs w:val="28"/>
            <w:rPrChange w:id="212" w:author="Александр Гордеев" w:date="2020-03-02T18:31:00Z">
              <w:rPr>
                <w:sz w:val="28"/>
                <w:szCs w:val="28"/>
              </w:rPr>
            </w:rPrChange>
          </w:rPr>
          <w:t xml:space="preserve"> систем. </w:t>
        </w:r>
      </w:ins>
      <w:ins w:id="213" w:author="Александр Гордеев" w:date="2020-03-02T15:58:00Z">
        <w:r w:rsidR="00795542" w:rsidRPr="00D22454">
          <w:rPr>
            <w:rFonts w:ascii="Times New Roman" w:hAnsi="Times New Roman" w:cs="Times New Roman"/>
            <w:sz w:val="28"/>
            <w:szCs w:val="28"/>
            <w:rPrChange w:id="214" w:author="Александр Гордеев" w:date="2020-03-02T18:31:00Z">
              <w:rPr>
                <w:sz w:val="28"/>
                <w:szCs w:val="28"/>
              </w:rPr>
            </w:rPrChange>
          </w:rPr>
          <w:t>Интуитивно их можно разделить на две группы:</w:t>
        </w:r>
      </w:ins>
    </w:p>
    <w:p w14:paraId="38BAD18C" w14:textId="2FA09236" w:rsidR="00795542" w:rsidRPr="00D22454" w:rsidRDefault="00795542">
      <w:pPr>
        <w:pStyle w:val="aa"/>
        <w:numPr>
          <w:ilvl w:val="0"/>
          <w:numId w:val="4"/>
        </w:numPr>
        <w:spacing w:after="0" w:line="360" w:lineRule="auto"/>
        <w:ind w:left="0" w:firstLine="720"/>
        <w:jc w:val="both"/>
        <w:rPr>
          <w:ins w:id="215" w:author="Александр Гордеев" w:date="2020-03-02T15:58:00Z"/>
          <w:rFonts w:ascii="Times New Roman" w:hAnsi="Times New Roman" w:cs="Times New Roman"/>
          <w:sz w:val="28"/>
          <w:szCs w:val="28"/>
          <w:rPrChange w:id="216" w:author="Александр Гордеев" w:date="2020-03-02T18:31:00Z">
            <w:rPr>
              <w:ins w:id="217" w:author="Александр Гордеев" w:date="2020-03-02T15:58:00Z"/>
              <w:sz w:val="28"/>
              <w:szCs w:val="28"/>
            </w:rPr>
          </w:rPrChange>
        </w:rPr>
        <w:pPrChange w:id="218" w:author="Александр Гордеев" w:date="2020-03-02T16:00:00Z">
          <w:pPr>
            <w:pStyle w:val="aa"/>
            <w:numPr>
              <w:numId w:val="4"/>
            </w:numPr>
            <w:spacing w:after="0" w:line="360" w:lineRule="auto"/>
            <w:ind w:left="1080" w:hanging="360"/>
            <w:jc w:val="both"/>
          </w:pPr>
        </w:pPrChange>
      </w:pPr>
      <w:ins w:id="219" w:author="Александр Гордеев" w:date="2020-03-02T15:58:00Z">
        <w:r w:rsidRPr="00D22454">
          <w:rPr>
            <w:rFonts w:ascii="Times New Roman" w:hAnsi="Times New Roman" w:cs="Times New Roman"/>
            <w:sz w:val="28"/>
            <w:szCs w:val="28"/>
            <w:rPrChange w:id="220" w:author="Александр Гордеев" w:date="2020-03-02T18:31:00Z">
              <w:rPr>
                <w:sz w:val="28"/>
                <w:szCs w:val="28"/>
              </w:rPr>
            </w:rPrChange>
          </w:rPr>
          <w:t>Основанные на математическом моделировании</w:t>
        </w:r>
      </w:ins>
      <w:ins w:id="221" w:author="Александр Гордеев" w:date="2020-03-02T15:59:00Z">
        <w:r w:rsidRPr="00D22454">
          <w:rPr>
            <w:rFonts w:ascii="Times New Roman" w:hAnsi="Times New Roman" w:cs="Times New Roman"/>
            <w:sz w:val="28"/>
            <w:szCs w:val="28"/>
            <w:rPrChange w:id="222" w:author="Александр Гордеев" w:date="2020-03-02T18:31:00Z">
              <w:rPr>
                <w:sz w:val="28"/>
                <w:szCs w:val="28"/>
              </w:rPr>
            </w:rPrChange>
          </w:rPr>
          <w:t>;</w:t>
        </w:r>
      </w:ins>
      <w:ins w:id="223" w:author="Александр Гордеев" w:date="2020-03-02T15:58:00Z">
        <w:r w:rsidRPr="00D22454">
          <w:rPr>
            <w:rFonts w:ascii="Times New Roman" w:hAnsi="Times New Roman" w:cs="Times New Roman"/>
            <w:sz w:val="28"/>
            <w:szCs w:val="28"/>
            <w:rPrChange w:id="224" w:author="Александр Гордеев" w:date="2020-03-02T18:31:00Z">
              <w:rPr>
                <w:sz w:val="28"/>
                <w:szCs w:val="28"/>
              </w:rPr>
            </w:rPrChange>
          </w:rPr>
          <w:t xml:space="preserve"> </w:t>
        </w:r>
      </w:ins>
    </w:p>
    <w:p w14:paraId="72C2918B" w14:textId="3E15E74D" w:rsidR="00795542" w:rsidRPr="00D22454" w:rsidRDefault="00795542">
      <w:pPr>
        <w:pStyle w:val="aa"/>
        <w:numPr>
          <w:ilvl w:val="0"/>
          <w:numId w:val="4"/>
        </w:numPr>
        <w:spacing w:after="0" w:line="360" w:lineRule="auto"/>
        <w:ind w:left="0" w:firstLine="720"/>
        <w:jc w:val="both"/>
        <w:rPr>
          <w:ins w:id="225" w:author="Александр Гордеев" w:date="2020-03-02T15:59:00Z"/>
          <w:rFonts w:ascii="Times New Roman" w:hAnsi="Times New Roman" w:cs="Times New Roman"/>
          <w:sz w:val="28"/>
          <w:szCs w:val="28"/>
          <w:rPrChange w:id="226" w:author="Александр Гордеев" w:date="2020-03-02T18:31:00Z">
            <w:rPr>
              <w:ins w:id="227" w:author="Александр Гордеев" w:date="2020-03-02T15:59:00Z"/>
              <w:sz w:val="28"/>
              <w:szCs w:val="28"/>
            </w:rPr>
          </w:rPrChange>
        </w:rPr>
        <w:pPrChange w:id="228" w:author="Александр Гордеев" w:date="2020-03-02T16:00:00Z">
          <w:pPr>
            <w:pStyle w:val="aa"/>
            <w:numPr>
              <w:numId w:val="4"/>
            </w:numPr>
            <w:spacing w:after="0" w:line="360" w:lineRule="auto"/>
            <w:ind w:left="1080" w:hanging="360"/>
            <w:jc w:val="both"/>
          </w:pPr>
        </w:pPrChange>
      </w:pPr>
      <w:ins w:id="229" w:author="Александр Гордеев" w:date="2020-03-02T15:58:00Z">
        <w:r w:rsidRPr="00D22454">
          <w:rPr>
            <w:rFonts w:ascii="Times New Roman" w:hAnsi="Times New Roman" w:cs="Times New Roman"/>
            <w:sz w:val="28"/>
            <w:szCs w:val="28"/>
            <w:rPrChange w:id="230" w:author="Александр Гордеев" w:date="2020-03-02T18:31:00Z">
              <w:rPr>
                <w:sz w:val="28"/>
                <w:szCs w:val="28"/>
              </w:rPr>
            </w:rPrChange>
          </w:rPr>
          <w:t xml:space="preserve">Основанные на </w:t>
        </w:r>
      </w:ins>
      <w:ins w:id="231" w:author="Александр Гордеев" w:date="2020-03-02T15:59:00Z">
        <w:r w:rsidRPr="00D22454">
          <w:rPr>
            <w:rFonts w:ascii="Times New Roman" w:hAnsi="Times New Roman" w:cs="Times New Roman"/>
            <w:sz w:val="28"/>
            <w:szCs w:val="28"/>
            <w:rPrChange w:id="232" w:author="Александр Гордеев" w:date="2020-03-02T18:31:00Z">
              <w:rPr>
                <w:sz w:val="28"/>
                <w:szCs w:val="28"/>
              </w:rPr>
            </w:rPrChange>
          </w:rPr>
          <w:t>мнении экспертов.</w:t>
        </w:r>
      </w:ins>
    </w:p>
    <w:p w14:paraId="69574BF6" w14:textId="568ADFF5" w:rsidR="00795542" w:rsidRPr="00D22454" w:rsidRDefault="00795542" w:rsidP="00795542">
      <w:pPr>
        <w:spacing w:after="0" w:line="360" w:lineRule="auto"/>
        <w:ind w:firstLine="720"/>
        <w:jc w:val="both"/>
        <w:rPr>
          <w:ins w:id="233" w:author="Александр Гордеев" w:date="2020-03-02T16:05:00Z"/>
          <w:rFonts w:ascii="Times New Roman" w:hAnsi="Times New Roman" w:cs="Times New Roman"/>
          <w:sz w:val="28"/>
          <w:szCs w:val="28"/>
          <w:rPrChange w:id="234" w:author="Александр Гордеев" w:date="2020-03-02T18:31:00Z">
            <w:rPr>
              <w:ins w:id="235" w:author="Александр Гордеев" w:date="2020-03-02T16:05:00Z"/>
              <w:sz w:val="28"/>
              <w:szCs w:val="28"/>
            </w:rPr>
          </w:rPrChange>
        </w:rPr>
      </w:pPr>
      <w:ins w:id="236" w:author="Александр Гордеев" w:date="2020-03-02T15:59:00Z">
        <w:r w:rsidRPr="00D22454">
          <w:rPr>
            <w:rFonts w:ascii="Times New Roman" w:hAnsi="Times New Roman" w:cs="Times New Roman"/>
            <w:sz w:val="28"/>
            <w:szCs w:val="28"/>
            <w:rPrChange w:id="237" w:author="Александр Гордеев" w:date="2020-03-02T18:31:00Z">
              <w:rPr>
                <w:sz w:val="28"/>
                <w:szCs w:val="28"/>
              </w:rPr>
            </w:rPrChange>
          </w:rPr>
          <w:t>Под рейтингом, основанным на экспертном мнении</w:t>
        </w:r>
      </w:ins>
      <w:ins w:id="238" w:author="Александр Гордеев" w:date="2020-03-02T16:00:00Z">
        <w:r w:rsidRPr="00D22454">
          <w:rPr>
            <w:rFonts w:ascii="Times New Roman" w:hAnsi="Times New Roman" w:cs="Times New Roman"/>
            <w:sz w:val="28"/>
            <w:szCs w:val="28"/>
            <w:rPrChange w:id="239" w:author="Александр Гордеев" w:date="2020-03-02T18:31:00Z">
              <w:rPr>
                <w:sz w:val="28"/>
                <w:szCs w:val="28"/>
              </w:rPr>
            </w:rPrChange>
          </w:rPr>
          <w:t xml:space="preserve">, подразумевается рейтинговая система, построенная на основе экспертных оценок </w:t>
        </w:r>
      </w:ins>
      <w:r w:rsidR="005954DE">
        <w:rPr>
          <w:rFonts w:ascii="Times New Roman" w:hAnsi="Times New Roman" w:cs="Times New Roman"/>
          <w:sz w:val="28"/>
          <w:szCs w:val="28"/>
        </w:rPr>
        <w:t>некоторых</w:t>
      </w:r>
      <w:ins w:id="240" w:author="Александр Гордеев" w:date="2020-03-02T16:00:00Z">
        <w:r w:rsidRPr="00D22454">
          <w:rPr>
            <w:rFonts w:ascii="Times New Roman" w:hAnsi="Times New Roman" w:cs="Times New Roman"/>
            <w:sz w:val="28"/>
            <w:szCs w:val="28"/>
            <w:rPrChange w:id="241" w:author="Александр Гордеев" w:date="2020-03-02T18:31:00Z">
              <w:rPr>
                <w:sz w:val="28"/>
                <w:szCs w:val="28"/>
              </w:rPr>
            </w:rPrChange>
          </w:rPr>
          <w:t xml:space="preserve"> параметров, например, так</w:t>
        </w:r>
      </w:ins>
      <w:ins w:id="242" w:author="Александр Гордеев" w:date="2020-03-02T16:01:00Z">
        <w:r w:rsidRPr="00D22454">
          <w:rPr>
            <w:rFonts w:ascii="Times New Roman" w:hAnsi="Times New Roman" w:cs="Times New Roman"/>
            <w:sz w:val="28"/>
            <w:szCs w:val="28"/>
            <w:rPrChange w:id="243" w:author="Александр Гордеев" w:date="2020-03-02T18:31:00Z">
              <w:rPr>
                <w:sz w:val="28"/>
                <w:szCs w:val="28"/>
              </w:rPr>
            </w:rPrChange>
          </w:rPr>
          <w:t>ого</w:t>
        </w:r>
      </w:ins>
      <w:ins w:id="244" w:author="Александр Гордеев" w:date="2020-03-02T16:00:00Z">
        <w:r w:rsidRPr="00D22454">
          <w:rPr>
            <w:rFonts w:ascii="Times New Roman" w:hAnsi="Times New Roman" w:cs="Times New Roman"/>
            <w:sz w:val="28"/>
            <w:szCs w:val="28"/>
            <w:rPrChange w:id="245" w:author="Александр Гордеев" w:date="2020-03-02T18:31:00Z">
              <w:rPr>
                <w:sz w:val="28"/>
                <w:szCs w:val="28"/>
              </w:rPr>
            </w:rPrChange>
          </w:rPr>
          <w:t xml:space="preserve"> как </w:t>
        </w:r>
      </w:ins>
      <w:ins w:id="246" w:author="Александр Гордеев" w:date="2020-03-02T16:01:00Z">
        <w:r w:rsidRPr="00D22454">
          <w:rPr>
            <w:rFonts w:ascii="Times New Roman" w:hAnsi="Times New Roman" w:cs="Times New Roman"/>
            <w:sz w:val="28"/>
            <w:szCs w:val="28"/>
            <w:rPrChange w:id="247" w:author="Александр Гордеев" w:date="2020-03-02T18:31:00Z">
              <w:rPr>
                <w:sz w:val="28"/>
                <w:szCs w:val="28"/>
              </w:rPr>
            </w:rPrChange>
          </w:rPr>
          <w:t xml:space="preserve">инвестиционный климат. Эти оценки могут быть подкреплены количественными методами, однако веса перед факторами в итоговой модели </w:t>
        </w:r>
      </w:ins>
      <w:ins w:id="248" w:author="Александр Гордеев" w:date="2020-03-02T16:03:00Z">
        <w:r w:rsidR="00FB7740" w:rsidRPr="00D22454">
          <w:rPr>
            <w:rFonts w:ascii="Times New Roman" w:hAnsi="Times New Roman" w:cs="Times New Roman"/>
            <w:sz w:val="28"/>
            <w:szCs w:val="28"/>
            <w:rPrChange w:id="249" w:author="Александр Гордеев" w:date="2020-03-02T18:31:00Z">
              <w:rPr>
                <w:sz w:val="28"/>
                <w:szCs w:val="28"/>
              </w:rPr>
            </w:rPrChange>
          </w:rPr>
          <w:t>выставляются</w:t>
        </w:r>
      </w:ins>
      <w:ins w:id="250" w:author="Александр Гордеев" w:date="2020-03-02T16:01:00Z">
        <w:r w:rsidRPr="00D22454">
          <w:rPr>
            <w:rFonts w:ascii="Times New Roman" w:hAnsi="Times New Roman" w:cs="Times New Roman"/>
            <w:sz w:val="28"/>
            <w:szCs w:val="28"/>
            <w:rPrChange w:id="251" w:author="Александр Гордеев" w:date="2020-03-02T18:31:00Z">
              <w:rPr>
                <w:sz w:val="28"/>
                <w:szCs w:val="28"/>
              </w:rPr>
            </w:rPrChange>
          </w:rPr>
          <w:t xml:space="preserve">, исходя из </w:t>
        </w:r>
      </w:ins>
      <w:ins w:id="252" w:author="Александр Гордеев" w:date="2020-03-02T16:02:00Z">
        <w:r w:rsidRPr="00D22454">
          <w:rPr>
            <w:rFonts w:ascii="Times New Roman" w:hAnsi="Times New Roman" w:cs="Times New Roman"/>
            <w:sz w:val="28"/>
            <w:szCs w:val="28"/>
            <w:rPrChange w:id="253" w:author="Александр Гордеев" w:date="2020-03-02T18:31:00Z">
              <w:rPr>
                <w:sz w:val="28"/>
                <w:szCs w:val="28"/>
              </w:rPr>
            </w:rPrChange>
          </w:rPr>
          <w:t xml:space="preserve">субъективных суждений. Подобные рейтинги широко </w:t>
        </w:r>
      </w:ins>
      <w:ins w:id="254" w:author="Александр Гордеев" w:date="2020-03-02T16:03:00Z">
        <w:r w:rsidR="00FB7740" w:rsidRPr="00D22454">
          <w:rPr>
            <w:rFonts w:ascii="Times New Roman" w:hAnsi="Times New Roman" w:cs="Times New Roman"/>
            <w:sz w:val="28"/>
            <w:szCs w:val="28"/>
            <w:rPrChange w:id="255" w:author="Александр Гордеев" w:date="2020-03-02T18:31:00Z">
              <w:rPr>
                <w:sz w:val="28"/>
                <w:szCs w:val="28"/>
              </w:rPr>
            </w:rPrChange>
          </w:rPr>
          <w:t>применяются</w:t>
        </w:r>
      </w:ins>
      <w:ins w:id="256" w:author="Александр Гордеев" w:date="2020-03-02T16:02:00Z">
        <w:r w:rsidRPr="00D22454">
          <w:rPr>
            <w:rFonts w:ascii="Times New Roman" w:hAnsi="Times New Roman" w:cs="Times New Roman"/>
            <w:sz w:val="28"/>
            <w:szCs w:val="28"/>
            <w:rPrChange w:id="257" w:author="Александр Гордеев" w:date="2020-03-02T18:31:00Z">
              <w:rPr>
                <w:sz w:val="28"/>
                <w:szCs w:val="28"/>
              </w:rPr>
            </w:rPrChange>
          </w:rPr>
          <w:t xml:space="preserve"> в тех случаях, когда доступ к информации сильно лимитирован и большинство имеющихся параметров имеют </w:t>
        </w:r>
      </w:ins>
      <w:ins w:id="258" w:author="Александр Гордеев" w:date="2020-03-02T16:03:00Z">
        <w:r w:rsidR="00FB7740" w:rsidRPr="00D22454">
          <w:rPr>
            <w:rFonts w:ascii="Times New Roman" w:hAnsi="Times New Roman" w:cs="Times New Roman"/>
            <w:sz w:val="28"/>
            <w:szCs w:val="28"/>
            <w:rPrChange w:id="259" w:author="Александр Гордеев" w:date="2020-03-02T18:31:00Z">
              <w:rPr>
                <w:sz w:val="28"/>
                <w:szCs w:val="28"/>
              </w:rPr>
            </w:rPrChange>
          </w:rPr>
          <w:t>качественную</w:t>
        </w:r>
      </w:ins>
      <w:ins w:id="260" w:author="Александр Гордеев" w:date="2020-03-02T16:02:00Z">
        <w:r w:rsidRPr="00D22454">
          <w:rPr>
            <w:rFonts w:ascii="Times New Roman" w:hAnsi="Times New Roman" w:cs="Times New Roman"/>
            <w:sz w:val="28"/>
            <w:szCs w:val="28"/>
            <w:rPrChange w:id="261" w:author="Александр Гордеев" w:date="2020-03-02T18:31:00Z">
              <w:rPr>
                <w:sz w:val="28"/>
                <w:szCs w:val="28"/>
              </w:rPr>
            </w:rPrChange>
          </w:rPr>
          <w:t>,</w:t>
        </w:r>
      </w:ins>
      <w:ins w:id="262" w:author="Александр Гордеев" w:date="2020-03-02T16:03:00Z">
        <w:r w:rsidRPr="00D22454">
          <w:rPr>
            <w:rFonts w:ascii="Times New Roman" w:hAnsi="Times New Roman" w:cs="Times New Roman"/>
            <w:sz w:val="28"/>
            <w:szCs w:val="28"/>
            <w:rPrChange w:id="263" w:author="Александр Гордеев" w:date="2020-03-02T18:31:00Z">
              <w:rPr>
                <w:sz w:val="28"/>
                <w:szCs w:val="28"/>
              </w:rPr>
            </w:rPrChange>
          </w:rPr>
          <w:t xml:space="preserve"> а не </w:t>
        </w:r>
        <w:r w:rsidR="00FB7740" w:rsidRPr="00D22454">
          <w:rPr>
            <w:rFonts w:ascii="Times New Roman" w:hAnsi="Times New Roman" w:cs="Times New Roman"/>
            <w:sz w:val="28"/>
            <w:szCs w:val="28"/>
            <w:rPrChange w:id="264" w:author="Александр Гордеев" w:date="2020-03-02T18:31:00Z">
              <w:rPr>
                <w:sz w:val="28"/>
                <w:szCs w:val="28"/>
              </w:rPr>
            </w:rPrChange>
          </w:rPr>
          <w:t>количественную</w:t>
        </w:r>
        <w:r w:rsidRPr="00D22454">
          <w:rPr>
            <w:rFonts w:ascii="Times New Roman" w:hAnsi="Times New Roman" w:cs="Times New Roman"/>
            <w:sz w:val="28"/>
            <w:szCs w:val="28"/>
            <w:rPrChange w:id="265" w:author="Александр Гордеев" w:date="2020-03-02T18:31:00Z">
              <w:rPr>
                <w:sz w:val="28"/>
                <w:szCs w:val="28"/>
              </w:rPr>
            </w:rPrChange>
          </w:rPr>
          <w:t xml:space="preserve"> природу.</w:t>
        </w:r>
      </w:ins>
      <w:ins w:id="266" w:author="Александр Гордеев" w:date="2020-03-02T16:04:00Z">
        <w:r w:rsidR="00FB7740" w:rsidRPr="00D22454">
          <w:rPr>
            <w:rFonts w:ascii="Times New Roman" w:hAnsi="Times New Roman" w:cs="Times New Roman"/>
            <w:sz w:val="28"/>
            <w:szCs w:val="28"/>
            <w:rPrChange w:id="267" w:author="Александр Гордеев" w:date="2020-03-02T18:31:00Z">
              <w:rPr>
                <w:sz w:val="28"/>
                <w:szCs w:val="28"/>
              </w:rPr>
            </w:rPrChange>
          </w:rPr>
          <w:t xml:space="preserve"> Рейтинговые модели, основанные на экспертном суждении, широко применяются в </w:t>
        </w:r>
      </w:ins>
      <w:ins w:id="268" w:author="Александр Гордеев" w:date="2020-03-02T16:07:00Z">
        <w:r w:rsidR="00E95A35" w:rsidRPr="00D22454">
          <w:rPr>
            <w:rFonts w:ascii="Times New Roman" w:hAnsi="Times New Roman" w:cs="Times New Roman"/>
            <w:sz w:val="28"/>
            <w:szCs w:val="28"/>
            <w:rPrChange w:id="269" w:author="Александр Гордеев" w:date="2020-03-02T18:31:00Z">
              <w:rPr>
                <w:sz w:val="28"/>
                <w:szCs w:val="28"/>
              </w:rPr>
            </w:rPrChange>
          </w:rPr>
          <w:t>венчурной</w:t>
        </w:r>
      </w:ins>
      <w:ins w:id="270" w:author="Александр Гордеев" w:date="2020-03-02T16:04:00Z">
        <w:r w:rsidR="00FB7740" w:rsidRPr="00D22454">
          <w:rPr>
            <w:rFonts w:ascii="Times New Roman" w:hAnsi="Times New Roman" w:cs="Times New Roman"/>
            <w:sz w:val="28"/>
            <w:szCs w:val="28"/>
            <w:rPrChange w:id="271" w:author="Александр Гордеев" w:date="2020-03-02T18:31:00Z">
              <w:rPr>
                <w:sz w:val="28"/>
                <w:szCs w:val="28"/>
              </w:rPr>
            </w:rPrChange>
          </w:rPr>
          <w:t xml:space="preserve"> индустрии, </w:t>
        </w:r>
      </w:ins>
      <w:ins w:id="272" w:author="Александр Гордеев" w:date="2020-03-02T16:05:00Z">
        <w:r w:rsidR="00FB7740" w:rsidRPr="00D22454">
          <w:rPr>
            <w:rFonts w:ascii="Times New Roman" w:hAnsi="Times New Roman" w:cs="Times New Roman"/>
            <w:sz w:val="28"/>
            <w:szCs w:val="28"/>
            <w:rPrChange w:id="273" w:author="Александр Гордеев" w:date="2020-03-02T18:31:00Z">
              <w:rPr>
                <w:sz w:val="28"/>
                <w:szCs w:val="28"/>
              </w:rPr>
            </w:rPrChange>
          </w:rPr>
          <w:t>например, при оценке привлекательности стартапов.</w:t>
        </w:r>
      </w:ins>
      <w:r w:rsidR="004F3E30">
        <w:rPr>
          <w:rStyle w:val="a9"/>
          <w:rFonts w:ascii="Times New Roman" w:hAnsi="Times New Roman" w:cs="Times New Roman"/>
          <w:sz w:val="28"/>
          <w:szCs w:val="28"/>
        </w:rPr>
        <w:footnoteReference w:id="3"/>
      </w:r>
      <w:ins w:id="274" w:author="Александр Гордеев" w:date="2020-03-02T16:05:00Z">
        <w:r w:rsidR="00FB7740" w:rsidRPr="00D22454">
          <w:rPr>
            <w:rFonts w:ascii="Times New Roman" w:hAnsi="Times New Roman" w:cs="Times New Roman"/>
            <w:sz w:val="28"/>
            <w:szCs w:val="28"/>
            <w:rPrChange w:id="275" w:author="Александр Гордеев" w:date="2020-03-02T18:31:00Z">
              <w:rPr>
                <w:sz w:val="28"/>
                <w:szCs w:val="28"/>
              </w:rPr>
            </w:rPrChange>
          </w:rPr>
          <w:t xml:space="preserve"> </w:t>
        </w:r>
      </w:ins>
    </w:p>
    <w:p w14:paraId="51066223" w14:textId="54F0BFF3" w:rsidR="00FB7740" w:rsidRPr="00D22454" w:rsidRDefault="00FB7740">
      <w:pPr>
        <w:spacing w:after="0" w:line="360" w:lineRule="auto"/>
        <w:ind w:firstLine="720"/>
        <w:jc w:val="both"/>
        <w:rPr>
          <w:ins w:id="276" w:author="Александр Гордеев" w:date="2020-03-02T14:35:00Z"/>
          <w:rFonts w:ascii="Times New Roman" w:hAnsi="Times New Roman" w:cs="Times New Roman"/>
          <w:sz w:val="28"/>
          <w:szCs w:val="28"/>
          <w:rPrChange w:id="277" w:author="Александр Гордеев" w:date="2020-03-02T18:31:00Z">
            <w:rPr>
              <w:ins w:id="278" w:author="Александр Гордеев" w:date="2020-03-02T14:35:00Z"/>
              <w:sz w:val="28"/>
              <w:szCs w:val="28"/>
            </w:rPr>
          </w:rPrChange>
        </w:rPr>
      </w:pPr>
      <w:ins w:id="279" w:author="Александр Гордеев" w:date="2020-03-02T16:05:00Z">
        <w:r w:rsidRPr="00D22454">
          <w:rPr>
            <w:rFonts w:ascii="Times New Roman" w:hAnsi="Times New Roman" w:cs="Times New Roman"/>
            <w:sz w:val="28"/>
            <w:szCs w:val="28"/>
            <w:rPrChange w:id="280" w:author="Александр Гордеев" w:date="2020-03-02T18:31:00Z">
              <w:rPr>
                <w:sz w:val="28"/>
                <w:szCs w:val="28"/>
              </w:rPr>
            </w:rPrChange>
          </w:rPr>
          <w:t xml:space="preserve">Описанная методология не подходит для целей </w:t>
        </w:r>
      </w:ins>
      <w:ins w:id="281" w:author="Александр Гордеев" w:date="2020-03-02T16:06:00Z">
        <w:r w:rsidRPr="00D22454">
          <w:rPr>
            <w:rFonts w:ascii="Times New Roman" w:hAnsi="Times New Roman" w:cs="Times New Roman"/>
            <w:sz w:val="28"/>
            <w:szCs w:val="28"/>
            <w:rPrChange w:id="282" w:author="Александр Гордеев" w:date="2020-03-02T18:31:00Z">
              <w:rPr>
                <w:sz w:val="28"/>
                <w:szCs w:val="28"/>
              </w:rPr>
            </w:rPrChange>
          </w:rPr>
          <w:t xml:space="preserve">текущего исследования. Компании, входящие в индекс </w:t>
        </w:r>
        <w:r w:rsidRPr="00D22454">
          <w:rPr>
            <w:rFonts w:ascii="Times New Roman" w:hAnsi="Times New Roman" w:cs="Times New Roman"/>
            <w:sz w:val="28"/>
            <w:szCs w:val="28"/>
            <w:lang w:val="en-US"/>
            <w:rPrChange w:id="283" w:author="Александр Гордеев" w:date="2020-03-02T18:31:00Z">
              <w:rPr>
                <w:sz w:val="28"/>
                <w:szCs w:val="28"/>
                <w:lang w:val="en-US"/>
              </w:rPr>
            </w:rPrChange>
          </w:rPr>
          <w:t>S</w:t>
        </w:r>
        <w:r w:rsidRPr="00D22454">
          <w:rPr>
            <w:rFonts w:ascii="Times New Roman" w:hAnsi="Times New Roman" w:cs="Times New Roman"/>
            <w:sz w:val="28"/>
            <w:szCs w:val="28"/>
            <w:rPrChange w:id="284" w:author="Александр Гордеев" w:date="2020-03-02T18:31:00Z">
              <w:rPr>
                <w:sz w:val="28"/>
                <w:szCs w:val="28"/>
                <w:lang w:val="en-US"/>
              </w:rPr>
            </w:rPrChange>
          </w:rPr>
          <w:t>&amp;</w:t>
        </w:r>
        <w:r w:rsidRPr="00D22454">
          <w:rPr>
            <w:rFonts w:ascii="Times New Roman" w:hAnsi="Times New Roman" w:cs="Times New Roman"/>
            <w:sz w:val="28"/>
            <w:szCs w:val="28"/>
            <w:lang w:val="en-US"/>
            <w:rPrChange w:id="285" w:author="Александр Гордеев" w:date="2020-03-02T18:31:00Z">
              <w:rPr>
                <w:sz w:val="28"/>
                <w:szCs w:val="28"/>
                <w:lang w:val="en-US"/>
              </w:rPr>
            </w:rPrChange>
          </w:rPr>
          <w:t>P</w:t>
        </w:r>
        <w:r w:rsidRPr="00D22454">
          <w:rPr>
            <w:rFonts w:ascii="Times New Roman" w:hAnsi="Times New Roman" w:cs="Times New Roman"/>
            <w:sz w:val="28"/>
            <w:szCs w:val="28"/>
            <w:rPrChange w:id="286" w:author="Александр Гордеев" w:date="2020-03-02T18:31:00Z">
              <w:rPr>
                <w:sz w:val="28"/>
                <w:szCs w:val="28"/>
                <w:lang w:val="en-US"/>
              </w:rPr>
            </w:rPrChange>
          </w:rPr>
          <w:t xml:space="preserve">500, </w:t>
        </w:r>
        <w:r w:rsidRPr="00D22454">
          <w:rPr>
            <w:rFonts w:ascii="Times New Roman" w:hAnsi="Times New Roman" w:cs="Times New Roman"/>
            <w:sz w:val="28"/>
            <w:szCs w:val="28"/>
            <w:rPrChange w:id="287" w:author="Александр Гордеев" w:date="2020-03-02T18:31:00Z">
              <w:rPr>
                <w:sz w:val="28"/>
                <w:szCs w:val="28"/>
              </w:rPr>
            </w:rPrChange>
          </w:rPr>
          <w:t xml:space="preserve">публикуют большой объем </w:t>
        </w:r>
      </w:ins>
      <w:ins w:id="288" w:author="Александр Гордеев" w:date="2020-03-02T16:07:00Z">
        <w:r w:rsidR="00E95A35" w:rsidRPr="00D22454">
          <w:rPr>
            <w:rFonts w:ascii="Times New Roman" w:hAnsi="Times New Roman" w:cs="Times New Roman"/>
            <w:sz w:val="28"/>
            <w:szCs w:val="28"/>
            <w:rPrChange w:id="289" w:author="Александр Гордеев" w:date="2020-03-02T18:31:00Z">
              <w:rPr>
                <w:sz w:val="28"/>
                <w:szCs w:val="28"/>
              </w:rPr>
            </w:rPrChange>
          </w:rPr>
          <w:t>количественной</w:t>
        </w:r>
        <w:r w:rsidRPr="00D22454">
          <w:rPr>
            <w:rFonts w:ascii="Times New Roman" w:hAnsi="Times New Roman" w:cs="Times New Roman"/>
            <w:sz w:val="28"/>
            <w:szCs w:val="28"/>
            <w:rPrChange w:id="290" w:author="Александр Гордеев" w:date="2020-03-02T18:31:00Z">
              <w:rPr>
                <w:sz w:val="28"/>
                <w:szCs w:val="28"/>
              </w:rPr>
            </w:rPrChange>
          </w:rPr>
          <w:t xml:space="preserve"> </w:t>
        </w:r>
      </w:ins>
      <w:ins w:id="291" w:author="Александр Гордеев" w:date="2020-03-02T16:06:00Z">
        <w:r w:rsidRPr="00D22454">
          <w:rPr>
            <w:rFonts w:ascii="Times New Roman" w:hAnsi="Times New Roman" w:cs="Times New Roman"/>
            <w:sz w:val="28"/>
            <w:szCs w:val="28"/>
            <w:rPrChange w:id="292" w:author="Александр Гордеев" w:date="2020-03-02T18:31:00Z">
              <w:rPr>
                <w:sz w:val="28"/>
                <w:szCs w:val="28"/>
              </w:rPr>
            </w:rPrChange>
          </w:rPr>
          <w:t>информации</w:t>
        </w:r>
      </w:ins>
      <w:ins w:id="293" w:author="Александр Гордеев" w:date="2020-03-02T16:07:00Z">
        <w:r w:rsidRPr="00D22454">
          <w:rPr>
            <w:rFonts w:ascii="Times New Roman" w:hAnsi="Times New Roman" w:cs="Times New Roman"/>
            <w:sz w:val="28"/>
            <w:szCs w:val="28"/>
            <w:rPrChange w:id="294" w:author="Александр Гордеев" w:date="2020-03-02T18:31:00Z">
              <w:rPr>
                <w:sz w:val="28"/>
                <w:szCs w:val="28"/>
              </w:rPr>
            </w:rPrChange>
          </w:rPr>
          <w:t xml:space="preserve">, который </w:t>
        </w:r>
        <w:r w:rsidR="00E95A35" w:rsidRPr="00D22454">
          <w:rPr>
            <w:rFonts w:ascii="Times New Roman" w:hAnsi="Times New Roman" w:cs="Times New Roman"/>
            <w:sz w:val="28"/>
            <w:szCs w:val="28"/>
            <w:rPrChange w:id="295" w:author="Александр Гордеев" w:date="2020-03-02T18:31:00Z">
              <w:rPr>
                <w:sz w:val="28"/>
                <w:szCs w:val="28"/>
              </w:rPr>
            </w:rPrChange>
          </w:rPr>
          <w:t>имеет смысл обрабатывать, используя математические методы, а не субъективные суждения.</w:t>
        </w:r>
      </w:ins>
    </w:p>
    <w:p w14:paraId="44FF6CC5" w14:textId="28BE902C" w:rsidR="008F797D" w:rsidRPr="004320F3" w:rsidRDefault="008F797D" w:rsidP="00854717">
      <w:pPr>
        <w:spacing w:after="0" w:line="360" w:lineRule="auto"/>
        <w:ind w:firstLine="720"/>
        <w:jc w:val="both"/>
        <w:rPr>
          <w:ins w:id="296" w:author="Александр Гордеев" w:date="2020-03-03T11:22:00Z"/>
          <w:rFonts w:ascii="Times New Roman" w:hAnsi="Times New Roman" w:cs="Times New Roman"/>
          <w:sz w:val="28"/>
          <w:szCs w:val="28"/>
          <w:rPrChange w:id="297" w:author="Александр Гордеев" w:date="2020-03-03T11:35:00Z">
            <w:rPr>
              <w:ins w:id="298" w:author="Александр Гордеев" w:date="2020-03-03T11:22:00Z"/>
              <w:sz w:val="28"/>
              <w:szCs w:val="28"/>
            </w:rPr>
          </w:rPrChange>
        </w:rPr>
      </w:pPr>
      <w:ins w:id="299" w:author="Александр Гордеев" w:date="2020-03-03T11:15:00Z">
        <w:r w:rsidRPr="004320F3">
          <w:rPr>
            <w:rFonts w:ascii="Times New Roman" w:hAnsi="Times New Roman" w:cs="Times New Roman"/>
            <w:sz w:val="28"/>
            <w:szCs w:val="28"/>
            <w:rPrChange w:id="300" w:author="Александр Гордеев" w:date="2020-03-03T11:35:00Z">
              <w:rPr>
                <w:sz w:val="28"/>
                <w:szCs w:val="28"/>
              </w:rPr>
            </w:rPrChange>
          </w:rPr>
          <w:lastRenderedPageBreak/>
          <w:t>Далее рассмотрим рейтинговые модели, предполагающие наличие вычислений</w:t>
        </w:r>
      </w:ins>
      <w:ins w:id="301" w:author="Александр Гордеев" w:date="2020-03-03T11:21:00Z">
        <w:r w:rsidRPr="004320F3">
          <w:rPr>
            <w:rFonts w:ascii="Times New Roman" w:hAnsi="Times New Roman" w:cs="Times New Roman"/>
            <w:sz w:val="28"/>
            <w:szCs w:val="28"/>
            <w:rPrChange w:id="302" w:author="Александр Гордеев" w:date="2020-03-03T11:35:00Z">
              <w:rPr>
                <w:sz w:val="28"/>
                <w:szCs w:val="28"/>
              </w:rPr>
            </w:rPrChange>
          </w:rPr>
          <w:t xml:space="preserve">. Их можно грубо поделить на </w:t>
        </w:r>
      </w:ins>
      <w:ins w:id="303" w:author="Александр Гордеев" w:date="2020-03-03T11:22:00Z">
        <w:r w:rsidRPr="004320F3">
          <w:rPr>
            <w:rFonts w:ascii="Times New Roman" w:hAnsi="Times New Roman" w:cs="Times New Roman"/>
            <w:sz w:val="28"/>
            <w:szCs w:val="28"/>
            <w:rPrChange w:id="304" w:author="Александр Гордеев" w:date="2020-03-03T11:35:00Z">
              <w:rPr>
                <w:sz w:val="28"/>
                <w:szCs w:val="28"/>
              </w:rPr>
            </w:rPrChange>
          </w:rPr>
          <w:t>две категории</w:t>
        </w:r>
      </w:ins>
      <w:r w:rsidR="005954DE">
        <w:rPr>
          <w:rStyle w:val="a9"/>
          <w:rFonts w:ascii="Times New Roman" w:hAnsi="Times New Roman" w:cs="Times New Roman"/>
          <w:sz w:val="28"/>
          <w:szCs w:val="28"/>
        </w:rPr>
        <w:footnoteReference w:id="4"/>
      </w:r>
      <w:ins w:id="305" w:author="Александр Гордеев" w:date="2020-03-03T11:22:00Z">
        <w:r w:rsidRPr="004320F3">
          <w:rPr>
            <w:rFonts w:ascii="Times New Roman" w:hAnsi="Times New Roman" w:cs="Times New Roman"/>
            <w:sz w:val="28"/>
            <w:szCs w:val="28"/>
            <w:rPrChange w:id="306" w:author="Александр Гордеев" w:date="2020-03-03T11:35:00Z">
              <w:rPr>
                <w:sz w:val="28"/>
                <w:szCs w:val="28"/>
              </w:rPr>
            </w:rPrChange>
          </w:rPr>
          <w:t>:</w:t>
        </w:r>
      </w:ins>
    </w:p>
    <w:p w14:paraId="3DF28F34" w14:textId="373BD203" w:rsidR="008F797D" w:rsidRPr="004320F3" w:rsidRDefault="008F797D">
      <w:pPr>
        <w:pStyle w:val="aa"/>
        <w:numPr>
          <w:ilvl w:val="0"/>
          <w:numId w:val="6"/>
        </w:numPr>
        <w:spacing w:after="0" w:line="360" w:lineRule="auto"/>
        <w:ind w:left="0" w:firstLine="720"/>
        <w:jc w:val="both"/>
        <w:rPr>
          <w:ins w:id="307" w:author="Александр Гордеев" w:date="2020-03-03T11:22:00Z"/>
          <w:rFonts w:ascii="Times New Roman" w:hAnsi="Times New Roman" w:cs="Times New Roman"/>
          <w:sz w:val="28"/>
          <w:szCs w:val="28"/>
          <w:rPrChange w:id="308" w:author="Александр Гордеев" w:date="2020-03-03T11:35:00Z">
            <w:rPr>
              <w:ins w:id="309" w:author="Александр Гордеев" w:date="2020-03-03T11:22:00Z"/>
              <w:sz w:val="28"/>
              <w:szCs w:val="28"/>
            </w:rPr>
          </w:rPrChange>
        </w:rPr>
        <w:pPrChange w:id="310" w:author="Александр Гордеев" w:date="2020-03-03T11:35:00Z">
          <w:pPr>
            <w:pStyle w:val="aa"/>
            <w:numPr>
              <w:numId w:val="6"/>
            </w:numPr>
            <w:spacing w:after="0" w:line="360" w:lineRule="auto"/>
            <w:ind w:left="1080" w:hanging="360"/>
            <w:jc w:val="both"/>
          </w:pPr>
        </w:pPrChange>
      </w:pPr>
      <w:ins w:id="311" w:author="Александр Гордеев" w:date="2020-03-03T11:22:00Z">
        <w:r w:rsidRPr="004320F3">
          <w:rPr>
            <w:rFonts w:ascii="Times New Roman" w:hAnsi="Times New Roman" w:cs="Times New Roman"/>
            <w:sz w:val="28"/>
            <w:szCs w:val="28"/>
            <w:rPrChange w:id="312" w:author="Александр Гордеев" w:date="2020-03-03T11:35:00Z">
              <w:rPr>
                <w:sz w:val="28"/>
                <w:szCs w:val="28"/>
              </w:rPr>
            </w:rPrChange>
          </w:rPr>
          <w:t>Модели составного рейтинга</w:t>
        </w:r>
      </w:ins>
    </w:p>
    <w:p w14:paraId="0CF49416" w14:textId="5BE7C02E" w:rsidR="008F797D" w:rsidRPr="004320F3" w:rsidRDefault="008F797D">
      <w:pPr>
        <w:pStyle w:val="aa"/>
        <w:numPr>
          <w:ilvl w:val="0"/>
          <w:numId w:val="6"/>
        </w:numPr>
        <w:spacing w:after="0" w:line="360" w:lineRule="auto"/>
        <w:ind w:left="0" w:firstLine="720"/>
        <w:jc w:val="both"/>
        <w:rPr>
          <w:ins w:id="313" w:author="Александр Гордеев" w:date="2020-03-03T11:22:00Z"/>
          <w:rFonts w:ascii="Times New Roman" w:hAnsi="Times New Roman" w:cs="Times New Roman"/>
          <w:sz w:val="28"/>
          <w:szCs w:val="28"/>
          <w:rPrChange w:id="314" w:author="Александр Гордеев" w:date="2020-03-03T11:35:00Z">
            <w:rPr>
              <w:ins w:id="315" w:author="Александр Гордеев" w:date="2020-03-03T11:22:00Z"/>
              <w:sz w:val="28"/>
              <w:szCs w:val="28"/>
            </w:rPr>
          </w:rPrChange>
        </w:rPr>
        <w:pPrChange w:id="316" w:author="Александр Гордеев" w:date="2020-03-03T11:35:00Z">
          <w:pPr>
            <w:pStyle w:val="aa"/>
            <w:numPr>
              <w:numId w:val="6"/>
            </w:numPr>
            <w:spacing w:after="0" w:line="360" w:lineRule="auto"/>
            <w:ind w:left="1080" w:hanging="360"/>
            <w:jc w:val="both"/>
          </w:pPr>
        </w:pPrChange>
      </w:pPr>
      <w:ins w:id="317" w:author="Александр Гордеев" w:date="2020-03-03T11:22:00Z">
        <w:r w:rsidRPr="004320F3">
          <w:rPr>
            <w:rFonts w:ascii="Times New Roman" w:hAnsi="Times New Roman" w:cs="Times New Roman"/>
            <w:sz w:val="28"/>
            <w:szCs w:val="28"/>
            <w:rPrChange w:id="318" w:author="Александр Гордеев" w:date="2020-03-03T11:35:00Z">
              <w:rPr>
                <w:sz w:val="28"/>
                <w:szCs w:val="28"/>
              </w:rPr>
            </w:rPrChange>
          </w:rPr>
          <w:t>Модели рейтинга на основе регрессионного анализа</w:t>
        </w:r>
      </w:ins>
    </w:p>
    <w:p w14:paraId="0A176E35" w14:textId="2F153D21" w:rsidR="008F797D" w:rsidRPr="004320F3" w:rsidRDefault="008F797D" w:rsidP="00854717">
      <w:pPr>
        <w:spacing w:after="0" w:line="360" w:lineRule="auto"/>
        <w:ind w:firstLine="720"/>
        <w:jc w:val="both"/>
        <w:rPr>
          <w:ins w:id="319" w:author="Александр Гордеев" w:date="2020-03-03T11:18:00Z"/>
          <w:rFonts w:ascii="Times New Roman" w:hAnsi="Times New Roman" w:cs="Times New Roman"/>
          <w:sz w:val="28"/>
          <w:szCs w:val="28"/>
          <w:rPrChange w:id="320" w:author="Александр Гордеев" w:date="2020-03-03T11:35:00Z">
            <w:rPr>
              <w:ins w:id="321" w:author="Александр Гордеев" w:date="2020-03-03T11:18:00Z"/>
            </w:rPr>
          </w:rPrChange>
        </w:rPr>
      </w:pPr>
      <w:ins w:id="322" w:author="Александр Гордеев" w:date="2020-03-03T11:22:00Z">
        <w:r w:rsidRPr="004320F3">
          <w:rPr>
            <w:rFonts w:ascii="Times New Roman" w:hAnsi="Times New Roman" w:cs="Times New Roman"/>
            <w:sz w:val="28"/>
            <w:szCs w:val="28"/>
            <w:rPrChange w:id="323" w:author="Александр Гордеев" w:date="2020-03-03T11:35:00Z">
              <w:rPr>
                <w:sz w:val="28"/>
                <w:szCs w:val="28"/>
              </w:rPr>
            </w:rPrChange>
          </w:rPr>
          <w:t>Ф</w:t>
        </w:r>
      </w:ins>
      <w:ins w:id="324" w:author="Александр Гордеев" w:date="2020-03-03T11:16:00Z">
        <w:r w:rsidRPr="004320F3">
          <w:rPr>
            <w:rFonts w:ascii="Times New Roman" w:hAnsi="Times New Roman" w:cs="Times New Roman"/>
            <w:sz w:val="28"/>
            <w:szCs w:val="28"/>
            <w:rPrChange w:id="325" w:author="Александр Гордеев" w:date="2020-03-03T11:35:00Z">
              <w:rPr/>
            </w:rPrChange>
          </w:rPr>
          <w:t xml:space="preserve">ормализуем основные понятия, используемые при работе </w:t>
        </w:r>
      </w:ins>
      <w:ins w:id="326" w:author="Александр Гордеев" w:date="2020-03-03T11:17:00Z">
        <w:r w:rsidRPr="004320F3">
          <w:rPr>
            <w:rFonts w:ascii="Times New Roman" w:hAnsi="Times New Roman" w:cs="Times New Roman"/>
            <w:sz w:val="28"/>
            <w:szCs w:val="28"/>
            <w:rPrChange w:id="327" w:author="Александр Гордеев" w:date="2020-03-03T11:35:00Z">
              <w:rPr/>
            </w:rPrChange>
          </w:rPr>
          <w:t>с ними</w:t>
        </w:r>
      </w:ins>
      <w:ins w:id="328" w:author="Александр Гордеев" w:date="2020-03-03T11:16:00Z">
        <w:r w:rsidRPr="004320F3">
          <w:rPr>
            <w:rFonts w:ascii="Times New Roman" w:hAnsi="Times New Roman" w:cs="Times New Roman"/>
            <w:sz w:val="28"/>
            <w:szCs w:val="28"/>
            <w:rPrChange w:id="329" w:author="Александр Гордеев" w:date="2020-03-03T11:35:00Z">
              <w:rPr/>
            </w:rPrChange>
          </w:rPr>
          <w:t>.</w:t>
        </w:r>
      </w:ins>
      <w:ins w:id="330" w:author="Александр Гордеев" w:date="2020-03-03T11:17:00Z">
        <w:r w:rsidRPr="004320F3">
          <w:rPr>
            <w:rFonts w:ascii="Times New Roman" w:hAnsi="Times New Roman" w:cs="Times New Roman"/>
            <w:sz w:val="28"/>
            <w:szCs w:val="28"/>
            <w:rPrChange w:id="331" w:author="Александр Гордеев" w:date="2020-03-03T11:35:00Z">
              <w:rPr/>
            </w:rPrChange>
          </w:rPr>
          <w:t xml:space="preserve"> </w:t>
        </w:r>
      </w:ins>
    </w:p>
    <w:p w14:paraId="78DD549D" w14:textId="16D904D9" w:rsidR="008F797D" w:rsidRPr="004320F3" w:rsidRDefault="008F797D" w:rsidP="00854717">
      <w:pPr>
        <w:spacing w:after="0" w:line="360" w:lineRule="auto"/>
        <w:ind w:firstLine="720"/>
        <w:jc w:val="both"/>
        <w:rPr>
          <w:ins w:id="332" w:author="Александр Гордеев" w:date="2020-03-03T11:18:00Z"/>
          <w:rFonts w:ascii="Times New Roman" w:hAnsi="Times New Roman" w:cs="Times New Roman"/>
          <w:sz w:val="28"/>
          <w:szCs w:val="28"/>
          <w:rPrChange w:id="333" w:author="Александр Гордеев" w:date="2020-03-03T11:35:00Z">
            <w:rPr>
              <w:ins w:id="334" w:author="Александр Гордеев" w:date="2020-03-03T11:18:00Z"/>
              <w:sz w:val="28"/>
              <w:szCs w:val="28"/>
            </w:rPr>
          </w:rPrChange>
        </w:rPr>
      </w:pPr>
      <w:ins w:id="335" w:author="Александр Гордеев" w:date="2020-03-03T11:17:00Z">
        <w:r w:rsidRPr="004320F3">
          <w:rPr>
            <w:rFonts w:ascii="Times New Roman" w:hAnsi="Times New Roman" w:cs="Times New Roman"/>
            <w:sz w:val="28"/>
            <w:szCs w:val="28"/>
            <w:rPrChange w:id="336" w:author="Александр Гордеев" w:date="2020-03-03T11:35:00Z">
              <w:rPr>
                <w:sz w:val="28"/>
                <w:szCs w:val="28"/>
              </w:rPr>
            </w:rPrChange>
          </w:rPr>
          <w:t>Участник рейтинговой системы – объект, подлежащий оценке в данной рейтинговой системе.</w:t>
        </w:r>
      </w:ins>
      <w:ins w:id="337" w:author="Александр Гордеев" w:date="2020-03-03T11:16:00Z">
        <w:r w:rsidRPr="004320F3">
          <w:rPr>
            <w:rFonts w:ascii="Times New Roman" w:hAnsi="Times New Roman" w:cs="Times New Roman"/>
            <w:sz w:val="28"/>
            <w:szCs w:val="28"/>
            <w:rPrChange w:id="338" w:author="Александр Гордеев" w:date="2020-03-03T11:35:00Z">
              <w:rPr>
                <w:sz w:val="28"/>
                <w:szCs w:val="28"/>
              </w:rPr>
            </w:rPrChange>
          </w:rPr>
          <w:t xml:space="preserve"> </w:t>
        </w:r>
      </w:ins>
      <w:ins w:id="339" w:author="Александр Гордеев" w:date="2020-03-03T11:23:00Z">
        <w:r w:rsidRPr="004320F3">
          <w:rPr>
            <w:rFonts w:ascii="Times New Roman" w:hAnsi="Times New Roman" w:cs="Times New Roman"/>
            <w:sz w:val="28"/>
            <w:szCs w:val="28"/>
            <w:rPrChange w:id="340" w:author="Александр Гордеев" w:date="2020-03-03T11:35:00Z">
              <w:rPr>
                <w:sz w:val="28"/>
                <w:szCs w:val="28"/>
              </w:rPr>
            </w:rPrChange>
          </w:rPr>
          <w:t>Участников системы принято нумеровать с помощью целочисленных индексов.</w:t>
        </w:r>
      </w:ins>
    </w:p>
    <w:p w14:paraId="76F9687D" w14:textId="2B7FEB5F" w:rsidR="00CF2726" w:rsidRPr="00556B47" w:rsidRDefault="008F797D" w:rsidP="00CF2726">
      <w:pPr>
        <w:spacing w:after="0" w:line="360" w:lineRule="auto"/>
        <w:ind w:firstLine="720"/>
        <w:jc w:val="both"/>
        <w:rPr>
          <w:ins w:id="341" w:author="Александр Гордеев" w:date="2020-03-03T11:37:00Z"/>
          <w:rFonts w:ascii="Times New Roman" w:hAnsi="Times New Roman" w:cs="Times New Roman"/>
          <w:sz w:val="28"/>
          <w:szCs w:val="28"/>
        </w:rPr>
      </w:pPr>
      <w:ins w:id="342" w:author="Александр Гордеев" w:date="2020-03-03T11:18:00Z">
        <w:r w:rsidRPr="004320F3">
          <w:rPr>
            <w:rFonts w:ascii="Times New Roman" w:hAnsi="Times New Roman" w:cs="Times New Roman"/>
            <w:sz w:val="28"/>
            <w:szCs w:val="28"/>
            <w:rPrChange w:id="343" w:author="Александр Гордеев" w:date="2020-03-03T11:35:00Z">
              <w:rPr>
                <w:sz w:val="28"/>
                <w:szCs w:val="28"/>
              </w:rPr>
            </w:rPrChange>
          </w:rPr>
          <w:t xml:space="preserve">Фактор </w:t>
        </w:r>
      </w:ins>
      <w:ins w:id="344" w:author="Александр Гордеев" w:date="2020-03-03T11:19:00Z">
        <w:r w:rsidRPr="004320F3">
          <w:rPr>
            <w:rFonts w:ascii="Times New Roman" w:hAnsi="Times New Roman" w:cs="Times New Roman"/>
            <w:sz w:val="28"/>
            <w:szCs w:val="28"/>
            <w:rPrChange w:id="345" w:author="Александр Гордеев" w:date="2020-03-03T11:35:00Z">
              <w:rPr>
                <w:sz w:val="28"/>
                <w:szCs w:val="28"/>
              </w:rPr>
            </w:rPrChange>
          </w:rPr>
          <w:t>– неотрицательное число, характеризующее один из аспектов (свойств, показателей полезности) участника рейтинговой системы, в заданном числовом диапазоне.</w:t>
        </w:r>
      </w:ins>
      <w:ins w:id="346" w:author="Александр Гордеев" w:date="2020-03-03T11:20:00Z">
        <w:r w:rsidRPr="004320F3">
          <w:rPr>
            <w:rFonts w:ascii="Times New Roman" w:hAnsi="Times New Roman" w:cs="Times New Roman"/>
            <w:sz w:val="28"/>
            <w:szCs w:val="28"/>
            <w:rPrChange w:id="347" w:author="Александр Гордеев" w:date="2020-03-03T11:35:00Z">
              <w:rPr>
                <w:sz w:val="28"/>
                <w:szCs w:val="28"/>
              </w:rPr>
            </w:rPrChange>
          </w:rPr>
          <w:t xml:space="preserve"> </w:t>
        </w:r>
      </w:ins>
      <w:ins w:id="348" w:author="Александр Гордеев" w:date="2020-03-03T11:24:00Z">
        <w:r w:rsidRPr="004320F3">
          <w:rPr>
            <w:rFonts w:ascii="Times New Roman" w:hAnsi="Times New Roman" w:cs="Times New Roman"/>
            <w:sz w:val="28"/>
            <w:szCs w:val="28"/>
            <w:rPrChange w:id="349" w:author="Александр Гордеев" w:date="2020-03-03T11:35:00Z">
              <w:rPr>
                <w:sz w:val="28"/>
                <w:szCs w:val="28"/>
              </w:rPr>
            </w:rPrChange>
          </w:rPr>
          <w:t>При работе с моделями составного рейтинга предполагается</w:t>
        </w:r>
      </w:ins>
      <w:ins w:id="350" w:author="Александр Гордеев" w:date="2020-03-03T11:20:00Z">
        <w:r w:rsidRPr="004320F3">
          <w:rPr>
            <w:rFonts w:ascii="Times New Roman" w:hAnsi="Times New Roman" w:cs="Times New Roman"/>
            <w:sz w:val="28"/>
            <w:szCs w:val="28"/>
            <w:rPrChange w:id="351" w:author="Александр Гордеев" w:date="2020-03-03T11:35:00Z">
              <w:rPr>
                <w:sz w:val="28"/>
                <w:szCs w:val="28"/>
              </w:rPr>
            </w:rPrChange>
          </w:rPr>
          <w:t xml:space="preserve">, что </w:t>
        </w:r>
      </w:ins>
      <w:ins w:id="352" w:author="Александр Гордеев" w:date="2020-03-03T11:19:00Z">
        <w:r w:rsidRPr="004320F3">
          <w:rPr>
            <w:rFonts w:ascii="Times New Roman" w:hAnsi="Times New Roman" w:cs="Times New Roman"/>
            <w:sz w:val="28"/>
            <w:szCs w:val="28"/>
            <w:rPrChange w:id="353" w:author="Александр Гордеев" w:date="2020-03-03T11:35:00Z">
              <w:rPr>
                <w:sz w:val="28"/>
                <w:szCs w:val="28"/>
              </w:rPr>
            </w:rPrChange>
          </w:rPr>
          <w:t xml:space="preserve">увеличение </w:t>
        </w:r>
      </w:ins>
      <w:ins w:id="354" w:author="Александр Гордеев" w:date="2020-03-03T11:20:00Z">
        <w:r w:rsidRPr="004320F3">
          <w:rPr>
            <w:rFonts w:ascii="Times New Roman" w:hAnsi="Times New Roman" w:cs="Times New Roman"/>
            <w:sz w:val="28"/>
            <w:szCs w:val="28"/>
            <w:rPrChange w:id="355" w:author="Александр Гордеев" w:date="2020-03-03T11:35:00Z">
              <w:rPr>
                <w:sz w:val="28"/>
                <w:szCs w:val="28"/>
              </w:rPr>
            </w:rPrChange>
          </w:rPr>
          <w:t xml:space="preserve">значения фактора </w:t>
        </w:r>
      </w:ins>
      <w:ins w:id="356" w:author="Александр Гордеев" w:date="2020-03-03T11:19:00Z">
        <w:r w:rsidRPr="004320F3">
          <w:rPr>
            <w:rFonts w:ascii="Times New Roman" w:hAnsi="Times New Roman" w:cs="Times New Roman"/>
            <w:sz w:val="28"/>
            <w:szCs w:val="28"/>
            <w:rPrChange w:id="357" w:author="Александр Гордеев" w:date="2020-03-03T11:35:00Z">
              <w:rPr>
                <w:sz w:val="28"/>
                <w:szCs w:val="28"/>
              </w:rPr>
            </w:rPrChange>
          </w:rPr>
          <w:t>соответствует увеличению полезности (ценности) участника рейтинговой</w:t>
        </w:r>
      </w:ins>
      <w:ins w:id="358" w:author="Александр Гордеев" w:date="2020-03-03T11:20:00Z">
        <w:r w:rsidRPr="004320F3">
          <w:rPr>
            <w:rFonts w:ascii="Times New Roman" w:hAnsi="Times New Roman" w:cs="Times New Roman"/>
            <w:sz w:val="28"/>
            <w:szCs w:val="28"/>
            <w:rPrChange w:id="359" w:author="Александр Гордеев" w:date="2020-03-03T11:35:00Z">
              <w:rPr>
                <w:sz w:val="28"/>
                <w:szCs w:val="28"/>
              </w:rPr>
            </w:rPrChange>
          </w:rPr>
          <w:t xml:space="preserve"> </w:t>
        </w:r>
      </w:ins>
      <w:ins w:id="360" w:author="Александр Гордеев" w:date="2020-03-03T11:19:00Z">
        <w:r w:rsidRPr="004320F3">
          <w:rPr>
            <w:rFonts w:ascii="Times New Roman" w:hAnsi="Times New Roman" w:cs="Times New Roman"/>
            <w:sz w:val="28"/>
            <w:szCs w:val="28"/>
            <w:rPrChange w:id="361" w:author="Александр Гордеев" w:date="2020-03-03T11:35:00Z">
              <w:rPr>
                <w:sz w:val="28"/>
                <w:szCs w:val="28"/>
              </w:rPr>
            </w:rPrChange>
          </w:rPr>
          <w:t xml:space="preserve">системы и наоборот, увеличение полезности ведет к увеличению </w:t>
        </w:r>
      </w:ins>
      <w:ins w:id="362" w:author="Александр Гордеев" w:date="2020-03-03T11:24:00Z">
        <w:r w:rsidRPr="004320F3">
          <w:rPr>
            <w:rFonts w:ascii="Times New Roman" w:hAnsi="Times New Roman" w:cs="Times New Roman"/>
            <w:sz w:val="28"/>
            <w:szCs w:val="28"/>
            <w:rPrChange w:id="363" w:author="Александр Гордеев" w:date="2020-03-03T11:35:00Z">
              <w:rPr>
                <w:sz w:val="28"/>
                <w:szCs w:val="28"/>
              </w:rPr>
            </w:rPrChange>
          </w:rPr>
          <w:t>фактора участника системы</w:t>
        </w:r>
      </w:ins>
      <w:ins w:id="364" w:author="Александр Гордеев" w:date="2020-03-03T11:19:00Z">
        <w:r w:rsidRPr="004320F3">
          <w:rPr>
            <w:rFonts w:ascii="Times New Roman" w:hAnsi="Times New Roman" w:cs="Times New Roman"/>
            <w:sz w:val="28"/>
            <w:szCs w:val="28"/>
            <w:rPrChange w:id="365" w:author="Александр Гордеев" w:date="2020-03-03T11:35:00Z">
              <w:rPr>
                <w:sz w:val="28"/>
                <w:szCs w:val="28"/>
              </w:rPr>
            </w:rPrChange>
          </w:rPr>
          <w:t>.</w:t>
        </w:r>
      </w:ins>
      <w:ins w:id="366" w:author="Александр Гордеев" w:date="2020-03-03T11:24:00Z">
        <w:r w:rsidRPr="004320F3">
          <w:rPr>
            <w:rFonts w:ascii="Times New Roman" w:hAnsi="Times New Roman" w:cs="Times New Roman"/>
            <w:sz w:val="28"/>
            <w:szCs w:val="28"/>
            <w:rPrChange w:id="367" w:author="Александр Гордеев" w:date="2020-03-03T11:35:00Z">
              <w:rPr>
                <w:sz w:val="28"/>
                <w:szCs w:val="28"/>
              </w:rPr>
            </w:rPrChange>
          </w:rPr>
          <w:t xml:space="preserve"> </w:t>
        </w:r>
      </w:ins>
      <w:ins w:id="368" w:author="Александр Гордеев" w:date="2020-03-03T11:37:00Z">
        <w:r w:rsidR="00CF2726" w:rsidRPr="00556B47">
          <w:rPr>
            <w:rFonts w:ascii="Times New Roman" w:hAnsi="Times New Roman" w:cs="Times New Roman"/>
            <w:sz w:val="28"/>
            <w:szCs w:val="28"/>
          </w:rPr>
          <w:t xml:space="preserve">В дальнейшем, будем полагать, что каждый участник рейтинговой системы, характеризуется одинаковым числом </w:t>
        </w:r>
        <w:r w:rsidR="00CF2726">
          <w:rPr>
            <w:rFonts w:ascii="Times New Roman" w:hAnsi="Times New Roman" w:cs="Times New Roman"/>
            <w:sz w:val="28"/>
            <w:szCs w:val="28"/>
          </w:rPr>
          <w:t>факторов</w:t>
        </w:r>
        <w:r w:rsidR="00CF2726" w:rsidRPr="00556B47">
          <w:rPr>
            <w:rFonts w:ascii="Times New Roman" w:hAnsi="Times New Roman" w:cs="Times New Roman"/>
            <w:sz w:val="28"/>
            <w:szCs w:val="28"/>
          </w:rPr>
          <w:t xml:space="preserve"> n и будем в дальнейшем обозначать j-</w:t>
        </w:r>
        <w:proofErr w:type="spellStart"/>
        <w:r w:rsidR="00CF2726" w:rsidRPr="00556B47">
          <w:rPr>
            <w:rFonts w:ascii="Times New Roman" w:hAnsi="Times New Roman" w:cs="Times New Roman"/>
            <w:sz w:val="28"/>
            <w:szCs w:val="28"/>
          </w:rPr>
          <w:t>ый</w:t>
        </w:r>
        <w:proofErr w:type="spellEnd"/>
        <w:r w:rsidR="00CF2726" w:rsidRPr="00556B47">
          <w:rPr>
            <w:rFonts w:ascii="Times New Roman" w:hAnsi="Times New Roman" w:cs="Times New Roman"/>
            <w:sz w:val="28"/>
            <w:szCs w:val="28"/>
          </w:rPr>
          <w:t xml:space="preserve"> индикатор участника с номером i через </w:t>
        </w:r>
      </w:ins>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m:t>
            </m:r>
          </m:sub>
        </m:sSub>
      </m:oMath>
      <w:ins w:id="369" w:author="Александр Гордеев" w:date="2020-03-03T11:37:00Z">
        <w:r w:rsidR="00CF2726" w:rsidRPr="00556B47">
          <w:rPr>
            <w:rFonts w:ascii="Times New Roman" w:hAnsi="Times New Roman" w:cs="Times New Roman"/>
            <w:sz w:val="28"/>
            <w:szCs w:val="28"/>
          </w:rPr>
          <w:t xml:space="preserve">. </w:t>
        </w:r>
      </w:ins>
    </w:p>
    <w:p w14:paraId="210300A8" w14:textId="7565EB01" w:rsidR="004320F3" w:rsidRPr="004320F3" w:rsidRDefault="008F797D" w:rsidP="00854717">
      <w:pPr>
        <w:spacing w:after="0" w:line="360" w:lineRule="auto"/>
        <w:ind w:firstLine="720"/>
        <w:jc w:val="both"/>
        <w:rPr>
          <w:ins w:id="370" w:author="Александр Гордеев" w:date="2020-03-03T11:25:00Z"/>
          <w:rFonts w:ascii="Times New Roman" w:hAnsi="Times New Roman" w:cs="Times New Roman"/>
          <w:sz w:val="28"/>
          <w:szCs w:val="28"/>
          <w:rPrChange w:id="371" w:author="Александр Гордеев" w:date="2020-03-03T11:35:00Z">
            <w:rPr>
              <w:ins w:id="372" w:author="Александр Гордеев" w:date="2020-03-03T11:25:00Z"/>
              <w:sz w:val="28"/>
              <w:szCs w:val="28"/>
            </w:rPr>
          </w:rPrChange>
        </w:rPr>
      </w:pPr>
      <w:ins w:id="373" w:author="Александр Гордеев" w:date="2020-03-03T11:24:00Z">
        <w:r w:rsidRPr="004320F3">
          <w:rPr>
            <w:rFonts w:ascii="Times New Roman" w:hAnsi="Times New Roman" w:cs="Times New Roman"/>
            <w:sz w:val="28"/>
            <w:szCs w:val="28"/>
            <w:rPrChange w:id="374" w:author="Александр Гордеев" w:date="2020-03-03T11:35:00Z">
              <w:rPr>
                <w:sz w:val="28"/>
                <w:szCs w:val="28"/>
              </w:rPr>
            </w:rPrChange>
          </w:rPr>
          <w:t xml:space="preserve">Учитывая, </w:t>
        </w:r>
      </w:ins>
      <w:ins w:id="375" w:author="Александр Гордеев" w:date="2020-03-03T11:38:00Z">
        <w:r w:rsidR="00CF2726">
          <w:rPr>
            <w:rFonts w:ascii="Times New Roman" w:hAnsi="Times New Roman" w:cs="Times New Roman"/>
            <w:sz w:val="28"/>
            <w:szCs w:val="28"/>
          </w:rPr>
          <w:t xml:space="preserve">что </w:t>
        </w:r>
      </w:ins>
      <w:ins w:id="376" w:author="Александр Гордеев" w:date="2020-03-03T11:24:00Z">
        <w:r w:rsidRPr="004320F3">
          <w:rPr>
            <w:rFonts w:ascii="Times New Roman" w:hAnsi="Times New Roman" w:cs="Times New Roman"/>
            <w:sz w:val="28"/>
            <w:szCs w:val="28"/>
            <w:rPrChange w:id="377" w:author="Александр Гордеев" w:date="2020-03-03T11:35:00Z">
              <w:rPr>
                <w:sz w:val="28"/>
                <w:szCs w:val="28"/>
              </w:rPr>
            </w:rPrChange>
          </w:rPr>
          <w:t>природа влияния фактора на пол</w:t>
        </w:r>
      </w:ins>
      <w:ins w:id="378" w:author="Александр Гордеев" w:date="2020-03-03T11:25:00Z">
        <w:r w:rsidRPr="004320F3">
          <w:rPr>
            <w:rFonts w:ascii="Times New Roman" w:hAnsi="Times New Roman" w:cs="Times New Roman"/>
            <w:sz w:val="28"/>
            <w:szCs w:val="28"/>
            <w:rPrChange w:id="379" w:author="Александр Гордеев" w:date="2020-03-03T11:35:00Z">
              <w:rPr>
                <w:sz w:val="28"/>
                <w:szCs w:val="28"/>
              </w:rPr>
            </w:rPrChange>
          </w:rPr>
          <w:t>езность не всегда известна заранее, предположение</w:t>
        </w:r>
      </w:ins>
      <w:ins w:id="380" w:author="Александр Гордеев" w:date="2020-03-03T11:38:00Z">
        <w:r w:rsidR="00CF2726">
          <w:rPr>
            <w:rFonts w:ascii="Times New Roman" w:hAnsi="Times New Roman" w:cs="Times New Roman"/>
            <w:sz w:val="28"/>
            <w:szCs w:val="28"/>
          </w:rPr>
          <w:t xml:space="preserve"> о положительной корреляции значения фактора и функции полезности</w:t>
        </w:r>
      </w:ins>
      <w:ins w:id="381" w:author="Александр Гордеев" w:date="2020-03-03T11:25:00Z">
        <w:r w:rsidRPr="004320F3">
          <w:rPr>
            <w:rFonts w:ascii="Times New Roman" w:hAnsi="Times New Roman" w:cs="Times New Roman"/>
            <w:sz w:val="28"/>
            <w:szCs w:val="28"/>
            <w:rPrChange w:id="382" w:author="Александр Гордеев" w:date="2020-03-03T11:35:00Z">
              <w:rPr>
                <w:sz w:val="28"/>
                <w:szCs w:val="28"/>
              </w:rPr>
            </w:rPrChange>
          </w:rPr>
          <w:t xml:space="preserve"> ставить под вопрос эффективность использования подобных моделей в рамках данной работы. </w:t>
        </w:r>
      </w:ins>
    </w:p>
    <w:p w14:paraId="6964E075" w14:textId="21559448" w:rsidR="004320F3" w:rsidRPr="004320F3" w:rsidRDefault="004320F3">
      <w:pPr>
        <w:pStyle w:val="Default"/>
        <w:spacing w:line="360" w:lineRule="auto"/>
        <w:ind w:firstLine="720"/>
        <w:jc w:val="both"/>
        <w:rPr>
          <w:ins w:id="383" w:author="Александр Гордеев" w:date="2020-03-03T11:31:00Z"/>
          <w:rFonts w:eastAsiaTheme="minorEastAsia"/>
          <w:color w:val="auto"/>
          <w:sz w:val="28"/>
          <w:szCs w:val="28"/>
          <w:lang w:eastAsia="zh-CN"/>
          <w:rPrChange w:id="384" w:author="Александр Гордеев" w:date="2020-03-03T11:35:00Z">
            <w:rPr>
              <w:ins w:id="385" w:author="Александр Гордеев" w:date="2020-03-03T11:31:00Z"/>
              <w:rFonts w:asciiTheme="minorHAnsi" w:eastAsiaTheme="minorEastAsia" w:hAnsiTheme="minorHAnsi" w:cstheme="minorBidi"/>
              <w:color w:val="auto"/>
              <w:sz w:val="28"/>
              <w:szCs w:val="28"/>
              <w:lang w:eastAsia="zh-CN"/>
            </w:rPr>
          </w:rPrChange>
        </w:rPr>
        <w:pPrChange w:id="386" w:author="Александр Гордеев" w:date="2020-03-03T11:35:00Z">
          <w:pPr>
            <w:pStyle w:val="Default"/>
            <w:jc w:val="both"/>
          </w:pPr>
        </w:pPrChange>
      </w:pPr>
      <w:ins w:id="387" w:author="Александр Гордеев" w:date="2020-03-03T11:27:00Z">
        <w:r w:rsidRPr="004320F3">
          <w:rPr>
            <w:rFonts w:eastAsiaTheme="minorEastAsia"/>
            <w:color w:val="auto"/>
            <w:sz w:val="28"/>
            <w:szCs w:val="28"/>
            <w:lang w:eastAsia="zh-CN"/>
            <w:rPrChange w:id="388" w:author="Александр Гордеев" w:date="2020-03-03T11:35:00Z">
              <w:rPr>
                <w:sz w:val="28"/>
                <w:szCs w:val="28"/>
              </w:rPr>
            </w:rPrChange>
          </w:rPr>
          <w:t>Целе</w:t>
        </w:r>
      </w:ins>
      <w:ins w:id="389" w:author="Александр Гордеев" w:date="2020-03-03T11:29:00Z">
        <w:r w:rsidRPr="004320F3">
          <w:rPr>
            <w:rFonts w:eastAsiaTheme="minorEastAsia"/>
            <w:color w:val="auto"/>
            <w:sz w:val="28"/>
            <w:szCs w:val="28"/>
            <w:lang w:eastAsia="zh-CN"/>
            <w:rPrChange w:id="390" w:author="Александр Гордеев" w:date="2020-03-03T11:35:00Z">
              <w:rPr>
                <w:sz w:val="28"/>
                <w:szCs w:val="28"/>
              </w:rPr>
            </w:rPrChange>
          </w:rPr>
          <w:t>вая</w:t>
        </w:r>
      </w:ins>
      <w:ins w:id="391" w:author="Александр Гордеев" w:date="2020-03-03T11:27:00Z">
        <w:r w:rsidRPr="004320F3">
          <w:rPr>
            <w:rFonts w:eastAsiaTheme="minorEastAsia"/>
            <w:color w:val="auto"/>
            <w:sz w:val="28"/>
            <w:szCs w:val="28"/>
            <w:lang w:eastAsia="zh-CN"/>
            <w:rPrChange w:id="392" w:author="Александр Гордеев" w:date="2020-03-03T11:35:00Z">
              <w:rPr>
                <w:sz w:val="28"/>
                <w:szCs w:val="28"/>
              </w:rPr>
            </w:rPrChange>
          </w:rPr>
          <w:t xml:space="preserve"> функция - </w:t>
        </w:r>
      </w:ins>
      <w:ins w:id="393" w:author="Александр Гордеев" w:date="2020-03-03T11:29:00Z">
        <w:r w:rsidRPr="004320F3">
          <w:rPr>
            <w:rFonts w:eastAsiaTheme="minorEastAsia"/>
            <w:color w:val="auto"/>
            <w:sz w:val="28"/>
            <w:szCs w:val="28"/>
            <w:lang w:eastAsia="zh-CN"/>
            <w:rPrChange w:id="394" w:author="Александр Гордеев" w:date="2020-03-03T11:35:00Z">
              <w:rPr>
                <w:sz w:val="20"/>
                <w:szCs w:val="20"/>
              </w:rPr>
            </w:rPrChange>
          </w:rPr>
          <w:t xml:space="preserve">правило </w:t>
        </w:r>
        <w:r w:rsidRPr="004320F3">
          <w:rPr>
            <w:rFonts w:eastAsiaTheme="minorEastAsia"/>
            <w:color w:val="auto"/>
            <w:sz w:val="28"/>
            <w:szCs w:val="28"/>
            <w:lang w:eastAsia="zh-CN"/>
            <w:rPrChange w:id="395" w:author="Александр Гордеев" w:date="2020-03-03T11:35:00Z">
              <w:rPr>
                <w:i/>
                <w:iCs/>
                <w:sz w:val="20"/>
                <w:szCs w:val="20"/>
              </w:rPr>
            </w:rPrChange>
          </w:rPr>
          <w:t>F</w:t>
        </w:r>
        <w:r w:rsidRPr="004320F3">
          <w:rPr>
            <w:rFonts w:eastAsiaTheme="minorEastAsia"/>
            <w:color w:val="auto"/>
            <w:sz w:val="28"/>
            <w:szCs w:val="28"/>
            <w:lang w:eastAsia="zh-CN"/>
            <w:rPrChange w:id="396" w:author="Александр Гордеев" w:date="2020-03-03T11:35:00Z">
              <w:rPr>
                <w:sz w:val="20"/>
                <w:szCs w:val="20"/>
              </w:rPr>
            </w:rPrChange>
          </w:rPr>
          <w:t>, по которому для участника рейтинговой</w:t>
        </w:r>
      </w:ins>
      <w:ins w:id="397" w:author="Александр Гордеев" w:date="2020-03-03T11:30:00Z">
        <w:r w:rsidRPr="004320F3">
          <w:rPr>
            <w:rFonts w:eastAsiaTheme="minorEastAsia"/>
            <w:color w:val="auto"/>
            <w:sz w:val="28"/>
            <w:szCs w:val="28"/>
            <w:lang w:eastAsia="zh-CN"/>
            <w:rPrChange w:id="398" w:author="Александр Гордеев" w:date="2020-03-03T11:35:00Z">
              <w:rPr>
                <w:rFonts w:asciiTheme="minorHAnsi" w:eastAsiaTheme="minorEastAsia" w:hAnsiTheme="minorHAnsi" w:cstheme="minorBidi"/>
                <w:color w:val="auto"/>
                <w:sz w:val="28"/>
                <w:szCs w:val="28"/>
                <w:lang w:eastAsia="zh-CN"/>
              </w:rPr>
            </w:rPrChange>
          </w:rPr>
          <w:t xml:space="preserve"> </w:t>
        </w:r>
      </w:ins>
      <w:ins w:id="399" w:author="Александр Гордеев" w:date="2020-03-03T11:29:00Z">
        <w:r w:rsidRPr="004320F3">
          <w:rPr>
            <w:rFonts w:eastAsiaTheme="minorEastAsia"/>
            <w:color w:val="auto"/>
            <w:sz w:val="28"/>
            <w:szCs w:val="28"/>
            <w:lang w:eastAsia="zh-CN"/>
            <w:rPrChange w:id="400" w:author="Александр Гордеев" w:date="2020-03-03T11:35:00Z">
              <w:rPr>
                <w:sz w:val="20"/>
                <w:szCs w:val="20"/>
              </w:rPr>
            </w:rPrChange>
          </w:rPr>
          <w:t xml:space="preserve">системы </w:t>
        </w:r>
        <w:r w:rsidRPr="004320F3">
          <w:rPr>
            <w:rFonts w:eastAsiaTheme="minorEastAsia"/>
            <w:color w:val="auto"/>
            <w:sz w:val="28"/>
            <w:szCs w:val="28"/>
            <w:lang w:eastAsia="zh-CN"/>
            <w:rPrChange w:id="401" w:author="Александр Гордеев" w:date="2020-03-03T11:35:00Z">
              <w:rPr>
                <w:i/>
                <w:iCs/>
                <w:sz w:val="20"/>
                <w:szCs w:val="20"/>
              </w:rPr>
            </w:rPrChange>
          </w:rPr>
          <w:t xml:space="preserve">i </w:t>
        </w:r>
        <w:r w:rsidRPr="004320F3">
          <w:rPr>
            <w:rFonts w:eastAsiaTheme="minorEastAsia"/>
            <w:color w:val="auto"/>
            <w:sz w:val="28"/>
            <w:szCs w:val="28"/>
            <w:lang w:eastAsia="zh-CN"/>
            <w:rPrChange w:id="402" w:author="Александр Гордеев" w:date="2020-03-03T11:35:00Z">
              <w:rPr>
                <w:sz w:val="20"/>
                <w:szCs w:val="20"/>
              </w:rPr>
            </w:rPrChange>
          </w:rPr>
          <w:t xml:space="preserve">на основании учета значений всех </w:t>
        </w:r>
        <w:r w:rsidRPr="004320F3">
          <w:rPr>
            <w:rFonts w:eastAsiaTheme="minorEastAsia"/>
            <w:color w:val="auto"/>
            <w:sz w:val="28"/>
            <w:szCs w:val="28"/>
            <w:lang w:eastAsia="zh-CN"/>
            <w:rPrChange w:id="403" w:author="Александр Гордеев" w:date="2020-03-03T11:35:00Z">
              <w:rPr>
                <w:i/>
                <w:iCs/>
                <w:sz w:val="20"/>
                <w:szCs w:val="20"/>
              </w:rPr>
            </w:rPrChange>
          </w:rPr>
          <w:t xml:space="preserve">n </w:t>
        </w:r>
        <w:r w:rsidRPr="004320F3">
          <w:rPr>
            <w:rFonts w:eastAsiaTheme="minorEastAsia"/>
            <w:color w:val="auto"/>
            <w:sz w:val="28"/>
            <w:szCs w:val="28"/>
            <w:lang w:eastAsia="zh-CN"/>
            <w:rPrChange w:id="404" w:author="Александр Гордеев" w:date="2020-03-03T11:35:00Z">
              <w:rPr>
                <w:sz w:val="20"/>
                <w:szCs w:val="20"/>
              </w:rPr>
            </w:rPrChange>
          </w:rPr>
          <w:t xml:space="preserve">его </w:t>
        </w:r>
      </w:ins>
      <w:ins w:id="405" w:author="Александр Гордеев" w:date="2020-03-03T11:30:00Z">
        <w:r w:rsidRPr="004320F3">
          <w:rPr>
            <w:rFonts w:eastAsiaTheme="minorEastAsia"/>
            <w:color w:val="auto"/>
            <w:sz w:val="28"/>
            <w:szCs w:val="28"/>
            <w:lang w:eastAsia="zh-CN"/>
            <w:rPrChange w:id="406" w:author="Александр Гордеев" w:date="2020-03-03T11:35:00Z">
              <w:rPr>
                <w:rFonts w:asciiTheme="minorHAnsi" w:eastAsiaTheme="minorEastAsia" w:hAnsiTheme="minorHAnsi" w:cstheme="minorBidi"/>
                <w:color w:val="auto"/>
                <w:sz w:val="28"/>
                <w:szCs w:val="28"/>
                <w:lang w:eastAsia="zh-CN"/>
              </w:rPr>
            </w:rPrChange>
          </w:rPr>
          <w:t xml:space="preserve">факторов </w:t>
        </w:r>
      </w:ins>
      <w:ins w:id="407" w:author="Александр Гордеев" w:date="2020-03-03T11:29:00Z">
        <w:r w:rsidRPr="004320F3">
          <w:rPr>
            <w:rFonts w:eastAsiaTheme="minorEastAsia"/>
            <w:color w:val="auto"/>
            <w:sz w:val="28"/>
            <w:szCs w:val="28"/>
            <w:lang w:eastAsia="zh-CN"/>
            <w:rPrChange w:id="408" w:author="Александр Гордеев" w:date="2020-03-03T11:35:00Z">
              <w:rPr>
                <w:sz w:val="20"/>
                <w:szCs w:val="20"/>
              </w:rPr>
            </w:rPrChange>
          </w:rPr>
          <w:t xml:space="preserve">приписывается некоторое неотрицательное число. Очевидно, функция </w:t>
        </w:r>
        <w:r w:rsidRPr="004320F3">
          <w:rPr>
            <w:rFonts w:eastAsiaTheme="minorEastAsia"/>
            <w:color w:val="auto"/>
            <w:sz w:val="28"/>
            <w:szCs w:val="28"/>
            <w:lang w:eastAsia="zh-CN"/>
            <w:rPrChange w:id="409" w:author="Александр Гордеев" w:date="2020-03-03T11:35:00Z">
              <w:rPr>
                <w:i/>
                <w:iCs/>
                <w:sz w:val="20"/>
                <w:szCs w:val="20"/>
              </w:rPr>
            </w:rPrChange>
          </w:rPr>
          <w:t xml:space="preserve">F </w:t>
        </w:r>
        <w:r w:rsidRPr="004320F3">
          <w:rPr>
            <w:rFonts w:eastAsiaTheme="minorEastAsia"/>
            <w:color w:val="auto"/>
            <w:sz w:val="28"/>
            <w:szCs w:val="28"/>
            <w:lang w:eastAsia="zh-CN"/>
            <w:rPrChange w:id="410" w:author="Александр Гордеев" w:date="2020-03-03T11:35:00Z">
              <w:rPr>
                <w:sz w:val="20"/>
                <w:szCs w:val="20"/>
              </w:rPr>
            </w:rPrChange>
          </w:rPr>
          <w:t xml:space="preserve">является функцией </w:t>
        </w:r>
        <w:r w:rsidRPr="004320F3">
          <w:rPr>
            <w:rFonts w:eastAsiaTheme="minorEastAsia"/>
            <w:color w:val="auto"/>
            <w:sz w:val="28"/>
            <w:szCs w:val="28"/>
            <w:lang w:eastAsia="zh-CN"/>
            <w:rPrChange w:id="411" w:author="Александр Гордеев" w:date="2020-03-03T11:35:00Z">
              <w:rPr>
                <w:i/>
                <w:iCs/>
                <w:sz w:val="20"/>
                <w:szCs w:val="20"/>
              </w:rPr>
            </w:rPrChange>
          </w:rPr>
          <w:t xml:space="preserve">n </w:t>
        </w:r>
        <w:r w:rsidRPr="004320F3">
          <w:rPr>
            <w:rFonts w:eastAsiaTheme="minorEastAsia"/>
            <w:color w:val="auto"/>
            <w:sz w:val="28"/>
            <w:szCs w:val="28"/>
            <w:lang w:eastAsia="zh-CN"/>
            <w:rPrChange w:id="412" w:author="Александр Гордеев" w:date="2020-03-03T11:35:00Z">
              <w:rPr>
                <w:sz w:val="20"/>
                <w:szCs w:val="20"/>
              </w:rPr>
            </w:rPrChange>
          </w:rPr>
          <w:t xml:space="preserve">аргументов. Задача функции состоит в том, чтобы привести совокупность из </w:t>
        </w:r>
        <w:r w:rsidRPr="004320F3">
          <w:rPr>
            <w:rFonts w:eastAsiaTheme="minorEastAsia"/>
            <w:color w:val="auto"/>
            <w:sz w:val="28"/>
            <w:szCs w:val="28"/>
            <w:lang w:eastAsia="zh-CN"/>
            <w:rPrChange w:id="413" w:author="Александр Гордеев" w:date="2020-03-03T11:35:00Z">
              <w:rPr>
                <w:i/>
                <w:iCs/>
                <w:sz w:val="20"/>
                <w:szCs w:val="20"/>
              </w:rPr>
            </w:rPrChange>
          </w:rPr>
          <w:t xml:space="preserve">n </w:t>
        </w:r>
        <w:r w:rsidRPr="004320F3">
          <w:rPr>
            <w:rFonts w:eastAsiaTheme="minorEastAsia"/>
            <w:color w:val="auto"/>
            <w:sz w:val="28"/>
            <w:szCs w:val="28"/>
            <w:lang w:eastAsia="zh-CN"/>
            <w:rPrChange w:id="414" w:author="Александр Гордеев" w:date="2020-03-03T11:35:00Z">
              <w:rPr>
                <w:sz w:val="20"/>
                <w:szCs w:val="20"/>
              </w:rPr>
            </w:rPrChange>
          </w:rPr>
          <w:lastRenderedPageBreak/>
          <w:t xml:space="preserve">индикаторов к </w:t>
        </w:r>
      </w:ins>
      <w:ins w:id="415" w:author="Александр Гордеев" w:date="2020-03-03T11:28:00Z">
        <w:r w:rsidRPr="004320F3">
          <w:rPr>
            <w:rFonts w:eastAsiaTheme="minorEastAsia"/>
            <w:color w:val="auto"/>
            <w:sz w:val="28"/>
            <w:szCs w:val="28"/>
            <w:lang w:eastAsia="zh-CN"/>
            <w:rPrChange w:id="416" w:author="Александр Гордеев" w:date="2020-03-03T11:35:00Z">
              <w:rPr>
                <w:sz w:val="28"/>
                <w:szCs w:val="28"/>
              </w:rPr>
            </w:rPrChange>
          </w:rPr>
          <w:t xml:space="preserve">одному числу b с целью его последующего сравнения с такими же числами, относящимися к другому объекту исследования. </w:t>
        </w:r>
      </w:ins>
    </w:p>
    <w:p w14:paraId="11699E55" w14:textId="2949DAAF" w:rsidR="004320F3" w:rsidRPr="004320F3" w:rsidRDefault="004320F3">
      <w:pPr>
        <w:pStyle w:val="Default"/>
        <w:spacing w:line="360" w:lineRule="auto"/>
        <w:ind w:firstLine="720"/>
        <w:jc w:val="both"/>
        <w:rPr>
          <w:ins w:id="417" w:author="Александр Гордеев" w:date="2020-03-03T11:31:00Z"/>
          <w:rFonts w:eastAsiaTheme="minorEastAsia"/>
          <w:color w:val="auto"/>
          <w:sz w:val="28"/>
          <w:szCs w:val="28"/>
          <w:lang w:eastAsia="zh-CN"/>
          <w:rPrChange w:id="418" w:author="Александр Гордеев" w:date="2020-03-03T11:35:00Z">
            <w:rPr>
              <w:ins w:id="419" w:author="Александр Гордеев" w:date="2020-03-03T11:31:00Z"/>
              <w:rFonts w:asciiTheme="minorHAnsi" w:eastAsiaTheme="minorEastAsia" w:hAnsiTheme="minorHAnsi" w:cstheme="minorBidi"/>
              <w:color w:val="auto"/>
              <w:sz w:val="28"/>
              <w:szCs w:val="28"/>
              <w:lang w:eastAsia="zh-CN"/>
            </w:rPr>
          </w:rPrChange>
        </w:rPr>
        <w:pPrChange w:id="420" w:author="Александр Гордеев" w:date="2020-03-03T11:35:00Z">
          <w:pPr>
            <w:pStyle w:val="Default"/>
            <w:ind w:firstLine="720"/>
            <w:jc w:val="both"/>
          </w:pPr>
        </w:pPrChange>
      </w:pPr>
      <w:ins w:id="421" w:author="Александр Гордеев" w:date="2020-03-03T11:28:00Z">
        <w:r w:rsidRPr="004320F3">
          <w:rPr>
            <w:rFonts w:eastAsiaTheme="minorEastAsia"/>
            <w:color w:val="auto"/>
            <w:sz w:val="28"/>
            <w:szCs w:val="28"/>
            <w:lang w:eastAsia="zh-CN"/>
            <w:rPrChange w:id="422" w:author="Александр Гордеев" w:date="2020-03-03T11:35:00Z">
              <w:rPr>
                <w:sz w:val="28"/>
                <w:szCs w:val="28"/>
              </w:rPr>
            </w:rPrChange>
          </w:rPr>
          <w:t>К функции полезности необходимо</w:t>
        </w:r>
      </w:ins>
      <w:ins w:id="423" w:author="Александр Гордеев" w:date="2020-03-03T11:29:00Z">
        <w:r w:rsidRPr="004320F3">
          <w:rPr>
            <w:rFonts w:eastAsiaTheme="minorEastAsia"/>
            <w:color w:val="auto"/>
            <w:sz w:val="28"/>
            <w:szCs w:val="28"/>
            <w:lang w:eastAsia="zh-CN"/>
            <w:rPrChange w:id="424" w:author="Александр Гордеев" w:date="2020-03-03T11:35:00Z">
              <w:rPr>
                <w:sz w:val="28"/>
                <w:szCs w:val="28"/>
              </w:rPr>
            </w:rPrChange>
          </w:rPr>
          <w:t xml:space="preserve"> </w:t>
        </w:r>
      </w:ins>
      <w:ins w:id="425" w:author="Александр Гордеев" w:date="2020-03-03T11:28:00Z">
        <w:r w:rsidRPr="004320F3">
          <w:rPr>
            <w:rFonts w:eastAsiaTheme="minorEastAsia"/>
            <w:color w:val="auto"/>
            <w:sz w:val="28"/>
            <w:szCs w:val="28"/>
            <w:lang w:eastAsia="zh-CN"/>
            <w:rPrChange w:id="426" w:author="Александр Гордеев" w:date="2020-03-03T11:35:00Z">
              <w:rPr>
                <w:sz w:val="28"/>
                <w:szCs w:val="28"/>
              </w:rPr>
            </w:rPrChange>
          </w:rPr>
          <w:t>предъявить следующие требования</w:t>
        </w:r>
      </w:ins>
      <w:ins w:id="427" w:author="Александр Гордеев" w:date="2020-03-03T11:31:00Z">
        <w:r w:rsidRPr="004320F3">
          <w:rPr>
            <w:rFonts w:eastAsiaTheme="minorEastAsia"/>
            <w:color w:val="auto"/>
            <w:sz w:val="28"/>
            <w:szCs w:val="28"/>
            <w:lang w:eastAsia="zh-CN"/>
            <w:rPrChange w:id="428" w:author="Александр Гордеев" w:date="2020-03-03T11:35:00Z">
              <w:rPr>
                <w:rFonts w:asciiTheme="minorHAnsi" w:eastAsiaTheme="minorEastAsia" w:hAnsiTheme="minorHAnsi" w:cstheme="minorBidi"/>
                <w:color w:val="auto"/>
                <w:sz w:val="28"/>
                <w:szCs w:val="28"/>
                <w:lang w:eastAsia="zh-CN"/>
              </w:rPr>
            </w:rPrChange>
          </w:rPr>
          <w:t>:</w:t>
        </w:r>
      </w:ins>
    </w:p>
    <w:p w14:paraId="757EA7A6" w14:textId="0F4401BB" w:rsidR="00CF2726" w:rsidRDefault="004320F3" w:rsidP="004320F3">
      <w:pPr>
        <w:pStyle w:val="Default"/>
        <w:numPr>
          <w:ilvl w:val="0"/>
          <w:numId w:val="7"/>
        </w:numPr>
        <w:spacing w:line="360" w:lineRule="auto"/>
        <w:ind w:left="0" w:firstLine="720"/>
        <w:jc w:val="both"/>
        <w:rPr>
          <w:rFonts w:eastAsiaTheme="minorEastAsia"/>
          <w:color w:val="auto"/>
          <w:sz w:val="28"/>
          <w:szCs w:val="28"/>
          <w:lang w:eastAsia="zh-CN"/>
        </w:rPr>
      </w:pPr>
      <w:ins w:id="429" w:author="Александр Гордеев" w:date="2020-03-03T11:31:00Z">
        <w:r w:rsidRPr="004320F3">
          <w:rPr>
            <w:rFonts w:eastAsiaTheme="minorEastAsia"/>
            <w:color w:val="auto"/>
            <w:sz w:val="28"/>
            <w:szCs w:val="28"/>
            <w:lang w:eastAsia="zh-CN"/>
            <w:rPrChange w:id="430" w:author="Александр Гордеев" w:date="2020-03-03T11:35:00Z">
              <w:rPr>
                <w:rFonts w:asciiTheme="minorHAnsi" w:eastAsiaTheme="minorEastAsia" w:hAnsiTheme="minorHAnsi" w:cstheme="minorBidi"/>
                <w:color w:val="auto"/>
                <w:sz w:val="28"/>
                <w:szCs w:val="28"/>
                <w:lang w:eastAsia="zh-CN"/>
              </w:rPr>
            </w:rPrChange>
          </w:rPr>
          <w:t>Целевая функция должна быть неотрицательной, т.е</w:t>
        </w:r>
      </w:ins>
      <w:r w:rsidR="004A0AF4">
        <w:rPr>
          <w:rFonts w:eastAsiaTheme="minorEastAsia"/>
          <w:color w:val="auto"/>
          <w:sz w:val="28"/>
          <w:szCs w:val="28"/>
          <w:lang w:eastAsia="zh-CN"/>
        </w:rPr>
        <w:t>.</w:t>
      </w:r>
    </w:p>
    <w:p w14:paraId="3F031C54" w14:textId="3FE09AA3" w:rsidR="004A0AF4" w:rsidRPr="004A0AF4" w:rsidRDefault="004A0AF4" w:rsidP="004A0AF4">
      <w:pPr>
        <w:pStyle w:val="Default"/>
        <w:spacing w:line="360" w:lineRule="auto"/>
        <w:ind w:left="720"/>
        <w:jc w:val="both"/>
        <w:rPr>
          <w:ins w:id="431" w:author="Александр Гордеев" w:date="2020-03-03T11:39:00Z"/>
          <w:rFonts w:eastAsiaTheme="minorEastAsia"/>
          <w:i/>
          <w:color w:val="auto"/>
          <w:sz w:val="28"/>
          <w:szCs w:val="28"/>
          <w:lang w:val="en-US" w:eastAsia="zh-CN"/>
        </w:rPr>
      </w:pPr>
      <m:oMathPara>
        <m:oMath>
          <m:r>
            <w:rPr>
              <w:rFonts w:ascii="Cambria Math" w:eastAsiaTheme="minorEastAsia" w:hAnsi="Cambria Math"/>
              <w:color w:val="auto"/>
              <w:sz w:val="28"/>
              <w:szCs w:val="28"/>
              <w:lang w:eastAsia="zh-CN"/>
            </w:rPr>
            <m:t>F</m:t>
          </m:r>
          <m:d>
            <m:dPr>
              <m:ctrlPr>
                <w:rPr>
                  <w:rFonts w:ascii="Cambria Math" w:eastAsiaTheme="minorEastAsia" w:hAnsi="Cambria Math"/>
                  <w:i/>
                  <w:color w:val="auto"/>
                  <w:sz w:val="28"/>
                  <w:szCs w:val="28"/>
                  <w:lang w:eastAsia="zh-CN"/>
                </w:rPr>
              </m:ctrlPr>
            </m:dPr>
            <m:e>
              <m:sSub>
                <m:sSubPr>
                  <m:ctrlPr>
                    <w:rPr>
                      <w:rFonts w:ascii="Cambria Math" w:eastAsiaTheme="minorEastAsia" w:hAnsi="Cambria Math"/>
                      <w:i/>
                      <w:color w:val="auto"/>
                      <w:sz w:val="28"/>
                      <w:szCs w:val="28"/>
                      <w:lang w:eastAsia="zh-CN"/>
                    </w:rPr>
                  </m:ctrlPr>
                </m:sSubPr>
                <m:e>
                  <m:r>
                    <w:rPr>
                      <w:rFonts w:ascii="Cambria Math" w:eastAsiaTheme="minorEastAsia" w:hAnsi="Cambria Math"/>
                      <w:color w:val="auto"/>
                      <w:sz w:val="28"/>
                      <w:szCs w:val="28"/>
                      <w:lang w:eastAsia="zh-CN"/>
                    </w:rPr>
                    <m:t>Y</m:t>
                  </m:r>
                </m:e>
                <m:sub>
                  <m:r>
                    <w:rPr>
                      <w:rFonts w:ascii="Cambria Math" w:eastAsiaTheme="minorEastAsia" w:hAnsi="Cambria Math"/>
                      <w:color w:val="auto"/>
                      <w:sz w:val="28"/>
                      <w:szCs w:val="28"/>
                      <w:lang w:eastAsia="zh-CN"/>
                    </w:rPr>
                    <m:t>i1</m:t>
                  </m:r>
                </m:sub>
              </m:sSub>
              <m:r>
                <w:rPr>
                  <w:rFonts w:ascii="Cambria Math" w:eastAsiaTheme="minorEastAsia" w:hAnsi="Cambria Math"/>
                  <w:color w:val="auto"/>
                  <w:sz w:val="28"/>
                  <w:szCs w:val="28"/>
                  <w:lang w:eastAsia="zh-CN"/>
                </w:rPr>
                <m:t xml:space="preserve">,…, </m:t>
              </m:r>
              <m:sSub>
                <m:sSubPr>
                  <m:ctrlPr>
                    <w:rPr>
                      <w:rFonts w:ascii="Cambria Math" w:eastAsiaTheme="minorEastAsia" w:hAnsi="Cambria Math"/>
                      <w:i/>
                      <w:color w:val="auto"/>
                      <w:sz w:val="28"/>
                      <w:szCs w:val="28"/>
                      <w:lang w:eastAsia="zh-CN"/>
                    </w:rPr>
                  </m:ctrlPr>
                </m:sSubPr>
                <m:e>
                  <m:r>
                    <w:rPr>
                      <w:rFonts w:ascii="Cambria Math" w:eastAsiaTheme="minorEastAsia" w:hAnsi="Cambria Math"/>
                      <w:color w:val="auto"/>
                      <w:sz w:val="28"/>
                      <w:szCs w:val="28"/>
                      <w:lang w:eastAsia="zh-CN"/>
                    </w:rPr>
                    <m:t>Y</m:t>
                  </m:r>
                </m:e>
                <m:sub>
                  <m:r>
                    <w:rPr>
                      <w:rFonts w:ascii="Cambria Math" w:eastAsiaTheme="minorEastAsia" w:hAnsi="Cambria Math"/>
                      <w:color w:val="auto"/>
                      <w:sz w:val="28"/>
                      <w:szCs w:val="28"/>
                      <w:lang w:eastAsia="zh-CN"/>
                    </w:rPr>
                    <m:t>in</m:t>
                  </m:r>
                </m:sub>
              </m:sSub>
            </m:e>
          </m:d>
          <m:r>
            <w:rPr>
              <w:rFonts w:ascii="Cambria Math" w:eastAsiaTheme="minorEastAsia" w:hAnsi="Cambria Math"/>
              <w:color w:val="auto"/>
              <w:sz w:val="28"/>
              <w:szCs w:val="28"/>
              <w:lang w:eastAsia="zh-CN"/>
            </w:rPr>
            <m:t>≥0,∀n</m:t>
          </m:r>
        </m:oMath>
      </m:oMathPara>
    </w:p>
    <w:p w14:paraId="7C7A4C23" w14:textId="14966285" w:rsidR="004320F3" w:rsidRDefault="004320F3" w:rsidP="004320F3">
      <w:pPr>
        <w:pStyle w:val="Default"/>
        <w:numPr>
          <w:ilvl w:val="0"/>
          <w:numId w:val="7"/>
        </w:numPr>
        <w:spacing w:line="360" w:lineRule="auto"/>
        <w:ind w:left="0" w:firstLine="720"/>
        <w:jc w:val="both"/>
        <w:rPr>
          <w:rFonts w:eastAsiaTheme="minorEastAsia"/>
          <w:color w:val="auto"/>
          <w:sz w:val="28"/>
          <w:szCs w:val="28"/>
          <w:lang w:eastAsia="zh-CN"/>
        </w:rPr>
      </w:pPr>
      <w:ins w:id="432" w:author="Александр Гордеев" w:date="2020-03-03T11:32:00Z">
        <w:r w:rsidRPr="004320F3">
          <w:rPr>
            <w:rFonts w:eastAsiaTheme="minorEastAsia"/>
            <w:color w:val="auto"/>
            <w:sz w:val="28"/>
            <w:szCs w:val="28"/>
            <w:lang w:eastAsia="zh-CN"/>
            <w:rPrChange w:id="433" w:author="Александр Гордеев" w:date="2020-03-03T11:35:00Z">
              <w:rPr>
                <w:rFonts w:asciiTheme="minorHAnsi" w:eastAsiaTheme="minorEastAsia" w:hAnsiTheme="minorHAnsi" w:cstheme="minorBidi"/>
                <w:color w:val="auto"/>
                <w:sz w:val="28"/>
                <w:szCs w:val="28"/>
                <w:lang w:eastAsia="zh-CN"/>
              </w:rPr>
            </w:rPrChange>
          </w:rPr>
          <w:t>В нулевой точке, т.е. когда все аргументы одновременно равны нулю, целевая функция должна быть равна нулю</w:t>
        </w:r>
      </w:ins>
      <w:r w:rsidR="004A0AF4" w:rsidRPr="004A0AF4">
        <w:rPr>
          <w:rFonts w:eastAsiaTheme="minorEastAsia"/>
          <w:color w:val="auto"/>
          <w:sz w:val="28"/>
          <w:szCs w:val="28"/>
          <w:lang w:eastAsia="zh-CN"/>
        </w:rPr>
        <w:t>:</w:t>
      </w:r>
    </w:p>
    <w:p w14:paraId="37B0444B" w14:textId="0A4C2F51" w:rsidR="004A0AF4" w:rsidRDefault="004A0AF4" w:rsidP="004A0AF4">
      <w:pPr>
        <w:pStyle w:val="Default"/>
        <w:spacing w:line="360" w:lineRule="auto"/>
        <w:ind w:left="720"/>
        <w:jc w:val="both"/>
        <w:rPr>
          <w:ins w:id="434" w:author="Александр Гордеев" w:date="2020-03-03T11:40:00Z"/>
          <w:rFonts w:eastAsiaTheme="minorEastAsia"/>
          <w:color w:val="auto"/>
          <w:sz w:val="28"/>
          <w:szCs w:val="28"/>
          <w:lang w:eastAsia="zh-CN"/>
        </w:rPr>
      </w:pPr>
      <m:oMathPara>
        <m:oMath>
          <m:r>
            <w:rPr>
              <w:rFonts w:ascii="Cambria Math" w:eastAsiaTheme="minorEastAsia" w:hAnsi="Cambria Math"/>
              <w:color w:val="auto"/>
              <w:sz w:val="28"/>
              <w:szCs w:val="28"/>
              <w:lang w:eastAsia="zh-CN"/>
            </w:rPr>
            <m:t>F</m:t>
          </m:r>
          <m:d>
            <m:dPr>
              <m:ctrlPr>
                <w:rPr>
                  <w:rFonts w:ascii="Cambria Math" w:eastAsiaTheme="minorEastAsia" w:hAnsi="Cambria Math"/>
                  <w:i/>
                  <w:color w:val="auto"/>
                  <w:sz w:val="28"/>
                  <w:szCs w:val="28"/>
                  <w:lang w:eastAsia="zh-CN"/>
                </w:rPr>
              </m:ctrlPr>
            </m:dPr>
            <m:e>
              <m:sSub>
                <m:sSubPr>
                  <m:ctrlPr>
                    <w:rPr>
                      <w:rFonts w:ascii="Cambria Math" w:eastAsiaTheme="minorEastAsia" w:hAnsi="Cambria Math"/>
                      <w:i/>
                      <w:color w:val="auto"/>
                      <w:sz w:val="28"/>
                      <w:szCs w:val="28"/>
                      <w:lang w:eastAsia="zh-CN"/>
                    </w:rPr>
                  </m:ctrlPr>
                </m:sSubPr>
                <m:e>
                  <m:r>
                    <w:rPr>
                      <w:rFonts w:ascii="Cambria Math" w:eastAsiaTheme="minorEastAsia" w:hAnsi="Cambria Math"/>
                      <w:color w:val="auto"/>
                      <w:sz w:val="28"/>
                      <w:szCs w:val="28"/>
                      <w:lang w:eastAsia="zh-CN"/>
                    </w:rPr>
                    <m:t>0</m:t>
                  </m:r>
                </m:e>
                <m:sub>
                  <m:r>
                    <w:rPr>
                      <w:rFonts w:ascii="Cambria Math" w:eastAsiaTheme="minorEastAsia" w:hAnsi="Cambria Math"/>
                      <w:color w:val="auto"/>
                      <w:sz w:val="28"/>
                      <w:szCs w:val="28"/>
                      <w:lang w:eastAsia="zh-CN"/>
                    </w:rPr>
                    <m:t>i1</m:t>
                  </m:r>
                </m:sub>
              </m:sSub>
              <m:r>
                <w:rPr>
                  <w:rFonts w:ascii="Cambria Math" w:eastAsiaTheme="minorEastAsia" w:hAnsi="Cambria Math"/>
                  <w:color w:val="auto"/>
                  <w:sz w:val="28"/>
                  <w:szCs w:val="28"/>
                  <w:lang w:eastAsia="zh-CN"/>
                </w:rPr>
                <m:t xml:space="preserve">,…, </m:t>
              </m:r>
              <m:sSub>
                <m:sSubPr>
                  <m:ctrlPr>
                    <w:rPr>
                      <w:rFonts w:ascii="Cambria Math" w:eastAsiaTheme="minorEastAsia" w:hAnsi="Cambria Math"/>
                      <w:i/>
                      <w:color w:val="auto"/>
                      <w:sz w:val="28"/>
                      <w:szCs w:val="28"/>
                      <w:lang w:eastAsia="zh-CN"/>
                    </w:rPr>
                  </m:ctrlPr>
                </m:sSubPr>
                <m:e>
                  <m:r>
                    <w:rPr>
                      <w:rFonts w:ascii="Cambria Math" w:eastAsiaTheme="minorEastAsia" w:hAnsi="Cambria Math"/>
                      <w:color w:val="auto"/>
                      <w:sz w:val="28"/>
                      <w:szCs w:val="28"/>
                      <w:lang w:eastAsia="zh-CN"/>
                    </w:rPr>
                    <m:t>0</m:t>
                  </m:r>
                </m:e>
                <m:sub>
                  <m:r>
                    <w:rPr>
                      <w:rFonts w:ascii="Cambria Math" w:eastAsiaTheme="minorEastAsia" w:hAnsi="Cambria Math"/>
                      <w:color w:val="auto"/>
                      <w:sz w:val="28"/>
                      <w:szCs w:val="28"/>
                      <w:lang w:eastAsia="zh-CN"/>
                    </w:rPr>
                    <m:t>in</m:t>
                  </m:r>
                </m:sub>
              </m:sSub>
            </m:e>
          </m:d>
          <m:r>
            <w:rPr>
              <w:rFonts w:ascii="Cambria Math" w:eastAsiaTheme="minorEastAsia" w:hAnsi="Cambria Math"/>
              <w:color w:val="auto"/>
              <w:sz w:val="28"/>
              <w:szCs w:val="28"/>
              <w:lang w:eastAsia="zh-CN"/>
            </w:rPr>
            <m:t>=0</m:t>
          </m:r>
        </m:oMath>
      </m:oMathPara>
    </w:p>
    <w:p w14:paraId="04A0AC16" w14:textId="06E20716" w:rsidR="004320F3" w:rsidRDefault="004320F3">
      <w:pPr>
        <w:pStyle w:val="Default"/>
        <w:numPr>
          <w:ilvl w:val="0"/>
          <w:numId w:val="7"/>
        </w:numPr>
        <w:spacing w:line="360" w:lineRule="auto"/>
        <w:ind w:left="0" w:firstLine="720"/>
        <w:jc w:val="both"/>
        <w:rPr>
          <w:rFonts w:eastAsiaTheme="minorEastAsia"/>
          <w:color w:val="auto"/>
          <w:sz w:val="28"/>
          <w:szCs w:val="28"/>
          <w:lang w:eastAsia="zh-CN"/>
        </w:rPr>
      </w:pPr>
      <w:ins w:id="435" w:author="Александр Гордеев" w:date="2020-03-03T11:32:00Z">
        <w:r w:rsidRPr="004320F3">
          <w:rPr>
            <w:rFonts w:eastAsiaTheme="minorEastAsia"/>
            <w:color w:val="auto"/>
            <w:sz w:val="28"/>
            <w:szCs w:val="28"/>
            <w:lang w:eastAsia="zh-CN"/>
            <w:rPrChange w:id="436" w:author="Александр Гордеев" w:date="2020-03-03T11:35:00Z">
              <w:rPr>
                <w:rFonts w:asciiTheme="minorHAnsi" w:eastAsiaTheme="minorEastAsia" w:hAnsiTheme="minorHAnsi" w:cstheme="minorBidi"/>
                <w:color w:val="auto"/>
                <w:sz w:val="28"/>
                <w:szCs w:val="28"/>
                <w:lang w:eastAsia="zh-CN"/>
              </w:rPr>
            </w:rPrChange>
          </w:rPr>
          <w:t>Для моделей составного рейтинга также должно выполняться требование</w:t>
        </w:r>
      </w:ins>
      <w:ins w:id="437" w:author="Александр Гордеев" w:date="2020-03-03T11:33:00Z">
        <w:r w:rsidRPr="004320F3">
          <w:rPr>
            <w:rFonts w:eastAsiaTheme="minorEastAsia"/>
            <w:color w:val="auto"/>
            <w:sz w:val="28"/>
            <w:szCs w:val="28"/>
            <w:lang w:eastAsia="zh-CN"/>
            <w:rPrChange w:id="438" w:author="Александр Гордеев" w:date="2020-03-03T11:35:00Z">
              <w:rPr>
                <w:rFonts w:asciiTheme="minorHAnsi" w:eastAsiaTheme="minorEastAsia" w:hAnsiTheme="minorHAnsi" w:cstheme="minorBidi"/>
                <w:color w:val="auto"/>
                <w:sz w:val="28"/>
                <w:szCs w:val="28"/>
                <w:lang w:eastAsia="zh-CN"/>
              </w:rPr>
            </w:rPrChange>
          </w:rPr>
          <w:t xml:space="preserve"> возрастания функции полезности по все аргументам функции.</w:t>
        </w:r>
      </w:ins>
    </w:p>
    <w:p w14:paraId="4C75A363" w14:textId="77777777" w:rsidR="004A0AF4" w:rsidRPr="00C50C0E" w:rsidRDefault="00692DE5" w:rsidP="004A0AF4">
      <w:pPr>
        <w:pStyle w:val="Default"/>
        <w:spacing w:line="360" w:lineRule="auto"/>
        <w:ind w:left="720"/>
        <w:jc w:val="both"/>
        <w:rPr>
          <w:rFonts w:eastAsiaTheme="minorEastAsia"/>
          <w:color w:val="auto"/>
          <w:sz w:val="28"/>
          <w:szCs w:val="28"/>
          <w:lang w:val="en-US" w:eastAsia="zh-CN"/>
        </w:rPr>
      </w:pPr>
      <m:oMathPara>
        <m:oMath>
          <m:f>
            <m:fPr>
              <m:ctrlPr>
                <w:rPr>
                  <w:rFonts w:ascii="Cambria Math" w:eastAsiaTheme="minorEastAsia" w:hAnsi="Cambria Math"/>
                  <w:i/>
                  <w:color w:val="auto"/>
                  <w:sz w:val="28"/>
                  <w:szCs w:val="28"/>
                  <w:lang w:eastAsia="zh-CN"/>
                </w:rPr>
              </m:ctrlPr>
            </m:fPr>
            <m:num>
              <m:r>
                <w:rPr>
                  <w:rFonts w:ascii="Cambria Math" w:eastAsiaTheme="minorEastAsia" w:hAnsi="Cambria Math"/>
                  <w:color w:val="auto"/>
                  <w:sz w:val="28"/>
                  <w:szCs w:val="28"/>
                  <w:lang w:eastAsia="zh-CN"/>
                </w:rPr>
                <m:t>dF</m:t>
              </m:r>
            </m:num>
            <m:den>
              <m:r>
                <w:rPr>
                  <w:rFonts w:ascii="Cambria Math" w:eastAsiaTheme="minorEastAsia" w:hAnsi="Cambria Math"/>
                  <w:color w:val="auto"/>
                  <w:sz w:val="28"/>
                  <w:szCs w:val="28"/>
                  <w:lang w:eastAsia="zh-CN"/>
                </w:rPr>
                <m:t>d</m:t>
              </m:r>
              <m:sSub>
                <m:sSubPr>
                  <m:ctrlPr>
                    <w:rPr>
                      <w:rFonts w:ascii="Cambria Math" w:eastAsiaTheme="minorEastAsia" w:hAnsi="Cambria Math"/>
                      <w:i/>
                      <w:color w:val="auto"/>
                      <w:sz w:val="28"/>
                      <w:szCs w:val="28"/>
                      <w:lang w:eastAsia="zh-CN"/>
                    </w:rPr>
                  </m:ctrlPr>
                </m:sSubPr>
                <m:e>
                  <m:r>
                    <w:rPr>
                      <w:rFonts w:ascii="Cambria Math" w:eastAsiaTheme="minorEastAsia" w:hAnsi="Cambria Math"/>
                      <w:color w:val="auto"/>
                      <w:sz w:val="28"/>
                      <w:szCs w:val="28"/>
                      <w:lang w:eastAsia="zh-CN"/>
                    </w:rPr>
                    <m:t>Y</m:t>
                  </m:r>
                </m:e>
                <m:sub>
                  <m:r>
                    <w:rPr>
                      <w:rFonts w:ascii="Cambria Math" w:eastAsiaTheme="minorEastAsia" w:hAnsi="Cambria Math"/>
                      <w:color w:val="auto"/>
                      <w:sz w:val="28"/>
                      <w:szCs w:val="28"/>
                      <w:lang w:eastAsia="zh-CN"/>
                    </w:rPr>
                    <m:t>ij</m:t>
                  </m:r>
                </m:sub>
              </m:sSub>
            </m:den>
          </m:f>
          <m:r>
            <w:rPr>
              <w:rFonts w:ascii="Cambria Math" w:eastAsiaTheme="minorEastAsia" w:hAnsi="Cambria Math"/>
              <w:color w:val="auto"/>
              <w:sz w:val="28"/>
              <w:szCs w:val="28"/>
              <w:lang w:eastAsia="zh-CN"/>
            </w:rPr>
            <m:t>&gt;0,</m:t>
          </m:r>
        </m:oMath>
      </m:oMathPara>
    </w:p>
    <w:p w14:paraId="48026258" w14:textId="3670ABDF" w:rsidR="004320F3" w:rsidRPr="004A0AF4" w:rsidRDefault="004320F3" w:rsidP="004320F3">
      <w:pPr>
        <w:spacing w:after="0" w:line="360" w:lineRule="auto"/>
        <w:ind w:firstLine="720"/>
        <w:jc w:val="both"/>
        <w:rPr>
          <w:rFonts w:ascii="Times New Roman" w:hAnsi="Times New Roman" w:cs="Times New Roman"/>
          <w:color w:val="000000"/>
          <w:sz w:val="28"/>
          <w:szCs w:val="28"/>
        </w:rPr>
      </w:pPr>
      <w:ins w:id="439" w:author="Александр Гордеев" w:date="2020-03-03T11:34:00Z">
        <w:r w:rsidRPr="00CF2726">
          <w:rPr>
            <w:rFonts w:ascii="Times New Roman" w:hAnsi="Times New Roman" w:cs="Times New Roman"/>
            <w:color w:val="000000"/>
            <w:sz w:val="28"/>
            <w:szCs w:val="28"/>
            <w:rPrChange w:id="440" w:author="Александр Гордеев" w:date="2020-03-03T11:35:00Z">
              <w:rPr>
                <w:i/>
                <w:iCs/>
                <w:color w:val="000000"/>
                <w:sz w:val="20"/>
                <w:szCs w:val="20"/>
              </w:rPr>
            </w:rPrChange>
          </w:rPr>
          <w:t>Рейтинг</w:t>
        </w:r>
        <w:r w:rsidRPr="004320F3">
          <w:rPr>
            <w:rFonts w:ascii="Times New Roman" w:hAnsi="Times New Roman" w:cs="Times New Roman"/>
            <w:i/>
            <w:iCs/>
            <w:color w:val="000000"/>
            <w:sz w:val="28"/>
            <w:szCs w:val="28"/>
            <w:rPrChange w:id="441" w:author="Александр Гордеев" w:date="2020-03-03T11:35:00Z">
              <w:rPr>
                <w:i/>
                <w:iCs/>
                <w:color w:val="000000"/>
                <w:sz w:val="20"/>
                <w:szCs w:val="20"/>
              </w:rPr>
            </w:rPrChange>
          </w:rPr>
          <w:t xml:space="preserve"> </w:t>
        </w:r>
        <w:r w:rsidRPr="004320F3">
          <w:rPr>
            <w:rFonts w:ascii="Times New Roman" w:hAnsi="Times New Roman" w:cs="Times New Roman"/>
            <w:color w:val="000000"/>
            <w:sz w:val="28"/>
            <w:szCs w:val="28"/>
            <w:rPrChange w:id="442" w:author="Александр Гордеев" w:date="2020-03-03T11:35:00Z">
              <w:rPr>
                <w:color w:val="000000"/>
                <w:sz w:val="20"/>
                <w:szCs w:val="20"/>
              </w:rPr>
            </w:rPrChange>
          </w:rPr>
          <w:t xml:space="preserve">– неотрицательное число </w:t>
        </w:r>
      </w:ins>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b</m:t>
            </m:r>
          </m:e>
          <m:sub>
            <m:r>
              <w:rPr>
                <w:rFonts w:ascii="Cambria Math" w:hAnsi="Cambria Math" w:cs="Times New Roman"/>
                <w:color w:val="000000"/>
                <w:sz w:val="28"/>
                <w:szCs w:val="28"/>
              </w:rPr>
              <m:t>i</m:t>
            </m:r>
          </m:sub>
        </m:sSub>
      </m:oMath>
      <w:ins w:id="443" w:author="Александр Гордеев" w:date="2020-03-03T11:34:00Z">
        <w:r w:rsidRPr="004320F3">
          <w:rPr>
            <w:rStyle w:val="A80"/>
            <w:rFonts w:ascii="Times New Roman" w:hAnsi="Times New Roman" w:cs="Times New Roman"/>
            <w:sz w:val="28"/>
            <w:szCs w:val="28"/>
            <w:rPrChange w:id="444" w:author="Александр Гордеев" w:date="2020-03-03T11:35:00Z">
              <w:rPr>
                <w:rStyle w:val="A80"/>
              </w:rPr>
            </w:rPrChange>
          </w:rPr>
          <w:t xml:space="preserve"> </w:t>
        </w:r>
        <w:r w:rsidRPr="004320F3">
          <w:rPr>
            <w:rFonts w:ascii="Times New Roman" w:hAnsi="Times New Roman" w:cs="Times New Roman"/>
            <w:color w:val="000000"/>
            <w:sz w:val="28"/>
            <w:szCs w:val="28"/>
            <w:rPrChange w:id="445" w:author="Александр Гордеев" w:date="2020-03-03T11:35:00Z">
              <w:rPr>
                <w:color w:val="000000"/>
                <w:sz w:val="20"/>
                <w:szCs w:val="20"/>
              </w:rPr>
            </w:rPrChange>
          </w:rPr>
          <w:t>являющееся результатом приме</w:t>
        </w:r>
        <w:r w:rsidRPr="004320F3">
          <w:rPr>
            <w:rFonts w:ascii="Times New Roman" w:hAnsi="Times New Roman" w:cs="Times New Roman"/>
            <w:color w:val="000000"/>
            <w:sz w:val="28"/>
            <w:szCs w:val="28"/>
            <w:rPrChange w:id="446" w:author="Александр Гордеев" w:date="2020-03-03T11:35:00Z">
              <w:rPr>
                <w:color w:val="000000"/>
                <w:sz w:val="20"/>
                <w:szCs w:val="20"/>
              </w:rPr>
            </w:rPrChange>
          </w:rPr>
          <w:softHyphen/>
          <w:t xml:space="preserve">нения целевой функции к совокупности всех индикаторов участника номер </w:t>
        </w:r>
        <w:r w:rsidRPr="004320F3">
          <w:rPr>
            <w:rFonts w:ascii="Times New Roman" w:hAnsi="Times New Roman" w:cs="Times New Roman"/>
            <w:i/>
            <w:iCs/>
            <w:color w:val="000000"/>
            <w:sz w:val="28"/>
            <w:szCs w:val="28"/>
            <w:rPrChange w:id="447" w:author="Александр Гордеев" w:date="2020-03-03T11:35:00Z">
              <w:rPr>
                <w:i/>
                <w:iCs/>
                <w:color w:val="000000"/>
                <w:sz w:val="20"/>
                <w:szCs w:val="20"/>
              </w:rPr>
            </w:rPrChange>
          </w:rPr>
          <w:t xml:space="preserve">i </w:t>
        </w:r>
        <w:r w:rsidRPr="004320F3">
          <w:rPr>
            <w:rFonts w:ascii="Times New Roman" w:hAnsi="Times New Roman" w:cs="Times New Roman"/>
            <w:color w:val="000000"/>
            <w:sz w:val="28"/>
            <w:szCs w:val="28"/>
            <w:rPrChange w:id="448" w:author="Александр Гордеев" w:date="2020-03-03T11:35:00Z">
              <w:rPr>
                <w:color w:val="000000"/>
                <w:sz w:val="20"/>
                <w:szCs w:val="20"/>
              </w:rPr>
            </w:rPrChange>
          </w:rPr>
          <w:t>рейтинговой системы. Таким образом, рейтинг определяется на основании соотношения</w:t>
        </w:r>
      </w:ins>
      <w:r w:rsidR="004A0AF4" w:rsidRPr="004A0AF4">
        <w:rPr>
          <w:rFonts w:ascii="Times New Roman" w:hAnsi="Times New Roman" w:cs="Times New Roman"/>
          <w:color w:val="000000"/>
          <w:sz w:val="28"/>
          <w:szCs w:val="28"/>
        </w:rPr>
        <w:t>:</w:t>
      </w:r>
    </w:p>
    <w:p w14:paraId="1D3BC234" w14:textId="25694F98" w:rsidR="004A0AF4" w:rsidRPr="004A0AF4" w:rsidRDefault="00692DE5" w:rsidP="004320F3">
      <w:pPr>
        <w:spacing w:after="0" w:line="360" w:lineRule="auto"/>
        <w:ind w:firstLine="720"/>
        <w:jc w:val="both"/>
        <w:rPr>
          <w:ins w:id="449" w:author="Александр Гордеев" w:date="2020-03-03T11:41:00Z"/>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=F</m:t>
          </m:r>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r>
                    <w:rPr>
                      <w:rFonts w:ascii="Cambria Math" w:hAnsi="Cambria Math" w:cs="Times New Roman"/>
                      <w:color w:val="000000"/>
                      <w:sz w:val="28"/>
                      <w:szCs w:val="28"/>
                      <w:lang w:val="en-US"/>
                    </w:rPr>
                    <m:t>i</m:t>
                  </m:r>
                </m:sub>
              </m:sSub>
            </m:e>
          </m:d>
          <m:r>
            <w:rPr>
              <w:rFonts w:ascii="Cambria Math" w:hAnsi="Cambria Math" w:cs="Times New Roman"/>
              <w:color w:val="000000"/>
              <w:sz w:val="28"/>
              <w:szCs w:val="28"/>
              <w:lang w:val="en-US"/>
            </w:rPr>
            <m:t>=</m:t>
          </m:r>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cs="Times New Roman"/>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 xml:space="preserve">,…, </m:t>
              </m:r>
              <m:sSub>
                <m:sSubPr>
                  <m:ctrlPr>
                    <w:rPr>
                      <w:rFonts w:ascii="Cambria Math" w:hAnsi="Cambria Math" w:cs="Times New Roman"/>
                      <w:i/>
                      <w:sz w:val="28"/>
                      <w:szCs w:val="28"/>
                    </w:rPr>
                  </m:ctrlPr>
                </m:sSubPr>
                <m:e>
                  <m:r>
                    <w:rPr>
                      <w:rFonts w:ascii="Cambria Math" w:hAnsi="Cambria Math"/>
                      <w:sz w:val="28"/>
                      <w:szCs w:val="28"/>
                    </w:rPr>
                    <m:t>Y</m:t>
                  </m:r>
                </m:e>
                <m:sub>
                  <m:r>
                    <w:rPr>
                      <w:rFonts w:ascii="Cambria Math" w:hAnsi="Cambria Math"/>
                      <w:sz w:val="28"/>
                      <w:szCs w:val="28"/>
                    </w:rPr>
                    <m:t>in</m:t>
                  </m:r>
                </m:sub>
              </m:sSub>
            </m:e>
          </m:d>
        </m:oMath>
      </m:oMathPara>
    </w:p>
    <w:p w14:paraId="5CF6116F" w14:textId="5F063A9F" w:rsidR="008553FA" w:rsidRDefault="00CF2726" w:rsidP="006C20BD">
      <w:pPr>
        <w:autoSpaceDE w:val="0"/>
        <w:autoSpaceDN w:val="0"/>
        <w:adjustRightInd w:val="0"/>
        <w:spacing w:after="0" w:line="360" w:lineRule="auto"/>
        <w:ind w:firstLine="720"/>
        <w:jc w:val="both"/>
        <w:rPr>
          <w:ins w:id="450" w:author="Александр Гордеев" w:date="2020-03-03T13:46:00Z"/>
          <w:rFonts w:ascii="Times New Roman" w:hAnsi="Times New Roman" w:cs="Times New Roman"/>
          <w:color w:val="000000"/>
          <w:sz w:val="28"/>
          <w:szCs w:val="28"/>
        </w:rPr>
      </w:pPr>
      <w:ins w:id="451" w:author="Александр Гордеев" w:date="2020-03-03T11:42:00Z">
        <w:r w:rsidRPr="00CF2726">
          <w:rPr>
            <w:rFonts w:ascii="Times New Roman" w:hAnsi="Times New Roman" w:cs="Times New Roman"/>
            <w:color w:val="000000"/>
            <w:sz w:val="28"/>
            <w:szCs w:val="28"/>
            <w:rPrChange w:id="452" w:author="Александр Гордеев" w:date="2020-03-03T11:44:00Z">
              <w:rPr>
                <w:rFonts w:ascii="Times New Roman" w:eastAsiaTheme="minorHAnsi" w:hAnsi="Times New Roman" w:cs="Times New Roman"/>
                <w:color w:val="000000"/>
                <w:sz w:val="23"/>
                <w:szCs w:val="23"/>
                <w:lang w:eastAsia="en-US"/>
              </w:rPr>
            </w:rPrChange>
          </w:rPr>
          <w:t xml:space="preserve">Определив понятийную базу, рассмотрим </w:t>
        </w:r>
      </w:ins>
      <w:ins w:id="453" w:author="Александр Гордеев" w:date="2020-03-03T13:12:00Z">
        <w:r w:rsidR="002470A0">
          <w:rPr>
            <w:rFonts w:ascii="Times New Roman" w:hAnsi="Times New Roman" w:cs="Times New Roman"/>
            <w:color w:val="000000"/>
            <w:sz w:val="28"/>
            <w:szCs w:val="28"/>
          </w:rPr>
          <w:t xml:space="preserve">более подробно основы </w:t>
        </w:r>
      </w:ins>
      <w:ins w:id="454" w:author="Александр Гордеев" w:date="2020-03-03T11:43:00Z">
        <w:r w:rsidRPr="00CF2726">
          <w:rPr>
            <w:rFonts w:ascii="Times New Roman" w:hAnsi="Times New Roman" w:cs="Times New Roman"/>
            <w:color w:val="000000"/>
            <w:sz w:val="28"/>
            <w:szCs w:val="28"/>
            <w:rPrChange w:id="455" w:author="Александр Гордеев" w:date="2020-03-03T11:44:00Z">
              <w:rPr>
                <w:rFonts w:ascii="Times New Roman" w:eastAsiaTheme="minorHAnsi" w:hAnsi="Times New Roman" w:cs="Times New Roman"/>
                <w:color w:val="000000"/>
                <w:sz w:val="23"/>
                <w:szCs w:val="23"/>
                <w:lang w:eastAsia="en-US"/>
              </w:rPr>
            </w:rPrChange>
          </w:rPr>
          <w:t>составн</w:t>
        </w:r>
      </w:ins>
      <w:ins w:id="456" w:author="Александр Гордеев" w:date="2020-03-03T13:12:00Z">
        <w:r w:rsidR="002470A0">
          <w:rPr>
            <w:rFonts w:ascii="Times New Roman" w:hAnsi="Times New Roman" w:cs="Times New Roman"/>
            <w:color w:val="000000"/>
            <w:sz w:val="28"/>
            <w:szCs w:val="28"/>
          </w:rPr>
          <w:t>ых</w:t>
        </w:r>
      </w:ins>
      <w:ins w:id="457" w:author="Александр Гордеев" w:date="2020-03-03T11:43:00Z">
        <w:r w:rsidRPr="00CF2726">
          <w:rPr>
            <w:rFonts w:ascii="Times New Roman" w:hAnsi="Times New Roman" w:cs="Times New Roman"/>
            <w:color w:val="000000"/>
            <w:sz w:val="28"/>
            <w:szCs w:val="28"/>
            <w:rPrChange w:id="458" w:author="Александр Гордеев" w:date="2020-03-03T11:44:00Z">
              <w:rPr>
                <w:rFonts w:ascii="Times New Roman" w:eastAsiaTheme="minorHAnsi" w:hAnsi="Times New Roman" w:cs="Times New Roman"/>
                <w:color w:val="000000"/>
                <w:sz w:val="23"/>
                <w:szCs w:val="23"/>
                <w:lang w:eastAsia="en-US"/>
              </w:rPr>
            </w:rPrChange>
          </w:rPr>
          <w:t xml:space="preserve"> рейтинг</w:t>
        </w:r>
      </w:ins>
      <w:ins w:id="459" w:author="Александр Гордеев" w:date="2020-03-03T13:12:00Z">
        <w:r w:rsidR="002470A0">
          <w:rPr>
            <w:rFonts w:ascii="Times New Roman" w:hAnsi="Times New Roman" w:cs="Times New Roman"/>
            <w:color w:val="000000"/>
            <w:sz w:val="28"/>
            <w:szCs w:val="28"/>
          </w:rPr>
          <w:t>ов</w:t>
        </w:r>
      </w:ins>
      <w:ins w:id="460" w:author="Александр Гордеев" w:date="2020-03-03T11:43:00Z">
        <w:r w:rsidRPr="00CF2726">
          <w:rPr>
            <w:rFonts w:ascii="Times New Roman" w:hAnsi="Times New Roman" w:cs="Times New Roman"/>
            <w:color w:val="000000"/>
            <w:sz w:val="28"/>
            <w:szCs w:val="28"/>
            <w:rPrChange w:id="461" w:author="Александр Гордеев" w:date="2020-03-03T11:44:00Z">
              <w:rPr>
                <w:rFonts w:ascii="Times New Roman" w:eastAsiaTheme="minorHAnsi" w:hAnsi="Times New Roman" w:cs="Times New Roman"/>
                <w:color w:val="000000"/>
                <w:sz w:val="23"/>
                <w:szCs w:val="23"/>
                <w:lang w:eastAsia="en-US"/>
              </w:rPr>
            </w:rPrChange>
          </w:rPr>
          <w:t>.</w:t>
        </w:r>
      </w:ins>
      <w:r w:rsidR="004F3E30">
        <w:rPr>
          <w:rStyle w:val="a9"/>
          <w:rFonts w:ascii="Times New Roman" w:hAnsi="Times New Roman" w:cs="Times New Roman"/>
          <w:color w:val="000000"/>
          <w:sz w:val="28"/>
          <w:szCs w:val="28"/>
        </w:rPr>
        <w:footnoteReference w:id="5"/>
      </w:r>
      <w:ins w:id="462" w:author="Александр Гордеев" w:date="2020-03-03T11:43:00Z">
        <w:r w:rsidRPr="00CF2726">
          <w:rPr>
            <w:rFonts w:ascii="Times New Roman" w:hAnsi="Times New Roman" w:cs="Times New Roman"/>
            <w:color w:val="000000"/>
            <w:sz w:val="28"/>
            <w:szCs w:val="28"/>
            <w:rPrChange w:id="463" w:author="Александр Гордеев" w:date="2020-03-03T11:44:00Z">
              <w:rPr>
                <w:rFonts w:ascii="Times New Roman" w:eastAsiaTheme="minorHAnsi" w:hAnsi="Times New Roman" w:cs="Times New Roman"/>
                <w:color w:val="000000"/>
                <w:sz w:val="23"/>
                <w:szCs w:val="23"/>
                <w:lang w:val="en-US" w:eastAsia="en-US"/>
              </w:rPr>
            </w:rPrChange>
          </w:rPr>
          <w:t xml:space="preserve"> </w:t>
        </w:r>
      </w:ins>
      <w:ins w:id="464" w:author="Александр Гордеев" w:date="2020-03-03T13:26:00Z">
        <w:r w:rsidR="006C20BD" w:rsidRPr="006C20BD">
          <w:rPr>
            <w:rFonts w:ascii="Times New Roman" w:hAnsi="Times New Roman" w:cs="Times New Roman"/>
            <w:color w:val="000000"/>
            <w:sz w:val="28"/>
            <w:szCs w:val="28"/>
            <w:rPrChange w:id="465" w:author="Александр Гордеев" w:date="2020-03-03T13:26:00Z">
              <w:rPr>
                <w:rFonts w:ascii="Times New Roman" w:hAnsi="Times New Roman" w:cs="Times New Roman"/>
                <w:color w:val="000000"/>
                <w:sz w:val="28"/>
                <w:szCs w:val="28"/>
                <w:lang w:val="en-US"/>
              </w:rPr>
            </w:rPrChange>
          </w:rPr>
          <w:t xml:space="preserve">Идея </w:t>
        </w:r>
        <w:r w:rsidR="006C20BD">
          <w:rPr>
            <w:rFonts w:ascii="Times New Roman" w:hAnsi="Times New Roman" w:cs="Times New Roman"/>
            <w:color w:val="000000"/>
            <w:sz w:val="28"/>
            <w:szCs w:val="28"/>
          </w:rPr>
          <w:t>составного</w:t>
        </w:r>
        <w:r w:rsidR="006C20BD" w:rsidRPr="006C20BD">
          <w:rPr>
            <w:rFonts w:ascii="Times New Roman" w:hAnsi="Times New Roman" w:cs="Times New Roman"/>
            <w:color w:val="000000"/>
            <w:sz w:val="28"/>
            <w:szCs w:val="28"/>
            <w:rPrChange w:id="466" w:author="Александр Гордеев" w:date="2020-03-03T13:26:00Z">
              <w:rPr>
                <w:rFonts w:ascii="Times New Roman" w:hAnsi="Times New Roman" w:cs="Times New Roman"/>
                <w:color w:val="000000"/>
                <w:sz w:val="28"/>
                <w:szCs w:val="28"/>
                <w:lang w:val="en-US"/>
              </w:rPr>
            </w:rPrChange>
          </w:rPr>
          <w:t xml:space="preserve"> рейтинга заключается в следующем: </w:t>
        </w:r>
      </w:ins>
      <w:r w:rsidR="004E2940">
        <w:rPr>
          <w:rFonts w:ascii="Times New Roman" w:hAnsi="Times New Roman" w:cs="Times New Roman"/>
          <w:color w:val="000000"/>
          <w:sz w:val="28"/>
          <w:szCs w:val="28"/>
        </w:rPr>
        <w:t>оценивается</w:t>
      </w:r>
      <w:ins w:id="467" w:author="Александр Гордеев" w:date="2020-03-03T13:26:00Z">
        <w:r w:rsidR="006C20BD" w:rsidRPr="006C20BD">
          <w:rPr>
            <w:rFonts w:ascii="Times New Roman" w:hAnsi="Times New Roman" w:cs="Times New Roman"/>
            <w:color w:val="000000"/>
            <w:sz w:val="28"/>
            <w:szCs w:val="28"/>
            <w:rPrChange w:id="468" w:author="Александр Гордеев" w:date="2020-03-03T13:26:00Z">
              <w:rPr>
                <w:rFonts w:ascii="Times New Roman" w:hAnsi="Times New Roman" w:cs="Times New Roman"/>
                <w:color w:val="000000"/>
                <w:sz w:val="28"/>
                <w:szCs w:val="28"/>
                <w:lang w:val="en-US"/>
              </w:rPr>
            </w:rPrChange>
          </w:rPr>
          <w:t xml:space="preserve"> </w:t>
        </w:r>
      </w:ins>
      <w:ins w:id="469" w:author="Александр Гордеев" w:date="2020-03-03T13:55:00Z">
        <w:r w:rsidR="002E3879">
          <w:rPr>
            <w:rFonts w:ascii="Times New Roman" w:hAnsi="Times New Roman" w:cs="Times New Roman"/>
            <w:color w:val="000000"/>
            <w:sz w:val="28"/>
            <w:szCs w:val="28"/>
          </w:rPr>
          <w:t>ранг объект</w:t>
        </w:r>
      </w:ins>
      <w:ins w:id="470" w:author="Александр Гордеев" w:date="2020-03-03T13:57:00Z">
        <w:r w:rsidR="002E3879">
          <w:rPr>
            <w:rFonts w:ascii="Times New Roman" w:hAnsi="Times New Roman" w:cs="Times New Roman"/>
            <w:color w:val="000000"/>
            <w:sz w:val="28"/>
            <w:szCs w:val="28"/>
          </w:rPr>
          <w:t>ов</w:t>
        </w:r>
      </w:ins>
      <w:ins w:id="471" w:author="Александр Гордеев" w:date="2020-03-03T13:56:00Z">
        <w:r w:rsidR="002E3879">
          <w:rPr>
            <w:rFonts w:ascii="Times New Roman" w:hAnsi="Times New Roman" w:cs="Times New Roman"/>
            <w:color w:val="000000"/>
            <w:sz w:val="28"/>
            <w:szCs w:val="28"/>
          </w:rPr>
          <w:t xml:space="preserve"> по каждому фактору отдельно, а затем на основе полученных значений </w:t>
        </w:r>
      </w:ins>
      <w:r w:rsidR="004E2940">
        <w:rPr>
          <w:rFonts w:ascii="Times New Roman" w:hAnsi="Times New Roman" w:cs="Times New Roman"/>
          <w:color w:val="000000"/>
          <w:sz w:val="28"/>
          <w:szCs w:val="28"/>
        </w:rPr>
        <w:t>вычисляется</w:t>
      </w:r>
      <w:ins w:id="472" w:author="Александр Гордеев" w:date="2020-03-03T13:56:00Z">
        <w:r w:rsidR="002E3879">
          <w:rPr>
            <w:rFonts w:ascii="Times New Roman" w:hAnsi="Times New Roman" w:cs="Times New Roman"/>
            <w:color w:val="000000"/>
            <w:sz w:val="28"/>
            <w:szCs w:val="28"/>
          </w:rPr>
          <w:t xml:space="preserve"> интегральный рейтинг.</w:t>
        </w:r>
      </w:ins>
      <w:ins w:id="473" w:author="Александр Гордеев" w:date="2020-03-03T13:26:00Z">
        <w:r w:rsidR="006C20BD" w:rsidRPr="006C20BD">
          <w:rPr>
            <w:rFonts w:ascii="Times New Roman" w:hAnsi="Times New Roman" w:cs="Times New Roman"/>
            <w:color w:val="000000"/>
            <w:sz w:val="28"/>
            <w:szCs w:val="28"/>
            <w:rPrChange w:id="474" w:author="Александр Гордеев" w:date="2020-03-03T13:26:00Z">
              <w:rPr>
                <w:rFonts w:ascii="Times New Roman" w:hAnsi="Times New Roman" w:cs="Times New Roman"/>
                <w:color w:val="000000"/>
                <w:sz w:val="28"/>
                <w:szCs w:val="28"/>
                <w:lang w:val="en-US"/>
              </w:rPr>
            </w:rPrChange>
          </w:rPr>
          <w:t xml:space="preserve"> Этот подход является комплексным, поскольку он дает нам возможность создавать динамический рейтинг. Для этого </w:t>
        </w:r>
      </w:ins>
      <w:r w:rsidR="004E2940">
        <w:rPr>
          <w:rFonts w:ascii="Times New Roman" w:hAnsi="Times New Roman" w:cs="Times New Roman"/>
          <w:color w:val="000000"/>
          <w:sz w:val="28"/>
          <w:szCs w:val="28"/>
        </w:rPr>
        <w:t>нужно</w:t>
      </w:r>
      <w:ins w:id="475" w:author="Александр Гордеев" w:date="2020-03-03T13:26:00Z">
        <w:r w:rsidR="006C20BD" w:rsidRPr="006C20BD">
          <w:rPr>
            <w:rFonts w:ascii="Times New Roman" w:hAnsi="Times New Roman" w:cs="Times New Roman"/>
            <w:color w:val="000000"/>
            <w:sz w:val="28"/>
            <w:szCs w:val="28"/>
            <w:rPrChange w:id="476" w:author="Александр Гордеев" w:date="2020-03-03T13:26:00Z">
              <w:rPr>
                <w:rFonts w:ascii="Times New Roman" w:hAnsi="Times New Roman" w:cs="Times New Roman"/>
                <w:color w:val="000000"/>
                <w:sz w:val="28"/>
                <w:szCs w:val="28"/>
                <w:lang w:val="en-US"/>
              </w:rPr>
            </w:rPrChange>
          </w:rPr>
          <w:t xml:space="preserve"> использовать </w:t>
        </w:r>
      </w:ins>
      <w:ins w:id="477" w:author="Александр Гордеев" w:date="2020-03-03T13:45:00Z">
        <w:r w:rsidR="008553FA">
          <w:rPr>
            <w:rFonts w:ascii="Times New Roman" w:hAnsi="Times New Roman" w:cs="Times New Roman"/>
            <w:color w:val="000000"/>
            <w:sz w:val="28"/>
            <w:szCs w:val="28"/>
          </w:rPr>
          <w:t xml:space="preserve">в </w:t>
        </w:r>
        <w:r w:rsidR="008553FA" w:rsidRPr="00556B47">
          <w:rPr>
            <w:rFonts w:ascii="Times New Roman" w:hAnsi="Times New Roman" w:cs="Times New Roman"/>
            <w:color w:val="000000"/>
            <w:sz w:val="28"/>
            <w:szCs w:val="28"/>
          </w:rPr>
          <w:t>рейтинговой модели</w:t>
        </w:r>
        <w:r w:rsidR="008553FA" w:rsidRPr="00854717">
          <w:rPr>
            <w:rFonts w:ascii="Times New Roman" w:hAnsi="Times New Roman" w:cs="Times New Roman"/>
            <w:color w:val="000000"/>
            <w:sz w:val="28"/>
            <w:szCs w:val="28"/>
          </w:rPr>
          <w:t xml:space="preserve"> </w:t>
        </w:r>
      </w:ins>
      <w:ins w:id="478" w:author="Александр Гордеев" w:date="2020-03-03T13:26:00Z">
        <w:r w:rsidR="006C20BD" w:rsidRPr="006C20BD">
          <w:rPr>
            <w:rFonts w:ascii="Times New Roman" w:hAnsi="Times New Roman" w:cs="Times New Roman"/>
            <w:color w:val="000000"/>
            <w:sz w:val="28"/>
            <w:szCs w:val="28"/>
            <w:rPrChange w:id="479" w:author="Александр Гордеев" w:date="2020-03-03T13:26:00Z">
              <w:rPr>
                <w:rFonts w:ascii="Times New Roman" w:hAnsi="Times New Roman" w:cs="Times New Roman"/>
                <w:color w:val="000000"/>
                <w:sz w:val="28"/>
                <w:szCs w:val="28"/>
                <w:lang w:val="en-US"/>
              </w:rPr>
            </w:rPrChange>
          </w:rPr>
          <w:t xml:space="preserve">не только текущие значения факторов, но и </w:t>
        </w:r>
      </w:ins>
      <w:ins w:id="480" w:author="Александр Гордеев" w:date="2020-03-03T13:46:00Z">
        <w:r w:rsidR="008553FA">
          <w:rPr>
            <w:rFonts w:ascii="Times New Roman" w:hAnsi="Times New Roman" w:cs="Times New Roman"/>
            <w:color w:val="000000"/>
            <w:sz w:val="28"/>
            <w:szCs w:val="28"/>
          </w:rPr>
          <w:t xml:space="preserve">их </w:t>
        </w:r>
      </w:ins>
      <w:ins w:id="481" w:author="Александр Гордеев" w:date="2020-03-03T13:45:00Z">
        <w:r w:rsidR="008553FA">
          <w:rPr>
            <w:rFonts w:ascii="Times New Roman" w:hAnsi="Times New Roman" w:cs="Times New Roman"/>
            <w:color w:val="000000"/>
            <w:sz w:val="28"/>
            <w:szCs w:val="28"/>
          </w:rPr>
          <w:t>предыдущие з</w:t>
        </w:r>
      </w:ins>
      <w:ins w:id="482" w:author="Александр Гордеев" w:date="2020-03-03T13:46:00Z">
        <w:r w:rsidR="008553FA">
          <w:rPr>
            <w:rFonts w:ascii="Times New Roman" w:hAnsi="Times New Roman" w:cs="Times New Roman"/>
            <w:color w:val="000000"/>
            <w:sz w:val="28"/>
            <w:szCs w:val="28"/>
          </w:rPr>
          <w:t>начения</w:t>
        </w:r>
      </w:ins>
      <w:ins w:id="483" w:author="Александр Гордеев" w:date="2020-03-03T13:26:00Z">
        <w:r w:rsidR="006C20BD" w:rsidRPr="006C20BD">
          <w:rPr>
            <w:rFonts w:ascii="Times New Roman" w:hAnsi="Times New Roman" w:cs="Times New Roman"/>
            <w:color w:val="000000"/>
            <w:sz w:val="28"/>
            <w:szCs w:val="28"/>
            <w:rPrChange w:id="484" w:author="Александр Гордеев" w:date="2020-03-03T13:26:00Z">
              <w:rPr>
                <w:rFonts w:ascii="Times New Roman" w:hAnsi="Times New Roman" w:cs="Times New Roman"/>
                <w:color w:val="000000"/>
                <w:sz w:val="28"/>
                <w:szCs w:val="28"/>
                <w:lang w:val="en-US"/>
              </w:rPr>
            </w:rPrChange>
          </w:rPr>
          <w:t xml:space="preserve">. </w:t>
        </w:r>
      </w:ins>
    </w:p>
    <w:p w14:paraId="269DA069" w14:textId="197472E7" w:rsidR="002E3879" w:rsidRDefault="002E3879" w:rsidP="006C20BD">
      <w:pPr>
        <w:autoSpaceDE w:val="0"/>
        <w:autoSpaceDN w:val="0"/>
        <w:adjustRightInd w:val="0"/>
        <w:spacing w:after="0" w:line="360" w:lineRule="auto"/>
        <w:ind w:firstLine="720"/>
        <w:jc w:val="both"/>
        <w:rPr>
          <w:rFonts w:ascii="Times New Roman" w:hAnsi="Times New Roman" w:cs="Times New Roman"/>
          <w:color w:val="000000"/>
          <w:sz w:val="28"/>
          <w:szCs w:val="28"/>
        </w:rPr>
      </w:pPr>
      <w:ins w:id="485" w:author="Александр Гордеев" w:date="2020-03-03T13:48:00Z">
        <w:r>
          <w:rPr>
            <w:rFonts w:ascii="Times New Roman" w:hAnsi="Times New Roman" w:cs="Times New Roman"/>
            <w:color w:val="000000"/>
            <w:sz w:val="28"/>
            <w:szCs w:val="28"/>
          </w:rPr>
          <w:t xml:space="preserve">В качестве примера можно привести реализацию типичного составного рейтинга. </w:t>
        </w:r>
      </w:ins>
      <w:ins w:id="486" w:author="Александр Гордеев" w:date="2020-03-03T13:52:00Z">
        <w:r>
          <w:rPr>
            <w:rFonts w:ascii="Times New Roman" w:hAnsi="Times New Roman" w:cs="Times New Roman"/>
            <w:color w:val="000000"/>
            <w:sz w:val="28"/>
            <w:szCs w:val="28"/>
          </w:rPr>
          <w:t xml:space="preserve">В первую очередь </w:t>
        </w:r>
      </w:ins>
      <w:ins w:id="487" w:author="Александр Гордеев" w:date="2020-03-03T13:54:00Z">
        <w:r>
          <w:rPr>
            <w:rFonts w:ascii="Times New Roman" w:hAnsi="Times New Roman" w:cs="Times New Roman"/>
            <w:color w:val="000000"/>
            <w:sz w:val="28"/>
            <w:szCs w:val="28"/>
          </w:rPr>
          <w:t>осуществляется</w:t>
        </w:r>
      </w:ins>
      <w:ins w:id="488" w:author="Александр Гордеев" w:date="2020-03-03T13:52:00Z">
        <w:r>
          <w:rPr>
            <w:rFonts w:ascii="Times New Roman" w:hAnsi="Times New Roman" w:cs="Times New Roman"/>
            <w:color w:val="000000"/>
            <w:sz w:val="28"/>
            <w:szCs w:val="28"/>
          </w:rPr>
          <w:t xml:space="preserve"> </w:t>
        </w:r>
      </w:ins>
      <w:ins w:id="489" w:author="Александр Гордеев" w:date="2020-03-03T13:53:00Z">
        <w:r>
          <w:rPr>
            <w:rFonts w:ascii="Times New Roman" w:hAnsi="Times New Roman" w:cs="Times New Roman"/>
            <w:color w:val="000000"/>
            <w:sz w:val="28"/>
            <w:szCs w:val="28"/>
          </w:rPr>
          <w:t xml:space="preserve">процесс вычисления </w:t>
        </w:r>
      </w:ins>
      <w:ins w:id="490" w:author="Александр Гордеев" w:date="2020-03-03T13:54:00Z">
        <w:r>
          <w:rPr>
            <w:rFonts w:ascii="Times New Roman" w:hAnsi="Times New Roman" w:cs="Times New Roman"/>
            <w:color w:val="000000"/>
            <w:sz w:val="28"/>
            <w:szCs w:val="28"/>
          </w:rPr>
          <w:t>следующей</w:t>
        </w:r>
      </w:ins>
      <w:ins w:id="491" w:author="Александр Гордеев" w:date="2020-03-03T13:53:00Z">
        <w:r>
          <w:rPr>
            <w:rFonts w:ascii="Times New Roman" w:hAnsi="Times New Roman" w:cs="Times New Roman"/>
            <w:color w:val="000000"/>
            <w:sz w:val="28"/>
            <w:szCs w:val="28"/>
          </w:rPr>
          <w:t xml:space="preserve"> величины</w:t>
        </w:r>
      </w:ins>
      <w:ins w:id="492" w:author="Александр Гордеев" w:date="2020-03-03T13:54:00Z">
        <w:r>
          <w:rPr>
            <w:rFonts w:ascii="Times New Roman" w:hAnsi="Times New Roman" w:cs="Times New Roman"/>
            <w:color w:val="000000"/>
            <w:sz w:val="28"/>
            <w:szCs w:val="28"/>
          </w:rPr>
          <w:t>:</w:t>
        </w:r>
      </w:ins>
    </w:p>
    <w:p w14:paraId="4BCDC252" w14:textId="77777777" w:rsidR="00AE3DE5" w:rsidRDefault="000B7FD5" w:rsidP="00AE3DE5">
      <w:pPr>
        <w:autoSpaceDE w:val="0"/>
        <w:autoSpaceDN w:val="0"/>
        <w:adjustRightInd w:val="0"/>
        <w:spacing w:after="0" w:line="360" w:lineRule="auto"/>
        <w:ind w:firstLine="720"/>
        <w:jc w:val="both"/>
        <w:rPr>
          <w:rFonts w:ascii="Times New Roman" w:hAnsi="Times New Roman" w:cs="Times New Roman"/>
          <w:color w:val="000000"/>
          <w:sz w:val="28"/>
          <w:szCs w:val="28"/>
        </w:rPr>
      </w:pPr>
      <m:oMathPara>
        <m:oMath>
          <m:r>
            <w:rPr>
              <w:rFonts w:ascii="Cambria Math" w:hAnsi="Cambria Math" w:cs="Times New Roman"/>
              <w:color w:val="000000"/>
              <w:sz w:val="28"/>
              <w:szCs w:val="28"/>
            </w:rPr>
            <w:lastRenderedPageBreak/>
            <m:t>D</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k,j</m:t>
                  </m:r>
                </m:sub>
              </m:sSub>
            </m:e>
          </m:d>
          <m:r>
            <w:rPr>
              <w:rFonts w:ascii="Cambria Math" w:hAnsi="Cambria Math" w:cs="Times New Roman"/>
              <w:color w:val="000000"/>
              <w:sz w:val="28"/>
              <w:szCs w:val="28"/>
            </w:rPr>
            <m:t xml:space="preserve">= </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2</m:t>
              </m:r>
            </m:num>
            <m:den>
              <m:r>
                <w:rPr>
                  <w:rFonts w:ascii="Cambria Math" w:hAnsi="Cambria Math" w:cs="Times New Roman"/>
                  <w:color w:val="000000"/>
                  <w:sz w:val="28"/>
                  <w:szCs w:val="28"/>
                </w:rPr>
                <m:t>13</m:t>
              </m:r>
            </m:den>
          </m:f>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t=1</m:t>
              </m:r>
            </m:sub>
            <m:sup>
              <m:r>
                <w:rPr>
                  <w:rFonts w:ascii="Cambria Math" w:hAnsi="Cambria Math" w:cs="Times New Roman"/>
                  <w:color w:val="000000"/>
                  <w:sz w:val="28"/>
                  <w:szCs w:val="28"/>
                </w:rPr>
                <m:t>12</m:t>
              </m:r>
            </m:sup>
            <m:e>
              <m:f>
                <m:fPr>
                  <m:ctrlPr>
                    <w:rPr>
                      <w:rFonts w:ascii="Cambria Math" w:hAnsi="Cambria Math" w:cs="Times New Roman"/>
                      <w:i/>
                      <w:color w:val="000000"/>
                      <w:sz w:val="28"/>
                      <w:szCs w:val="28"/>
                    </w:rPr>
                  </m:ctrlPr>
                </m:fPr>
                <m:num>
                  <m:r>
                    <w:rPr>
                      <w:rFonts w:ascii="Cambria Math" w:hAnsi="Cambria Math" w:cs="Times New Roman"/>
                      <w:color w:val="000000"/>
                      <w:sz w:val="28"/>
                      <w:szCs w:val="28"/>
                    </w:rPr>
                    <m:t>t</m:t>
                  </m:r>
                </m:num>
                <m:den>
                  <m:r>
                    <w:rPr>
                      <w:rFonts w:ascii="Cambria Math" w:hAnsi="Cambria Math" w:cs="Times New Roman"/>
                      <w:color w:val="000000"/>
                      <w:sz w:val="28"/>
                      <w:szCs w:val="28"/>
                    </w:rPr>
                    <m:t>12</m:t>
                  </m:r>
                </m:den>
              </m:f>
              <m:f>
                <m:fPr>
                  <m:ctrlPr>
                    <w:rPr>
                      <w:rFonts w:ascii="Cambria Math" w:hAnsi="Cambria Math" w:cs="Times New Roman"/>
                      <w:i/>
                      <w:color w:val="000000"/>
                      <w:sz w:val="28"/>
                      <w:szCs w:val="28"/>
                    </w:rPr>
                  </m:ctrlPr>
                </m:fPr>
                <m:num>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x</m:t>
                      </m:r>
                    </m:e>
                    <m:sub>
                      <m:r>
                        <w:rPr>
                          <w:rFonts w:ascii="Cambria Math" w:hAnsi="Cambria Math" w:cs="Times New Roman"/>
                          <w:color w:val="000000"/>
                          <w:sz w:val="28"/>
                          <w:szCs w:val="28"/>
                        </w:rPr>
                        <m:t>k,j</m:t>
                      </m:r>
                    </m:sub>
                    <m:sup>
                      <m:r>
                        <w:rPr>
                          <w:rFonts w:ascii="Cambria Math" w:hAnsi="Cambria Math" w:cs="Times New Roman"/>
                          <w:color w:val="000000"/>
                          <w:sz w:val="28"/>
                          <w:szCs w:val="28"/>
                        </w:rPr>
                        <m:t>t</m:t>
                      </m:r>
                    </m:sup>
                  </m:sSubSup>
                </m:num>
                <m:den>
                  <m:nary>
                    <m:naryPr>
                      <m:chr m:val="∑"/>
                      <m:limLoc m:val="subSup"/>
                      <m:ctrlPr>
                        <w:rPr>
                          <w:rFonts w:ascii="Cambria Math" w:hAnsi="Cambria Math" w:cs="Times New Roman"/>
                          <w:i/>
                          <w:color w:val="000000"/>
                          <w:sz w:val="28"/>
                          <w:szCs w:val="28"/>
                        </w:rPr>
                      </m:ctrlPr>
                    </m:naryPr>
                    <m:sub>
                      <m:r>
                        <w:rPr>
                          <w:rFonts w:ascii="Cambria Math" w:hAnsi="Cambria Math" w:cs="Times New Roman"/>
                          <w:color w:val="000000"/>
                          <w:sz w:val="28"/>
                          <w:szCs w:val="28"/>
                        </w:rPr>
                        <m:t>i=1</m:t>
                      </m:r>
                    </m:sub>
                    <m:sup>
                      <m:r>
                        <w:rPr>
                          <w:rFonts w:ascii="Cambria Math" w:hAnsi="Cambria Math" w:cs="Times New Roman"/>
                          <w:color w:val="000000"/>
                          <w:sz w:val="28"/>
                          <w:szCs w:val="28"/>
                        </w:rPr>
                        <m:t>N</m:t>
                      </m:r>
                    </m:sup>
                    <m:e>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x</m:t>
                          </m:r>
                        </m:e>
                        <m:sub>
                          <m:r>
                            <w:rPr>
                              <w:rFonts w:ascii="Cambria Math" w:hAnsi="Cambria Math" w:cs="Times New Roman"/>
                              <w:color w:val="000000"/>
                              <w:sz w:val="28"/>
                              <w:szCs w:val="28"/>
                            </w:rPr>
                            <m:t>i,j</m:t>
                          </m:r>
                        </m:sub>
                        <m:sup>
                          <m:r>
                            <w:rPr>
                              <w:rFonts w:ascii="Cambria Math" w:hAnsi="Cambria Math" w:cs="Times New Roman"/>
                              <w:color w:val="000000"/>
                              <w:sz w:val="28"/>
                              <w:szCs w:val="28"/>
                            </w:rPr>
                            <m:t>t</m:t>
                          </m:r>
                        </m:sup>
                      </m:sSubSup>
                    </m:e>
                  </m:nary>
                </m:den>
              </m:f>
            </m:e>
          </m:nary>
        </m:oMath>
      </m:oMathPara>
    </w:p>
    <w:p w14:paraId="3675EB86" w14:textId="2A7B4387" w:rsidR="002E3879" w:rsidRPr="00AE3DE5" w:rsidRDefault="00AE3DE5" w:rsidP="00AE3DE5">
      <w:pPr>
        <w:autoSpaceDE w:val="0"/>
        <w:autoSpaceDN w:val="0"/>
        <w:adjustRightInd w:val="0"/>
        <w:spacing w:after="0" w:line="360" w:lineRule="auto"/>
        <w:ind w:firstLine="720"/>
        <w:jc w:val="both"/>
        <w:rPr>
          <w:rFonts w:ascii="Times New Roman" w:hAnsi="Times New Roman" w:cs="Times New Roman"/>
          <w:color w:val="000000"/>
          <w:sz w:val="28"/>
          <w:szCs w:val="28"/>
        </w:rPr>
      </w:pPr>
      <m:oMath>
        <m:r>
          <w:rPr>
            <w:rFonts w:ascii="Cambria Math" w:hAnsi="Cambria Math" w:cs="Times New Roman"/>
            <w:color w:val="000000"/>
            <w:sz w:val="28"/>
            <w:szCs w:val="28"/>
          </w:rPr>
          <m:t>D</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k,j</m:t>
                </m:r>
              </m:sub>
            </m:sSub>
          </m:e>
        </m:d>
      </m:oMath>
      <w:r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модифицированное значение фактора </w:t>
      </w:r>
      <w:r>
        <w:rPr>
          <w:rFonts w:ascii="Times New Roman" w:hAnsi="Times New Roman" w:cs="Times New Roman"/>
          <w:color w:val="000000"/>
          <w:sz w:val="28"/>
          <w:szCs w:val="28"/>
          <w:lang w:val="en-US"/>
        </w:rPr>
        <w:t>j</w:t>
      </w:r>
      <w:r>
        <w:rPr>
          <w:rFonts w:ascii="Times New Roman" w:hAnsi="Times New Roman" w:cs="Times New Roman"/>
          <w:color w:val="000000"/>
          <w:sz w:val="28"/>
          <w:szCs w:val="28"/>
        </w:rPr>
        <w:t xml:space="preserve"> на объекте</w:t>
      </w:r>
      <w:r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w:t>
      </w:r>
    </w:p>
    <w:p w14:paraId="3B9D7555" w14:textId="22E79CE8" w:rsidR="00AE3DE5" w:rsidRPr="00AE3DE5" w:rsidRDefault="00AE3DE5" w:rsidP="00AE3DE5">
      <w:pPr>
        <w:autoSpaceDE w:val="0"/>
        <w:autoSpaceDN w:val="0"/>
        <w:adjustRightInd w:val="0"/>
        <w:spacing w:after="0" w:line="360" w:lineRule="auto"/>
        <w:rPr>
          <w:ins w:id="493" w:author="Александр Гордеев" w:date="2020-03-03T13:57:00Z"/>
          <w:rFonts w:ascii="Times New Roman" w:hAnsi="Times New Roman" w:cs="Times New Roman"/>
          <w:color w:val="000000"/>
          <w:sz w:val="28"/>
          <w:szCs w:val="28"/>
        </w:rPr>
      </w:pPr>
      <w:r w:rsidRPr="00AE3DE5">
        <w:rPr>
          <w:rFonts w:ascii="Times New Roman" w:hAnsi="Times New Roman" w:cs="Times New Roman"/>
          <w:color w:val="000000"/>
          <w:sz w:val="28"/>
          <w:szCs w:val="28"/>
        </w:rPr>
        <w:tab/>
      </w:r>
      <m:oMath>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x</m:t>
            </m:r>
          </m:e>
          <m:sub>
            <m:r>
              <w:rPr>
                <w:rFonts w:ascii="Cambria Math" w:hAnsi="Cambria Math" w:cs="Times New Roman"/>
                <w:color w:val="000000"/>
                <w:sz w:val="28"/>
                <w:szCs w:val="28"/>
              </w:rPr>
              <m:t>k,j</m:t>
            </m:r>
          </m:sub>
          <m:sup>
            <m:r>
              <w:rPr>
                <w:rFonts w:ascii="Cambria Math" w:hAnsi="Cambria Math" w:cs="Times New Roman"/>
                <w:color w:val="000000"/>
                <w:sz w:val="28"/>
                <w:szCs w:val="28"/>
              </w:rPr>
              <m:t>t</m:t>
            </m:r>
          </m:sup>
        </m:sSubSup>
      </m:oMath>
      <w:r>
        <w:rPr>
          <w:rFonts w:ascii="Times New Roman" w:hAnsi="Times New Roman" w:cs="Times New Roman"/>
          <w:color w:val="000000"/>
          <w:sz w:val="28"/>
          <w:szCs w:val="28"/>
        </w:rPr>
        <w:t xml:space="preserve"> – значение фактора</w:t>
      </w:r>
      <w:r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w:t>
      </w:r>
      <w:r>
        <w:rPr>
          <w:rFonts w:ascii="Times New Roman" w:hAnsi="Times New Roman" w:cs="Times New Roman"/>
          <w:color w:val="000000"/>
          <w:sz w:val="28"/>
          <w:szCs w:val="28"/>
        </w:rPr>
        <w:t xml:space="preserve"> на объекте</w:t>
      </w:r>
      <w:r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w:t>
      </w:r>
      <w:r>
        <w:rPr>
          <w:rFonts w:ascii="Times New Roman" w:hAnsi="Times New Roman" w:cs="Times New Roman"/>
          <w:color w:val="000000"/>
          <w:sz w:val="28"/>
          <w:szCs w:val="28"/>
        </w:rPr>
        <w:t xml:space="preserve"> в момент времени </w:t>
      </w:r>
      <w:r>
        <w:rPr>
          <w:rFonts w:ascii="Times New Roman" w:hAnsi="Times New Roman" w:cs="Times New Roman"/>
          <w:color w:val="000000"/>
          <w:sz w:val="28"/>
          <w:szCs w:val="28"/>
          <w:lang w:val="en-US"/>
        </w:rPr>
        <w:t>t</w:t>
      </w:r>
    </w:p>
    <w:p w14:paraId="0838A483" w14:textId="51F32411" w:rsidR="009362E8" w:rsidRDefault="009362E8" w:rsidP="009362E8">
      <w:pPr>
        <w:autoSpaceDE w:val="0"/>
        <w:autoSpaceDN w:val="0"/>
        <w:adjustRightInd w:val="0"/>
        <w:spacing w:after="0" w:line="360" w:lineRule="auto"/>
        <w:ind w:firstLine="720"/>
        <w:jc w:val="both"/>
        <w:rPr>
          <w:ins w:id="494" w:author="Александр Гордеев" w:date="2020-03-03T14:03:00Z"/>
          <w:rFonts w:ascii="Times New Roman" w:hAnsi="Times New Roman" w:cs="Times New Roman"/>
          <w:color w:val="000000"/>
          <w:sz w:val="28"/>
          <w:szCs w:val="28"/>
        </w:rPr>
      </w:pPr>
      <w:ins w:id="495" w:author="Александр Гордеев" w:date="2020-03-03T14:00:00Z">
        <w:r>
          <w:rPr>
            <w:rFonts w:ascii="Times New Roman" w:hAnsi="Times New Roman" w:cs="Times New Roman"/>
            <w:color w:val="000000"/>
            <w:sz w:val="28"/>
            <w:szCs w:val="28"/>
          </w:rPr>
          <w:t>Полученная величина</w:t>
        </w:r>
      </w:ins>
      <w:ins w:id="496" w:author="Александр Гордеев" w:date="2020-03-03T13:59:00Z">
        <w:r>
          <w:rPr>
            <w:rFonts w:ascii="Times New Roman" w:hAnsi="Times New Roman" w:cs="Times New Roman"/>
            <w:color w:val="000000"/>
            <w:sz w:val="28"/>
            <w:szCs w:val="28"/>
          </w:rPr>
          <w:t xml:space="preserve"> </w:t>
        </w:r>
      </w:ins>
      <w:ins w:id="497" w:author="Александр Гордеев" w:date="2020-03-03T14:00:00Z">
        <w:r>
          <w:rPr>
            <w:rFonts w:ascii="Times New Roman" w:hAnsi="Times New Roman" w:cs="Times New Roman"/>
            <w:color w:val="000000"/>
            <w:sz w:val="28"/>
            <w:szCs w:val="28"/>
          </w:rPr>
          <w:t>у</w:t>
        </w:r>
      </w:ins>
      <w:ins w:id="498" w:author="Александр Гордеев" w:date="2020-03-03T13:59:00Z">
        <w:r>
          <w:rPr>
            <w:rFonts w:ascii="Times New Roman" w:hAnsi="Times New Roman" w:cs="Times New Roman"/>
            <w:color w:val="000000"/>
            <w:sz w:val="28"/>
            <w:szCs w:val="28"/>
          </w:rPr>
          <w:t xml:space="preserve">читывает влияние значений фактора </w:t>
        </w:r>
      </w:ins>
      <w:ins w:id="499" w:author="Александр Гордеев" w:date="2020-03-03T14:00:00Z">
        <w:r>
          <w:rPr>
            <w:rFonts w:ascii="Times New Roman" w:hAnsi="Times New Roman" w:cs="Times New Roman"/>
            <w:color w:val="000000"/>
            <w:sz w:val="28"/>
            <w:szCs w:val="28"/>
            <w:lang w:val="en-US"/>
          </w:rPr>
          <w:t>j</w:t>
        </w:r>
        <w:r w:rsidRPr="009362E8">
          <w:rPr>
            <w:rFonts w:ascii="Times New Roman" w:hAnsi="Times New Roman" w:cs="Times New Roman"/>
            <w:color w:val="000000"/>
            <w:sz w:val="28"/>
            <w:szCs w:val="28"/>
            <w:rPrChange w:id="500" w:author="Александр Гордеев" w:date="2020-03-03T14:00:00Z">
              <w:rPr>
                <w:rFonts w:ascii="Times New Roman" w:hAnsi="Times New Roman" w:cs="Times New Roman"/>
                <w:color w:val="000000"/>
                <w:sz w:val="28"/>
                <w:szCs w:val="28"/>
                <w:lang w:val="en-US"/>
              </w:rPr>
            </w:rPrChange>
          </w:rPr>
          <w:t xml:space="preserve"> </w:t>
        </w:r>
      </w:ins>
      <w:ins w:id="501" w:author="Александр Гордеев" w:date="2020-03-03T14:01:00Z">
        <w:r>
          <w:rPr>
            <w:rFonts w:ascii="Times New Roman" w:hAnsi="Times New Roman" w:cs="Times New Roman"/>
            <w:color w:val="000000"/>
            <w:sz w:val="28"/>
            <w:szCs w:val="28"/>
          </w:rPr>
          <w:t>в периоды, предшествующие исследованию</w:t>
        </w:r>
      </w:ins>
      <w:ins w:id="502" w:author="Александр Гордеев" w:date="2020-03-03T13:59:00Z">
        <w:r>
          <w:rPr>
            <w:rFonts w:ascii="Times New Roman" w:hAnsi="Times New Roman" w:cs="Times New Roman"/>
            <w:color w:val="000000"/>
            <w:sz w:val="28"/>
            <w:szCs w:val="28"/>
          </w:rPr>
          <w:t>, а также определяет место об</w:t>
        </w:r>
      </w:ins>
      <w:ins w:id="503" w:author="Александр Гордеев" w:date="2020-03-03T14:00:00Z">
        <w:r>
          <w:rPr>
            <w:rFonts w:ascii="Times New Roman" w:hAnsi="Times New Roman" w:cs="Times New Roman"/>
            <w:color w:val="000000"/>
            <w:sz w:val="28"/>
            <w:szCs w:val="28"/>
          </w:rPr>
          <w:t xml:space="preserve">ъекта </w:t>
        </w:r>
      </w:ins>
      <w:proofErr w:type="spellStart"/>
      <w:ins w:id="504" w:author="Александр Гордеев" w:date="2020-03-03T14:01:00Z">
        <w:r>
          <w:rPr>
            <w:rFonts w:ascii="Times New Roman" w:hAnsi="Times New Roman" w:cs="Times New Roman"/>
            <w:color w:val="000000"/>
            <w:sz w:val="28"/>
            <w:szCs w:val="28"/>
            <w:lang w:val="en-US"/>
          </w:rPr>
          <w:t>i</w:t>
        </w:r>
      </w:ins>
      <w:proofErr w:type="spellEnd"/>
      <w:ins w:id="505" w:author="Александр Гордеев" w:date="2020-03-03T14:00:00Z">
        <w:r w:rsidRPr="009362E8">
          <w:rPr>
            <w:rFonts w:ascii="Times New Roman" w:hAnsi="Times New Roman" w:cs="Times New Roman"/>
            <w:color w:val="000000"/>
            <w:sz w:val="28"/>
            <w:szCs w:val="28"/>
            <w:rPrChange w:id="506" w:author="Александр Гордеев" w:date="2020-03-03T14:00:00Z">
              <w:rPr>
                <w:rFonts w:ascii="Times New Roman" w:hAnsi="Times New Roman" w:cs="Times New Roman"/>
                <w:color w:val="000000"/>
                <w:sz w:val="28"/>
                <w:szCs w:val="28"/>
                <w:lang w:val="en-US"/>
              </w:rPr>
            </w:rPrChange>
          </w:rPr>
          <w:t xml:space="preserve"> </w:t>
        </w:r>
        <w:r>
          <w:rPr>
            <w:rFonts w:ascii="Times New Roman" w:hAnsi="Times New Roman" w:cs="Times New Roman"/>
            <w:color w:val="000000"/>
            <w:sz w:val="28"/>
            <w:szCs w:val="28"/>
          </w:rPr>
          <w:t xml:space="preserve">среди иных объектов ранговой системы по фактору </w:t>
        </w:r>
        <w:r>
          <w:rPr>
            <w:rFonts w:ascii="Times New Roman" w:hAnsi="Times New Roman" w:cs="Times New Roman"/>
            <w:color w:val="000000"/>
            <w:sz w:val="28"/>
            <w:szCs w:val="28"/>
            <w:lang w:val="en-US"/>
          </w:rPr>
          <w:t>j</w:t>
        </w:r>
      </w:ins>
      <w:ins w:id="507" w:author="Александр Гордеев" w:date="2020-03-03T14:01:00Z">
        <w:r>
          <w:rPr>
            <w:rFonts w:ascii="Times New Roman" w:hAnsi="Times New Roman" w:cs="Times New Roman"/>
            <w:color w:val="000000"/>
            <w:sz w:val="28"/>
            <w:szCs w:val="28"/>
          </w:rPr>
          <w:t>.</w:t>
        </w:r>
      </w:ins>
      <w:ins w:id="508" w:author="Александр Гордеев" w:date="2020-03-03T14:03:00Z">
        <w:r w:rsidRPr="009362E8">
          <w:rPr>
            <w:rFonts w:ascii="Times New Roman" w:hAnsi="Times New Roman" w:cs="Times New Roman"/>
            <w:color w:val="000000"/>
            <w:sz w:val="28"/>
            <w:szCs w:val="28"/>
            <w:rPrChange w:id="509" w:author="Александр Гордеев" w:date="2020-03-03T14:03:00Z">
              <w:rPr>
                <w:rFonts w:ascii="Times New Roman" w:hAnsi="Times New Roman" w:cs="Times New Roman"/>
                <w:color w:val="000000"/>
                <w:sz w:val="28"/>
                <w:szCs w:val="28"/>
                <w:lang w:val="en-US"/>
              </w:rPr>
            </w:rPrChange>
          </w:rPr>
          <w:t xml:space="preserve"> </w:t>
        </w:r>
      </w:ins>
    </w:p>
    <w:p w14:paraId="4E6F0CD6" w14:textId="7F54721C" w:rsidR="00854717" w:rsidRDefault="009362E8" w:rsidP="009362E8">
      <w:pPr>
        <w:autoSpaceDE w:val="0"/>
        <w:autoSpaceDN w:val="0"/>
        <w:adjustRightInd w:val="0"/>
        <w:spacing w:after="0" w:line="360" w:lineRule="auto"/>
        <w:ind w:firstLine="720"/>
        <w:jc w:val="both"/>
        <w:rPr>
          <w:ins w:id="510" w:author="Александр Гордеев" w:date="2020-03-03T14:07:00Z"/>
          <w:rFonts w:ascii="Times New Roman" w:hAnsi="Times New Roman" w:cs="Times New Roman"/>
          <w:color w:val="000000"/>
          <w:sz w:val="28"/>
          <w:szCs w:val="28"/>
        </w:rPr>
      </w:pPr>
      <w:ins w:id="511" w:author="Александр Гордеев" w:date="2020-03-03T14:03:00Z">
        <w:r>
          <w:rPr>
            <w:rFonts w:ascii="Times New Roman" w:hAnsi="Times New Roman" w:cs="Times New Roman"/>
            <w:color w:val="000000"/>
            <w:sz w:val="28"/>
            <w:szCs w:val="28"/>
          </w:rPr>
          <w:t xml:space="preserve">Далее для каждого объекта выборки складываем </w:t>
        </w:r>
      </w:ins>
      <w:ins w:id="512" w:author="Александр Гордеев" w:date="2020-03-03T14:04:00Z">
        <w:r>
          <w:rPr>
            <w:rFonts w:ascii="Times New Roman" w:hAnsi="Times New Roman" w:cs="Times New Roman"/>
            <w:color w:val="000000"/>
            <w:sz w:val="28"/>
            <w:szCs w:val="28"/>
          </w:rPr>
          <w:t xml:space="preserve">модифицированные значения факторов </w:t>
        </w:r>
        <w:r>
          <w:rPr>
            <w:rFonts w:ascii="Times New Roman" w:hAnsi="Times New Roman" w:cs="Times New Roman"/>
            <w:color w:val="000000"/>
            <w:sz w:val="28"/>
            <w:szCs w:val="28"/>
            <w:lang w:val="en-US"/>
          </w:rPr>
          <w:t>D</w:t>
        </w:r>
      </w:ins>
      <w:ins w:id="513" w:author="Александр Гордеев" w:date="2020-03-03T14:05:00Z">
        <w:r>
          <w:rPr>
            <w:rFonts w:ascii="Times New Roman" w:hAnsi="Times New Roman" w:cs="Times New Roman"/>
            <w:color w:val="000000"/>
            <w:sz w:val="28"/>
            <w:szCs w:val="28"/>
          </w:rPr>
          <w:t xml:space="preserve"> и </w:t>
        </w:r>
      </w:ins>
      <w:r w:rsidR="004E2940">
        <w:rPr>
          <w:rFonts w:ascii="Times New Roman" w:hAnsi="Times New Roman" w:cs="Times New Roman"/>
          <w:color w:val="000000"/>
          <w:sz w:val="28"/>
          <w:szCs w:val="28"/>
        </w:rPr>
        <w:t>получается</w:t>
      </w:r>
      <w:ins w:id="514" w:author="Александр Гордеев" w:date="2020-03-03T14:05:00Z">
        <w:r>
          <w:rPr>
            <w:rFonts w:ascii="Times New Roman" w:hAnsi="Times New Roman" w:cs="Times New Roman"/>
            <w:color w:val="000000"/>
            <w:sz w:val="28"/>
            <w:szCs w:val="28"/>
          </w:rPr>
          <w:t xml:space="preserve"> вектор </w:t>
        </w:r>
      </w:ins>
      <w:r w:rsidR="000B7FD5">
        <w:rPr>
          <w:rFonts w:ascii="Times New Roman" w:hAnsi="Times New Roman" w:cs="Times New Roman"/>
          <w:color w:val="000000"/>
          <w:sz w:val="28"/>
          <w:szCs w:val="28"/>
        </w:rPr>
        <w:t>интегральных показателей</w:t>
      </w:r>
      <w:ins w:id="515" w:author="Александр Гордеев" w:date="2020-03-03T14:07:00Z">
        <w:r w:rsidR="00854717">
          <w:rPr>
            <w:rFonts w:ascii="Times New Roman" w:hAnsi="Times New Roman" w:cs="Times New Roman"/>
            <w:color w:val="000000"/>
            <w:sz w:val="28"/>
            <w:szCs w:val="28"/>
          </w:rPr>
          <w:t>:</w:t>
        </w:r>
      </w:ins>
    </w:p>
    <w:p w14:paraId="516BAF27" w14:textId="77777777" w:rsidR="00AE3DE5" w:rsidRPr="00AE3DE5" w:rsidRDefault="00692DE5" w:rsidP="00AE3DE5">
      <w:pPr>
        <w:autoSpaceDE w:val="0"/>
        <w:autoSpaceDN w:val="0"/>
        <w:adjustRightInd w:val="0"/>
        <w:spacing w:after="0" w:line="360" w:lineRule="auto"/>
        <w:ind w:firstLine="720"/>
        <w:jc w:val="center"/>
        <w:rPr>
          <w:rFonts w:ascii="Times New Roman"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Int</m:t>
              </m:r>
            </m:e>
            <m:sub>
              <m:r>
                <w:rPr>
                  <w:rFonts w:ascii="Cambria Math" w:hAnsi="Cambria Math" w:cs="Times New Roman"/>
                  <w:color w:val="000000"/>
                  <w:sz w:val="28"/>
                  <w:szCs w:val="28"/>
                </w:rPr>
                <m:t>k</m:t>
              </m:r>
            </m:sub>
          </m:sSub>
          <m:r>
            <w:rPr>
              <w:rFonts w:ascii="Cambria Math" w:hAnsi="Cambria Math" w:cs="Times New Roman"/>
              <w:color w:val="000000"/>
              <w:sz w:val="28"/>
              <w:szCs w:val="28"/>
            </w:rPr>
            <m:t xml:space="preserve">= </m:t>
          </m:r>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j=1</m:t>
              </m:r>
            </m:sub>
            <m:sup>
              <m:r>
                <w:rPr>
                  <w:rFonts w:ascii="Cambria Math" w:hAnsi="Cambria Math" w:cs="Times New Roman"/>
                  <w:color w:val="000000"/>
                  <w:sz w:val="28"/>
                  <w:szCs w:val="28"/>
                </w:rPr>
                <m:t>L</m:t>
              </m:r>
            </m:sup>
            <m:e>
              <m:r>
                <w:rPr>
                  <w:rFonts w:ascii="Cambria Math" w:hAnsi="Cambria Math" w:cs="Times New Roman"/>
                  <w:color w:val="000000"/>
                  <w:sz w:val="28"/>
                  <w:szCs w:val="28"/>
                </w:rPr>
                <m:t>D(</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k,j</m:t>
                  </m:r>
                </m:sub>
              </m:sSub>
              <m:r>
                <w:rPr>
                  <w:rFonts w:ascii="Cambria Math" w:hAnsi="Cambria Math" w:cs="Times New Roman"/>
                  <w:color w:val="000000"/>
                  <w:sz w:val="28"/>
                  <w:szCs w:val="28"/>
                </w:rPr>
                <m:t>)</m:t>
              </m:r>
            </m:e>
          </m:nary>
        </m:oMath>
      </m:oMathPara>
    </w:p>
    <w:p w14:paraId="37719EB0" w14:textId="36241FE0" w:rsidR="00AE3DE5" w:rsidRPr="00AE3DE5" w:rsidRDefault="00692DE5" w:rsidP="00AE3DE5">
      <w:pPr>
        <w:autoSpaceDE w:val="0"/>
        <w:autoSpaceDN w:val="0"/>
        <w:adjustRightInd w:val="0"/>
        <w:spacing w:after="0" w:line="360" w:lineRule="auto"/>
        <w:ind w:firstLine="720"/>
        <w:jc w:val="both"/>
        <w:rPr>
          <w:ins w:id="516" w:author="Александр Гордеев" w:date="2020-03-03T14:08:00Z"/>
          <w:rFonts w:ascii="Times New Roman" w:hAnsi="Times New Roman" w:cs="Times New Roman"/>
          <w:color w:val="000000"/>
          <w:sz w:val="28"/>
          <w:szCs w:val="28"/>
          <w:rPrChange w:id="517" w:author="Александр Гордеев" w:date="2020-03-03T14:08:00Z">
            <w:rPr>
              <w:ins w:id="518" w:author="Александр Гордеев" w:date="2020-03-03T14:08:00Z"/>
              <w:rFonts w:ascii="Times New Roman" w:hAnsi="Times New Roman" w:cs="Times New Roman"/>
              <w:color w:val="000000"/>
              <w:sz w:val="28"/>
              <w:szCs w:val="28"/>
              <w:lang w:val="en-US"/>
            </w:rPr>
          </w:rPrChange>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Int</m:t>
            </m:r>
          </m:e>
          <m:sub>
            <m:r>
              <w:rPr>
                <w:rFonts w:ascii="Cambria Math" w:hAnsi="Cambria Math" w:cs="Times New Roman"/>
                <w:color w:val="000000"/>
                <w:sz w:val="28"/>
                <w:szCs w:val="28"/>
              </w:rPr>
              <m:t>k</m:t>
            </m:r>
          </m:sub>
        </m:sSub>
      </m:oMath>
      <w:r w:rsidR="00AE3DE5" w:rsidRPr="00AE3DE5">
        <w:rPr>
          <w:rFonts w:ascii="Times New Roman" w:hAnsi="Times New Roman" w:cs="Times New Roman"/>
          <w:color w:val="000000"/>
          <w:sz w:val="28"/>
          <w:szCs w:val="28"/>
        </w:rPr>
        <w:t xml:space="preserve"> – </w:t>
      </w:r>
      <w:r w:rsidR="00AE3DE5">
        <w:rPr>
          <w:rFonts w:ascii="Times New Roman" w:hAnsi="Times New Roman" w:cs="Times New Roman"/>
          <w:color w:val="000000"/>
          <w:sz w:val="28"/>
          <w:szCs w:val="28"/>
        </w:rPr>
        <w:t xml:space="preserve">значение интегрального показателя для объекта </w:t>
      </w:r>
      <w:r w:rsidR="00AE3DE5">
        <w:rPr>
          <w:rFonts w:ascii="Times New Roman" w:hAnsi="Times New Roman" w:cs="Times New Roman"/>
          <w:color w:val="000000"/>
          <w:sz w:val="28"/>
          <w:szCs w:val="28"/>
          <w:lang w:val="en-US"/>
        </w:rPr>
        <w:t>j</w:t>
      </w:r>
    </w:p>
    <w:p w14:paraId="77BB7EBB" w14:textId="2F360AE4" w:rsidR="009362E8" w:rsidRDefault="009362E8" w:rsidP="00854717">
      <w:pPr>
        <w:autoSpaceDE w:val="0"/>
        <w:autoSpaceDN w:val="0"/>
        <w:adjustRightInd w:val="0"/>
        <w:spacing w:after="0" w:line="360" w:lineRule="auto"/>
        <w:ind w:firstLine="720"/>
        <w:jc w:val="both"/>
        <w:rPr>
          <w:rFonts w:ascii="Times New Roman" w:hAnsi="Times New Roman" w:cs="Times New Roman"/>
          <w:color w:val="000000"/>
          <w:sz w:val="28"/>
          <w:szCs w:val="28"/>
        </w:rPr>
      </w:pPr>
      <w:ins w:id="519" w:author="Александр Гордеев" w:date="2020-03-03T14:04:00Z">
        <w:r>
          <w:rPr>
            <w:rFonts w:ascii="Times New Roman" w:hAnsi="Times New Roman" w:cs="Times New Roman"/>
            <w:color w:val="000000"/>
            <w:sz w:val="28"/>
            <w:szCs w:val="28"/>
          </w:rPr>
          <w:t xml:space="preserve"> </w:t>
        </w:r>
      </w:ins>
      <w:r w:rsidR="004E2940">
        <w:rPr>
          <w:rFonts w:ascii="Times New Roman" w:hAnsi="Times New Roman" w:cs="Times New Roman"/>
          <w:color w:val="000000"/>
          <w:sz w:val="28"/>
          <w:szCs w:val="28"/>
        </w:rPr>
        <w:t>П</w:t>
      </w:r>
      <w:ins w:id="520" w:author="Александр Гордеев" w:date="2020-03-03T14:04:00Z">
        <w:r>
          <w:rPr>
            <w:rFonts w:ascii="Times New Roman" w:hAnsi="Times New Roman" w:cs="Times New Roman"/>
            <w:color w:val="000000"/>
            <w:sz w:val="28"/>
            <w:szCs w:val="28"/>
          </w:rPr>
          <w:t>олученн</w:t>
        </w:r>
      </w:ins>
      <w:ins w:id="521" w:author="Александр Гордеев" w:date="2020-03-03T14:05:00Z">
        <w:r>
          <w:rPr>
            <w:rFonts w:ascii="Times New Roman" w:hAnsi="Times New Roman" w:cs="Times New Roman"/>
            <w:color w:val="000000"/>
            <w:sz w:val="28"/>
            <w:szCs w:val="28"/>
          </w:rPr>
          <w:t xml:space="preserve">ый вектор величин </w:t>
        </w:r>
      </w:ins>
      <w:r w:rsidR="004E2940">
        <w:rPr>
          <w:rFonts w:ascii="Times New Roman" w:hAnsi="Times New Roman" w:cs="Times New Roman"/>
          <w:color w:val="000000"/>
          <w:sz w:val="28"/>
          <w:szCs w:val="28"/>
        </w:rPr>
        <w:t xml:space="preserve">преобразуется </w:t>
      </w:r>
      <w:ins w:id="522" w:author="Александр Гордеев" w:date="2020-03-03T14:05:00Z">
        <w:r>
          <w:rPr>
            <w:rFonts w:ascii="Times New Roman" w:hAnsi="Times New Roman" w:cs="Times New Roman"/>
            <w:color w:val="000000"/>
            <w:sz w:val="28"/>
            <w:szCs w:val="28"/>
          </w:rPr>
          <w:t>в вариационный ряд</w:t>
        </w:r>
      </w:ins>
      <w:r w:rsidR="000B7FD5">
        <w:rPr>
          <w:rFonts w:ascii="Times New Roman" w:hAnsi="Times New Roman" w:cs="Times New Roman"/>
          <w:color w:val="000000"/>
          <w:sz w:val="28"/>
          <w:szCs w:val="28"/>
        </w:rPr>
        <w:t xml:space="preserve"> и </w:t>
      </w:r>
      <w:r w:rsidR="004E2940">
        <w:rPr>
          <w:rFonts w:ascii="Times New Roman" w:hAnsi="Times New Roman" w:cs="Times New Roman"/>
          <w:color w:val="000000"/>
          <w:sz w:val="28"/>
          <w:szCs w:val="28"/>
        </w:rPr>
        <w:t>разделяется</w:t>
      </w:r>
      <w:r w:rsidR="000B7FD5">
        <w:rPr>
          <w:rFonts w:ascii="Times New Roman" w:hAnsi="Times New Roman" w:cs="Times New Roman"/>
          <w:color w:val="000000"/>
          <w:sz w:val="28"/>
          <w:szCs w:val="28"/>
        </w:rPr>
        <w:t xml:space="preserve"> на </w:t>
      </w:r>
      <w:r w:rsidR="000B7FD5">
        <w:rPr>
          <w:rFonts w:ascii="Times New Roman" w:hAnsi="Times New Roman" w:cs="Times New Roman"/>
          <w:color w:val="000000"/>
          <w:sz w:val="28"/>
          <w:szCs w:val="28"/>
          <w:lang w:val="en-US"/>
        </w:rPr>
        <w:t>R</w:t>
      </w:r>
      <w:r w:rsidR="000B7FD5" w:rsidRPr="000B7FD5">
        <w:rPr>
          <w:rFonts w:ascii="Times New Roman" w:hAnsi="Times New Roman" w:cs="Times New Roman"/>
          <w:color w:val="000000"/>
          <w:sz w:val="28"/>
          <w:szCs w:val="28"/>
        </w:rPr>
        <w:t xml:space="preserve"> </w:t>
      </w:r>
      <w:r w:rsidR="000B7FD5">
        <w:rPr>
          <w:rFonts w:ascii="Times New Roman" w:hAnsi="Times New Roman" w:cs="Times New Roman"/>
          <w:color w:val="000000"/>
          <w:sz w:val="28"/>
          <w:szCs w:val="28"/>
        </w:rPr>
        <w:t>интервалов по квантилям. Каждо</w:t>
      </w:r>
      <w:r w:rsidR="004E2940">
        <w:rPr>
          <w:rFonts w:ascii="Times New Roman" w:hAnsi="Times New Roman" w:cs="Times New Roman"/>
          <w:color w:val="000000"/>
          <w:sz w:val="28"/>
          <w:szCs w:val="28"/>
        </w:rPr>
        <w:t>му</w:t>
      </w:r>
      <w:r w:rsidR="000B7FD5">
        <w:rPr>
          <w:rFonts w:ascii="Times New Roman" w:hAnsi="Times New Roman" w:cs="Times New Roman"/>
          <w:color w:val="000000"/>
          <w:sz w:val="28"/>
          <w:szCs w:val="28"/>
        </w:rPr>
        <w:t xml:space="preserve"> </w:t>
      </w:r>
      <w:r w:rsidR="00E61414">
        <w:rPr>
          <w:rFonts w:ascii="Times New Roman" w:hAnsi="Times New Roman" w:cs="Times New Roman"/>
          <w:color w:val="000000"/>
          <w:sz w:val="28"/>
          <w:szCs w:val="28"/>
        </w:rPr>
        <w:t>объекту присваивается</w:t>
      </w:r>
      <w:r w:rsidR="000B7FD5">
        <w:rPr>
          <w:rFonts w:ascii="Times New Roman" w:hAnsi="Times New Roman" w:cs="Times New Roman"/>
          <w:color w:val="000000"/>
          <w:sz w:val="28"/>
          <w:szCs w:val="28"/>
        </w:rPr>
        <w:t xml:space="preserve"> рейтинг в зависимости от того, к какому интервалу относится значение е</w:t>
      </w:r>
      <w:r w:rsidR="004E2940">
        <w:rPr>
          <w:rFonts w:ascii="Times New Roman" w:hAnsi="Times New Roman" w:cs="Times New Roman"/>
          <w:color w:val="000000"/>
          <w:sz w:val="28"/>
          <w:szCs w:val="28"/>
        </w:rPr>
        <w:t>го</w:t>
      </w:r>
      <w:r w:rsidR="000B7FD5">
        <w:rPr>
          <w:rFonts w:ascii="Times New Roman" w:hAnsi="Times New Roman" w:cs="Times New Roman"/>
          <w:color w:val="000000"/>
          <w:sz w:val="28"/>
          <w:szCs w:val="28"/>
        </w:rPr>
        <w:t xml:space="preserve"> интегрального показателя.</w:t>
      </w:r>
    </w:p>
    <w:p w14:paraId="346BD501" w14:textId="07ACE45A" w:rsidR="00DF2EB4" w:rsidRDefault="00DB17CC" w:rsidP="00DF2EB4">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Кроме описанных выше недостатков этого метода, п</w:t>
      </w:r>
      <w:r w:rsidR="00AE3DE5" w:rsidRPr="00AE3DE5">
        <w:rPr>
          <w:rFonts w:ascii="Times New Roman" w:hAnsi="Times New Roman" w:cs="Times New Roman"/>
          <w:color w:val="000000"/>
          <w:sz w:val="28"/>
          <w:szCs w:val="28"/>
        </w:rPr>
        <w:t xml:space="preserve">одход </w:t>
      </w:r>
      <w:r w:rsidR="00AE3DE5">
        <w:rPr>
          <w:rFonts w:ascii="Times New Roman" w:hAnsi="Times New Roman" w:cs="Times New Roman"/>
          <w:color w:val="000000"/>
          <w:sz w:val="28"/>
          <w:szCs w:val="28"/>
        </w:rPr>
        <w:t>составных</w:t>
      </w:r>
      <w:r w:rsidR="00AE3DE5" w:rsidRPr="00AE3DE5">
        <w:rPr>
          <w:rFonts w:ascii="Times New Roman" w:hAnsi="Times New Roman" w:cs="Times New Roman"/>
          <w:color w:val="000000"/>
          <w:sz w:val="28"/>
          <w:szCs w:val="28"/>
        </w:rPr>
        <w:t xml:space="preserve"> рейтингов не подходит</w:t>
      </w:r>
      <w:r>
        <w:rPr>
          <w:rFonts w:ascii="Times New Roman" w:hAnsi="Times New Roman" w:cs="Times New Roman"/>
          <w:color w:val="000000"/>
          <w:sz w:val="28"/>
          <w:szCs w:val="28"/>
        </w:rPr>
        <w:t xml:space="preserve"> для целей данной работы еще потому,</w:t>
      </w:r>
      <w:r w:rsidR="00AE3DE5"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что </w:t>
      </w:r>
      <w:r w:rsidR="00AE3DE5" w:rsidRPr="00AE3DE5">
        <w:rPr>
          <w:rFonts w:ascii="Times New Roman" w:hAnsi="Times New Roman" w:cs="Times New Roman"/>
          <w:color w:val="000000"/>
          <w:sz w:val="28"/>
          <w:szCs w:val="28"/>
        </w:rPr>
        <w:t xml:space="preserve">он основан на относительных, а не абсолютных значениях. </w:t>
      </w:r>
      <w:r>
        <w:rPr>
          <w:rFonts w:ascii="Times New Roman" w:hAnsi="Times New Roman" w:cs="Times New Roman"/>
          <w:color w:val="000000"/>
          <w:sz w:val="28"/>
          <w:szCs w:val="28"/>
        </w:rPr>
        <w:t>Это</w:t>
      </w:r>
      <w:r w:rsidR="00AE3DE5" w:rsidRPr="00AE3DE5">
        <w:rPr>
          <w:rFonts w:ascii="Times New Roman" w:hAnsi="Times New Roman" w:cs="Times New Roman"/>
          <w:color w:val="000000"/>
          <w:sz w:val="28"/>
          <w:szCs w:val="28"/>
        </w:rPr>
        <w:t xml:space="preserve"> означает, </w:t>
      </w:r>
      <w:r w:rsidR="00AE3DE5" w:rsidRPr="000F2A93">
        <w:rPr>
          <w:rFonts w:ascii="Times New Roman" w:hAnsi="Times New Roman" w:cs="Times New Roman"/>
          <w:color w:val="000000"/>
          <w:sz w:val="28"/>
          <w:szCs w:val="28"/>
        </w:rPr>
        <w:t xml:space="preserve">что </w:t>
      </w:r>
      <w:r w:rsidR="00195880" w:rsidRPr="000F2A93">
        <w:rPr>
          <w:rFonts w:ascii="Times New Roman" w:hAnsi="Times New Roman" w:cs="Times New Roman"/>
          <w:color w:val="000000"/>
          <w:sz w:val="28"/>
          <w:szCs w:val="28"/>
        </w:rPr>
        <w:t xml:space="preserve">данный подход не позволяет использовать </w:t>
      </w:r>
      <w:r w:rsidR="00AE3DE5" w:rsidRPr="00AE3DE5">
        <w:rPr>
          <w:rFonts w:ascii="Times New Roman" w:hAnsi="Times New Roman" w:cs="Times New Roman"/>
          <w:color w:val="000000"/>
          <w:sz w:val="28"/>
          <w:szCs w:val="28"/>
        </w:rPr>
        <w:t>качественные факторы, превращенные в бинарные переменные</w:t>
      </w:r>
      <w:r>
        <w:rPr>
          <w:rFonts w:ascii="Times New Roman" w:hAnsi="Times New Roman" w:cs="Times New Roman"/>
          <w:color w:val="000000"/>
          <w:sz w:val="28"/>
          <w:szCs w:val="28"/>
        </w:rPr>
        <w:t>.</w:t>
      </w:r>
    </w:p>
    <w:p w14:paraId="2B9BF27E" w14:textId="0B4C01AD" w:rsidR="000F2A93" w:rsidRDefault="000F2A93" w:rsidP="000F2A93">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Что касается регрессионных моделей</w:t>
      </w:r>
      <w:r w:rsidR="00A417DA">
        <w:rPr>
          <w:rFonts w:ascii="Times New Roman" w:hAnsi="Times New Roman" w:cs="Times New Roman"/>
          <w:color w:val="000000"/>
          <w:sz w:val="28"/>
          <w:szCs w:val="28"/>
        </w:rPr>
        <w:t>,</w:t>
      </w:r>
      <w:r>
        <w:rPr>
          <w:rFonts w:ascii="Times New Roman" w:hAnsi="Times New Roman" w:cs="Times New Roman"/>
          <w:color w:val="000000"/>
          <w:sz w:val="28"/>
          <w:szCs w:val="28"/>
        </w:rPr>
        <w:t xml:space="preserve"> то в данном случае существует два основных подхода для их использования. Первый подход применяется в том случае, если существует выборка компаний, которая уже имеет рейтинги</w:t>
      </w:r>
      <w:r w:rsidR="00F27000">
        <w:rPr>
          <w:rFonts w:ascii="Times New Roman" w:hAnsi="Times New Roman" w:cs="Times New Roman"/>
          <w:color w:val="000000"/>
          <w:sz w:val="28"/>
          <w:szCs w:val="28"/>
        </w:rPr>
        <w:t>,</w:t>
      </w:r>
      <w:r>
        <w:rPr>
          <w:rFonts w:ascii="Times New Roman" w:hAnsi="Times New Roman" w:cs="Times New Roman"/>
          <w:color w:val="000000"/>
          <w:sz w:val="28"/>
          <w:szCs w:val="28"/>
        </w:rPr>
        <w:t xml:space="preserve"> и </w:t>
      </w:r>
      <w:r w:rsidR="00A417DA">
        <w:rPr>
          <w:rFonts w:ascii="Times New Roman" w:hAnsi="Times New Roman" w:cs="Times New Roman"/>
          <w:color w:val="000000"/>
          <w:sz w:val="28"/>
          <w:szCs w:val="28"/>
        </w:rPr>
        <w:t>исследователю</w:t>
      </w:r>
      <w:r>
        <w:rPr>
          <w:rFonts w:ascii="Times New Roman" w:hAnsi="Times New Roman" w:cs="Times New Roman"/>
          <w:color w:val="000000"/>
          <w:sz w:val="28"/>
          <w:szCs w:val="28"/>
        </w:rPr>
        <w:t xml:space="preserve"> необходимо расширить область применения этих рейтингов на иные компании, которые этих рейтингов не имеют.</w:t>
      </w:r>
      <w:r w:rsidR="00A417DA">
        <w:rPr>
          <w:rFonts w:ascii="Times New Roman" w:hAnsi="Times New Roman" w:cs="Times New Roman"/>
          <w:color w:val="000000"/>
          <w:sz w:val="28"/>
          <w:szCs w:val="28"/>
        </w:rPr>
        <w:t xml:space="preserve"> Второй подход применяется в том случае, если в распоряжении исследователя отсутствует </w:t>
      </w:r>
      <w:r w:rsidR="00A417DA">
        <w:rPr>
          <w:rFonts w:ascii="Times New Roman" w:hAnsi="Times New Roman" w:cs="Times New Roman"/>
          <w:color w:val="000000"/>
          <w:sz w:val="28"/>
          <w:szCs w:val="28"/>
        </w:rPr>
        <w:lastRenderedPageBreak/>
        <w:t xml:space="preserve">обучающая совокупность компаний с рейтингами. В такой ситуации для генерирования рейтингов используются регрессионные модели </w:t>
      </w:r>
      <w:r w:rsidR="0062612F">
        <w:rPr>
          <w:rFonts w:ascii="Times New Roman" w:hAnsi="Times New Roman" w:cs="Times New Roman"/>
          <w:color w:val="000000"/>
          <w:sz w:val="28"/>
          <w:szCs w:val="28"/>
        </w:rPr>
        <w:t>бинарного выбора</w:t>
      </w:r>
      <w:r w:rsidR="00A417DA">
        <w:rPr>
          <w:rFonts w:ascii="Times New Roman" w:hAnsi="Times New Roman" w:cs="Times New Roman"/>
          <w:color w:val="000000"/>
          <w:sz w:val="28"/>
          <w:szCs w:val="28"/>
        </w:rPr>
        <w:t>.</w:t>
      </w:r>
    </w:p>
    <w:p w14:paraId="6081BE84" w14:textId="7C5CCE80" w:rsidR="0062612F" w:rsidRDefault="0062612F" w:rsidP="000F2A93">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Фактически, задачи, решаемые в рамках рассмотренных выше подходов, являются задачами классификации. Разница между ними заключается в том, что в первом случае речь идет о задаче множественной классификации, а во втором о бинарной. В рамках первого подхода метками классов является дискретное множество объектов, представляющее собой значения оценок, которые присваиваются компаниям авторитетными рейтинговыми агентствами, например, если речь идет о кредитных рейтингах, такими как </w:t>
      </w:r>
      <w:ins w:id="523" w:author="Александр Гордеев" w:date="2020-03-02T12:47:00Z">
        <w:r w:rsidRPr="00D22454">
          <w:rPr>
            <w:rFonts w:ascii="Times New Roman" w:hAnsi="Times New Roman" w:cs="Times New Roman"/>
            <w:sz w:val="28"/>
            <w:szCs w:val="28"/>
            <w:lang w:val="en-US"/>
            <w:rPrChange w:id="524" w:author="Александр Гордеев" w:date="2020-03-02T18:31:00Z">
              <w:rPr>
                <w:sz w:val="28"/>
                <w:szCs w:val="28"/>
                <w:lang w:val="en-US"/>
              </w:rPr>
            </w:rPrChange>
          </w:rPr>
          <w:t>Moody</w:t>
        </w:r>
      </w:ins>
      <w:ins w:id="525" w:author="Александр Гордеев" w:date="2020-03-02T12:48:00Z">
        <w:r w:rsidRPr="00D22454">
          <w:rPr>
            <w:rFonts w:ascii="Times New Roman" w:hAnsi="Times New Roman" w:cs="Times New Roman"/>
            <w:sz w:val="28"/>
            <w:szCs w:val="28"/>
            <w:rPrChange w:id="526" w:author="Александр Гордеев" w:date="2020-03-02T18:31:00Z">
              <w:rPr>
                <w:sz w:val="28"/>
                <w:szCs w:val="28"/>
                <w:lang w:val="en-US"/>
              </w:rPr>
            </w:rPrChange>
          </w:rPr>
          <w:t>’</w:t>
        </w:r>
        <w:r w:rsidRPr="00D22454">
          <w:rPr>
            <w:rFonts w:ascii="Times New Roman" w:hAnsi="Times New Roman" w:cs="Times New Roman"/>
            <w:sz w:val="28"/>
            <w:szCs w:val="28"/>
            <w:lang w:val="en-US"/>
            <w:rPrChange w:id="527" w:author="Александр Гордеев" w:date="2020-03-02T18:31:00Z">
              <w:rPr>
                <w:sz w:val="28"/>
                <w:szCs w:val="28"/>
                <w:lang w:val="en-US"/>
              </w:rPr>
            </w:rPrChange>
          </w:rPr>
          <w:t>s</w:t>
        </w:r>
        <w:r w:rsidRPr="00D22454">
          <w:rPr>
            <w:rFonts w:ascii="Times New Roman" w:hAnsi="Times New Roman" w:cs="Times New Roman"/>
            <w:sz w:val="28"/>
            <w:szCs w:val="28"/>
            <w:rPrChange w:id="528" w:author="Александр Гордеев" w:date="2020-03-02T18:31:00Z">
              <w:rPr>
                <w:sz w:val="28"/>
                <w:szCs w:val="28"/>
                <w:lang w:val="en-US"/>
              </w:rPr>
            </w:rPrChange>
          </w:rPr>
          <w:t xml:space="preserve">, </w:t>
        </w:r>
        <w:r w:rsidRPr="00D22454">
          <w:rPr>
            <w:rFonts w:ascii="Times New Roman" w:hAnsi="Times New Roman" w:cs="Times New Roman"/>
            <w:sz w:val="28"/>
            <w:szCs w:val="28"/>
            <w:lang w:val="en-US"/>
            <w:rPrChange w:id="529" w:author="Александр Гордеев" w:date="2020-03-02T18:31:00Z">
              <w:rPr>
                <w:sz w:val="28"/>
                <w:szCs w:val="28"/>
                <w:lang w:val="en-US"/>
              </w:rPr>
            </w:rPrChange>
          </w:rPr>
          <w:t>Fitch</w:t>
        </w:r>
        <w:r w:rsidRPr="00D22454">
          <w:rPr>
            <w:rFonts w:ascii="Times New Roman" w:hAnsi="Times New Roman" w:cs="Times New Roman"/>
            <w:sz w:val="28"/>
            <w:szCs w:val="28"/>
            <w:rPrChange w:id="530" w:author="Александр Гордеев" w:date="2020-03-02T18:31:00Z">
              <w:rPr>
                <w:sz w:val="28"/>
                <w:szCs w:val="28"/>
                <w:lang w:val="en-US"/>
              </w:rPr>
            </w:rPrChange>
          </w:rPr>
          <w:t xml:space="preserve">, </w:t>
        </w:r>
        <w:r w:rsidRPr="00D22454">
          <w:rPr>
            <w:rFonts w:ascii="Times New Roman" w:hAnsi="Times New Roman" w:cs="Times New Roman"/>
            <w:sz w:val="28"/>
            <w:szCs w:val="28"/>
            <w:lang w:val="en-US"/>
            <w:rPrChange w:id="531" w:author="Александр Гордеев" w:date="2020-03-02T18:31:00Z">
              <w:rPr>
                <w:sz w:val="28"/>
                <w:szCs w:val="28"/>
                <w:lang w:val="en-US"/>
              </w:rPr>
            </w:rPrChange>
          </w:rPr>
          <w:t>S</w:t>
        </w:r>
        <w:r w:rsidRPr="00D22454">
          <w:rPr>
            <w:rFonts w:ascii="Times New Roman" w:hAnsi="Times New Roman" w:cs="Times New Roman"/>
            <w:sz w:val="28"/>
            <w:szCs w:val="28"/>
            <w:rPrChange w:id="532" w:author="Александр Гордеев" w:date="2020-03-02T18:31:00Z">
              <w:rPr>
                <w:sz w:val="28"/>
                <w:szCs w:val="28"/>
                <w:lang w:val="en-US"/>
              </w:rPr>
            </w:rPrChange>
          </w:rPr>
          <w:t>&amp;</w:t>
        </w:r>
        <w:r w:rsidRPr="00D22454">
          <w:rPr>
            <w:rFonts w:ascii="Times New Roman" w:hAnsi="Times New Roman" w:cs="Times New Roman"/>
            <w:sz w:val="28"/>
            <w:szCs w:val="28"/>
            <w:lang w:val="en-US"/>
            <w:rPrChange w:id="533" w:author="Александр Гордеев" w:date="2020-03-02T18:31:00Z">
              <w:rPr>
                <w:sz w:val="28"/>
                <w:szCs w:val="28"/>
                <w:lang w:val="en-US"/>
              </w:rPr>
            </w:rPrChange>
          </w:rPr>
          <w:t>P</w:t>
        </w:r>
        <w:r w:rsidRPr="00D22454">
          <w:rPr>
            <w:rFonts w:ascii="Times New Roman" w:hAnsi="Times New Roman" w:cs="Times New Roman"/>
            <w:sz w:val="28"/>
            <w:szCs w:val="28"/>
            <w:rPrChange w:id="534" w:author="Александр Гордеев" w:date="2020-03-02T18:31:00Z">
              <w:rPr>
                <w:sz w:val="28"/>
                <w:szCs w:val="28"/>
                <w:lang w:val="en-US"/>
              </w:rPr>
            </w:rPrChange>
          </w:rPr>
          <w:t>’</w:t>
        </w:r>
        <w:r w:rsidRPr="00D22454">
          <w:rPr>
            <w:rFonts w:ascii="Times New Roman" w:hAnsi="Times New Roman" w:cs="Times New Roman"/>
            <w:sz w:val="28"/>
            <w:szCs w:val="28"/>
            <w:lang w:val="en-US"/>
            <w:rPrChange w:id="535" w:author="Александр Гордеев" w:date="2020-03-02T18:31:00Z">
              <w:rPr>
                <w:sz w:val="28"/>
                <w:szCs w:val="28"/>
                <w:lang w:val="en-US"/>
              </w:rPr>
            </w:rPrChange>
          </w:rPr>
          <w:t>s</w:t>
        </w:r>
      </w:ins>
    </w:p>
    <w:p w14:paraId="7296FC13" w14:textId="4A3B6F00" w:rsidR="00DF2EB4" w:rsidRDefault="0062612F" w:rsidP="00C651FF">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Первый подход </w:t>
      </w:r>
      <w:r w:rsidR="00C437CD">
        <w:rPr>
          <w:rFonts w:ascii="Times New Roman" w:hAnsi="Times New Roman" w:cs="Times New Roman"/>
          <w:color w:val="000000"/>
          <w:sz w:val="28"/>
          <w:szCs w:val="28"/>
        </w:rPr>
        <w:t>реализовать в рамках данного исследования невозможно ввиду того, что доступ к существующим рейтингам инвестиционной привлекательности компаний крайне ограничен. Существуют</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небольшие компании</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которые</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публикуют</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подобные</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рейтинги</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достаточно</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открыто</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однако</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методология построения таких рейтингов закрыта, а качество сомнительно.</w:t>
      </w:r>
    </w:p>
    <w:p w14:paraId="53ECCBC8" w14:textId="128A9EAB" w:rsidR="0062612F" w:rsidRDefault="0062612F" w:rsidP="00C651FF">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рамках второго подхода </w:t>
      </w:r>
      <w:r w:rsidR="00355E71">
        <w:rPr>
          <w:rFonts w:ascii="Times New Roman" w:hAnsi="Times New Roman" w:cs="Times New Roman"/>
          <w:color w:val="000000"/>
          <w:sz w:val="28"/>
          <w:szCs w:val="28"/>
        </w:rPr>
        <w:t>объясняемая переменная может принимать лишь два значения 0 или 1, неудача или успех. Этот подход наиболее релевантен, так как он обеспечивает возможность свободно выбирать, что будет считаться успехом, а что неудачей. В рамках данной работы будем считать, что компания является успешной, если ее ожидаемая доходность превышает среднеотраслевую доходность.</w:t>
      </w:r>
    </w:p>
    <w:p w14:paraId="58EA63C9" w14:textId="77777777" w:rsidR="00355E71" w:rsidRDefault="00355E71" w:rsidP="00355E71">
      <w:pPr>
        <w:spacing w:after="0" w:line="360" w:lineRule="auto"/>
        <w:ind w:firstLine="720"/>
        <w:jc w:val="both"/>
        <w:rPr>
          <w:rFonts w:ascii="Times New Roman" w:hAnsi="Times New Roman" w:cs="Times New Roman"/>
          <w:color w:val="000000"/>
          <w:sz w:val="28"/>
          <w:szCs w:val="28"/>
        </w:rPr>
      </w:pPr>
      <w:r w:rsidRPr="00D4542F">
        <w:rPr>
          <w:rFonts w:ascii="Times New Roman" w:hAnsi="Times New Roman" w:cs="Times New Roman"/>
          <w:color w:val="000000"/>
          <w:sz w:val="28"/>
          <w:szCs w:val="28"/>
        </w:rPr>
        <w:t xml:space="preserve">Говоря о моделях </w:t>
      </w:r>
      <w:r>
        <w:rPr>
          <w:rFonts w:ascii="Times New Roman" w:hAnsi="Times New Roman" w:cs="Times New Roman"/>
          <w:color w:val="000000"/>
          <w:sz w:val="28"/>
          <w:szCs w:val="28"/>
        </w:rPr>
        <w:t>бинарной классификации</w:t>
      </w:r>
      <w:r w:rsidRPr="00D4542F">
        <w:rPr>
          <w:rFonts w:ascii="Times New Roman" w:hAnsi="Times New Roman" w:cs="Times New Roman"/>
          <w:color w:val="000000"/>
          <w:sz w:val="28"/>
          <w:szCs w:val="28"/>
        </w:rPr>
        <w:t xml:space="preserve">, мы можем </w:t>
      </w:r>
      <w:r>
        <w:rPr>
          <w:rFonts w:ascii="Times New Roman" w:hAnsi="Times New Roman" w:cs="Times New Roman"/>
          <w:color w:val="000000"/>
          <w:sz w:val="28"/>
          <w:szCs w:val="28"/>
        </w:rPr>
        <w:t xml:space="preserve">использовать опыт </w:t>
      </w:r>
      <w:r w:rsidRPr="00D4542F">
        <w:rPr>
          <w:rFonts w:ascii="Times New Roman" w:hAnsi="Times New Roman" w:cs="Times New Roman"/>
          <w:color w:val="000000"/>
          <w:sz w:val="28"/>
          <w:szCs w:val="28"/>
        </w:rPr>
        <w:t>банковского сектора, где эти модели используются чаще, поскольку дефолты банков существенно влияют как на экономику, так и на клиентов (</w:t>
      </w:r>
      <w:proofErr w:type="spellStart"/>
      <w:r w:rsidRPr="00D4542F">
        <w:rPr>
          <w:rFonts w:ascii="Times New Roman" w:hAnsi="Times New Roman" w:cs="Times New Roman"/>
          <w:color w:val="000000"/>
          <w:sz w:val="28"/>
          <w:szCs w:val="28"/>
        </w:rPr>
        <w:t>Карминский</w:t>
      </w:r>
      <w:proofErr w:type="spellEnd"/>
      <w:r w:rsidRPr="00D4542F">
        <w:rPr>
          <w:rFonts w:ascii="Times New Roman" w:hAnsi="Times New Roman" w:cs="Times New Roman"/>
          <w:color w:val="000000"/>
          <w:sz w:val="28"/>
          <w:szCs w:val="28"/>
        </w:rPr>
        <w:t xml:space="preserve">, Костров, Мурзенков, 2012). </w:t>
      </w:r>
      <w:r>
        <w:rPr>
          <w:rFonts w:ascii="Times New Roman" w:hAnsi="Times New Roman" w:cs="Times New Roman"/>
          <w:color w:val="000000"/>
          <w:sz w:val="28"/>
          <w:szCs w:val="28"/>
        </w:rPr>
        <w:t>На примере банков</w:t>
      </w:r>
      <w:r w:rsidRPr="00D4542F">
        <w:rPr>
          <w:rFonts w:ascii="Times New Roman" w:hAnsi="Times New Roman" w:cs="Times New Roman"/>
          <w:color w:val="000000"/>
          <w:sz w:val="28"/>
          <w:szCs w:val="28"/>
        </w:rPr>
        <w:t xml:space="preserve"> мы видим, что эти модели </w:t>
      </w:r>
      <w:r>
        <w:rPr>
          <w:rFonts w:ascii="Times New Roman" w:hAnsi="Times New Roman" w:cs="Times New Roman"/>
          <w:color w:val="000000"/>
          <w:sz w:val="28"/>
          <w:szCs w:val="28"/>
        </w:rPr>
        <w:t xml:space="preserve">легко </w:t>
      </w:r>
      <w:r w:rsidRPr="00D4542F">
        <w:rPr>
          <w:rFonts w:ascii="Times New Roman" w:hAnsi="Times New Roman" w:cs="Times New Roman"/>
          <w:color w:val="000000"/>
          <w:sz w:val="28"/>
          <w:szCs w:val="28"/>
        </w:rPr>
        <w:t xml:space="preserve">превращаются в рейтинговые модели, где рейтинг </w:t>
      </w:r>
      <w:r>
        <w:rPr>
          <w:rFonts w:ascii="Times New Roman" w:hAnsi="Times New Roman" w:cs="Times New Roman"/>
          <w:color w:val="000000"/>
          <w:sz w:val="28"/>
          <w:szCs w:val="28"/>
        </w:rPr>
        <w:lastRenderedPageBreak/>
        <w:t>присваивается</w:t>
      </w:r>
      <w:r w:rsidRPr="00D4542F">
        <w:rPr>
          <w:rFonts w:ascii="Times New Roman" w:hAnsi="Times New Roman" w:cs="Times New Roman"/>
          <w:color w:val="000000"/>
          <w:sz w:val="28"/>
          <w:szCs w:val="28"/>
        </w:rPr>
        <w:t xml:space="preserve"> в соответствии с оценочной вероятностью дефолта с использованием мастер-шкалы. Пример такого подхода приведен в (Моргунов, 2017) и (</w:t>
      </w:r>
      <w:proofErr w:type="spellStart"/>
      <w:r w:rsidRPr="00D4542F">
        <w:rPr>
          <w:rFonts w:ascii="Times New Roman" w:hAnsi="Times New Roman" w:cs="Times New Roman"/>
          <w:color w:val="000000"/>
          <w:sz w:val="28"/>
          <w:szCs w:val="28"/>
        </w:rPr>
        <w:t>Карминский</w:t>
      </w:r>
      <w:proofErr w:type="spellEnd"/>
      <w:r w:rsidRPr="00D4542F">
        <w:rPr>
          <w:rFonts w:ascii="Times New Roman" w:hAnsi="Times New Roman" w:cs="Times New Roman"/>
          <w:color w:val="000000"/>
          <w:sz w:val="28"/>
          <w:szCs w:val="28"/>
        </w:rPr>
        <w:t>, Полозов, 2016). Этот подход будем использовать в дальнейшем, поскольку он позволяет нашей выборке иметь много двоичных переменных и не иметь существующего рейтинга, присвоенного рейтинговым агентством.</w:t>
      </w:r>
    </w:p>
    <w:p w14:paraId="1D5FDD77" w14:textId="11397867" w:rsidR="00355E71" w:rsidRDefault="00355E71" w:rsidP="00C651FF">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Далее более подробно разберем методы решения поставленной задачи, а также варианты ее верификации.</w:t>
      </w:r>
    </w:p>
    <w:p w14:paraId="6AF9D2C2" w14:textId="18E87F85" w:rsidR="00D05B47" w:rsidRPr="00D05B47" w:rsidRDefault="00D05B47" w:rsidP="00C651FF">
      <w:pPr>
        <w:autoSpaceDE w:val="0"/>
        <w:autoSpaceDN w:val="0"/>
        <w:adjustRightInd w:val="0"/>
        <w:spacing w:after="0" w:line="360" w:lineRule="auto"/>
        <w:ind w:firstLine="720"/>
        <w:jc w:val="both"/>
        <w:rPr>
          <w:rFonts w:ascii="Times New Roman" w:hAnsi="Times New Roman" w:cs="Times New Roman"/>
          <w:color w:val="000000"/>
          <w:sz w:val="28"/>
          <w:szCs w:val="28"/>
          <w:highlight w:val="lightGray"/>
        </w:rPr>
      </w:pPr>
      <w:r w:rsidRPr="00D05B47">
        <w:rPr>
          <w:rFonts w:ascii="Times New Roman" w:hAnsi="Times New Roman" w:cs="Times New Roman"/>
          <w:color w:val="000000"/>
          <w:sz w:val="28"/>
          <w:szCs w:val="28"/>
          <w:highlight w:val="lightGray"/>
        </w:rPr>
        <w:t>Красивый цвет!!</w:t>
      </w:r>
    </w:p>
    <w:p w14:paraId="22DF20EB" w14:textId="77777777" w:rsidR="006F57B5" w:rsidRPr="007F2C0B" w:rsidRDefault="006F57B5" w:rsidP="006F5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0000"/>
          <w:sz w:val="21"/>
          <w:szCs w:val="21"/>
          <w:highlight w:val="lightGray"/>
          <w:lang w:eastAsia="ru-RU"/>
        </w:rPr>
      </w:pPr>
      <w:r w:rsidRPr="00D05B47">
        <w:rPr>
          <w:rFonts w:ascii="Consolas" w:eastAsia="Times New Roman" w:hAnsi="Consolas" w:cs="Courier New"/>
          <w:color w:val="FF0000"/>
          <w:sz w:val="21"/>
          <w:szCs w:val="21"/>
          <w:highlight w:val="lightGray"/>
          <w:lang w:val="en-US" w:eastAsia="ru-RU"/>
        </w:rPr>
        <w:t>colormap</w:t>
      </w:r>
      <w:r w:rsidRPr="007F2C0B">
        <w:rPr>
          <w:rFonts w:ascii="Consolas" w:eastAsia="Times New Roman" w:hAnsi="Consolas" w:cs="Courier New"/>
          <w:color w:val="FF0000"/>
          <w:sz w:val="21"/>
          <w:szCs w:val="21"/>
          <w:highlight w:val="lightGray"/>
          <w:lang w:eastAsia="ru-RU"/>
        </w:rPr>
        <w:t xml:space="preserve"> = </w:t>
      </w:r>
      <w:proofErr w:type="spellStart"/>
      <w:r w:rsidRPr="00D05B47">
        <w:rPr>
          <w:rFonts w:ascii="Consolas" w:eastAsia="Times New Roman" w:hAnsi="Consolas" w:cs="Courier New"/>
          <w:color w:val="FF0000"/>
          <w:sz w:val="21"/>
          <w:szCs w:val="21"/>
          <w:highlight w:val="lightGray"/>
          <w:lang w:val="en-US" w:eastAsia="ru-RU"/>
        </w:rPr>
        <w:t>plt</w:t>
      </w:r>
      <w:proofErr w:type="spellEnd"/>
      <w:r w:rsidRPr="007F2C0B">
        <w:rPr>
          <w:rFonts w:ascii="Consolas" w:eastAsia="Times New Roman" w:hAnsi="Consolas" w:cs="Courier New"/>
          <w:color w:val="FF0000"/>
          <w:sz w:val="21"/>
          <w:szCs w:val="21"/>
          <w:highlight w:val="lightGray"/>
          <w:lang w:eastAsia="ru-RU"/>
        </w:rPr>
        <w:t>.</w:t>
      </w:r>
      <w:r w:rsidRPr="00D05B47">
        <w:rPr>
          <w:rFonts w:ascii="Consolas" w:eastAsia="Times New Roman" w:hAnsi="Consolas" w:cs="Courier New"/>
          <w:color w:val="FF0000"/>
          <w:sz w:val="21"/>
          <w:szCs w:val="21"/>
          <w:highlight w:val="lightGray"/>
          <w:lang w:val="en-US" w:eastAsia="ru-RU"/>
        </w:rPr>
        <w:t>cm</w:t>
      </w:r>
      <w:r w:rsidRPr="007F2C0B">
        <w:rPr>
          <w:rFonts w:ascii="Consolas" w:eastAsia="Times New Roman" w:hAnsi="Consolas" w:cs="Courier New"/>
          <w:color w:val="FF0000"/>
          <w:sz w:val="21"/>
          <w:szCs w:val="21"/>
          <w:highlight w:val="lightGray"/>
          <w:lang w:eastAsia="ru-RU"/>
        </w:rPr>
        <w:t>.</w:t>
      </w:r>
      <w:proofErr w:type="spellStart"/>
      <w:r w:rsidRPr="00D05B47">
        <w:rPr>
          <w:rFonts w:ascii="Consolas" w:eastAsia="Times New Roman" w:hAnsi="Consolas" w:cs="Courier New"/>
          <w:color w:val="FF0000"/>
          <w:sz w:val="21"/>
          <w:szCs w:val="21"/>
          <w:highlight w:val="lightGray"/>
          <w:lang w:val="en-US" w:eastAsia="ru-RU"/>
        </w:rPr>
        <w:t>RdBu</w:t>
      </w:r>
      <w:proofErr w:type="spellEnd"/>
    </w:p>
    <w:p w14:paraId="64FE9B7B" w14:textId="77777777" w:rsidR="006F57B5" w:rsidRPr="00D05B47" w:rsidRDefault="006F57B5" w:rsidP="006F5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highlight w:val="lightGray"/>
          <w:lang w:val="en-US" w:eastAsia="ru-RU"/>
        </w:rPr>
      </w:pPr>
      <w:proofErr w:type="spellStart"/>
      <w:r w:rsidRPr="00D05B47">
        <w:rPr>
          <w:rFonts w:ascii="Consolas" w:eastAsia="Times New Roman" w:hAnsi="Consolas" w:cs="Courier New"/>
          <w:sz w:val="21"/>
          <w:szCs w:val="21"/>
          <w:highlight w:val="lightGray"/>
          <w:lang w:val="en-US" w:eastAsia="ru-RU"/>
        </w:rPr>
        <w:t>plt</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figure</w:t>
      </w:r>
      <w:proofErr w:type="spellEnd"/>
      <w:r w:rsidRPr="00D05B47">
        <w:rPr>
          <w:rFonts w:ascii="Consolas" w:eastAsia="Times New Roman" w:hAnsi="Consolas" w:cs="Courier New"/>
          <w:sz w:val="21"/>
          <w:szCs w:val="21"/>
          <w:highlight w:val="lightGray"/>
          <w:lang w:val="en-US" w:eastAsia="ru-RU"/>
        </w:rPr>
        <w:t>(</w:t>
      </w:r>
      <w:proofErr w:type="spellStart"/>
      <w:r w:rsidRPr="00D05B47">
        <w:rPr>
          <w:rFonts w:ascii="Consolas" w:eastAsia="Times New Roman" w:hAnsi="Consolas" w:cs="Courier New"/>
          <w:sz w:val="21"/>
          <w:szCs w:val="21"/>
          <w:highlight w:val="lightGray"/>
          <w:lang w:val="en-US" w:eastAsia="ru-RU"/>
        </w:rPr>
        <w:t>figsize</w:t>
      </w:r>
      <w:proofErr w:type="spellEnd"/>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14</w:t>
      </w:r>
      <w:r w:rsidRPr="00D05B47">
        <w:rPr>
          <w:rFonts w:ascii="Consolas" w:eastAsia="Times New Roman" w:hAnsi="Consolas" w:cs="Courier New"/>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12</w:t>
      </w:r>
      <w:r w:rsidRPr="00D05B47">
        <w:rPr>
          <w:rFonts w:ascii="Consolas" w:eastAsia="Times New Roman" w:hAnsi="Consolas" w:cs="Courier New"/>
          <w:sz w:val="21"/>
          <w:szCs w:val="21"/>
          <w:highlight w:val="lightGray"/>
          <w:lang w:val="en-US" w:eastAsia="ru-RU"/>
        </w:rPr>
        <w:t>))</w:t>
      </w:r>
    </w:p>
    <w:p w14:paraId="169F9BCC" w14:textId="77777777" w:rsidR="006F57B5" w:rsidRPr="00D05B47" w:rsidRDefault="006F57B5" w:rsidP="006F5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highlight w:val="lightGray"/>
          <w:lang w:val="en-US" w:eastAsia="ru-RU"/>
        </w:rPr>
      </w:pPr>
      <w:proofErr w:type="spellStart"/>
      <w:r w:rsidRPr="00D05B47">
        <w:rPr>
          <w:rFonts w:ascii="Consolas" w:eastAsia="Times New Roman" w:hAnsi="Consolas" w:cs="Courier New"/>
          <w:sz w:val="21"/>
          <w:szCs w:val="21"/>
          <w:highlight w:val="lightGray"/>
          <w:lang w:val="en-US" w:eastAsia="ru-RU"/>
        </w:rPr>
        <w:t>plt</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title</w:t>
      </w:r>
      <w:proofErr w:type="spellEnd"/>
      <w:r w:rsidRPr="00D05B47">
        <w:rPr>
          <w:rFonts w:ascii="Consolas" w:eastAsia="Times New Roman" w:hAnsi="Consolas" w:cs="Courier New"/>
          <w:sz w:val="21"/>
          <w:szCs w:val="21"/>
          <w:highlight w:val="lightGray"/>
          <w:lang w:val="en-US" w:eastAsia="ru-RU"/>
        </w:rPr>
        <w:t>(</w:t>
      </w:r>
      <w:r w:rsidRPr="00D05B47">
        <w:rPr>
          <w:rFonts w:ascii="Consolas" w:eastAsia="Times New Roman" w:hAnsi="Consolas" w:cs="Courier New"/>
          <w:color w:val="BB2323"/>
          <w:sz w:val="21"/>
          <w:szCs w:val="21"/>
          <w:highlight w:val="lightGray"/>
          <w:lang w:val="en-US" w:eastAsia="ru-RU"/>
        </w:rPr>
        <w:t>'Pearson Correlation of Features'</w:t>
      </w:r>
      <w:r w:rsidRPr="00D05B47">
        <w:rPr>
          <w:rFonts w:ascii="Consolas" w:eastAsia="Times New Roman" w:hAnsi="Consolas" w:cs="Courier New"/>
          <w:sz w:val="21"/>
          <w:szCs w:val="21"/>
          <w:highlight w:val="lightGray"/>
          <w:lang w:val="en-US" w:eastAsia="ru-RU"/>
        </w:rPr>
        <w:t>, y</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1.05</w:t>
      </w:r>
      <w:r w:rsidRPr="00D05B47">
        <w:rPr>
          <w:rFonts w:ascii="Consolas" w:eastAsia="Times New Roman" w:hAnsi="Consolas" w:cs="Courier New"/>
          <w:sz w:val="21"/>
          <w:szCs w:val="21"/>
          <w:highlight w:val="lightGray"/>
          <w:lang w:val="en-US" w:eastAsia="ru-RU"/>
        </w:rPr>
        <w:t>, size</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15</w:t>
      </w:r>
      <w:r w:rsidRPr="00D05B47">
        <w:rPr>
          <w:rFonts w:ascii="Consolas" w:eastAsia="Times New Roman" w:hAnsi="Consolas" w:cs="Courier New"/>
          <w:sz w:val="21"/>
          <w:szCs w:val="21"/>
          <w:highlight w:val="lightGray"/>
          <w:lang w:val="en-US" w:eastAsia="ru-RU"/>
        </w:rPr>
        <w:t>)</w:t>
      </w:r>
    </w:p>
    <w:p w14:paraId="042899FC" w14:textId="77777777" w:rsidR="006F57B5" w:rsidRPr="00D05B47" w:rsidRDefault="006F57B5" w:rsidP="006F5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highlight w:val="lightGray"/>
          <w:lang w:val="en-US" w:eastAsia="ru-RU"/>
        </w:rPr>
      </w:pPr>
      <w:proofErr w:type="spellStart"/>
      <w:r w:rsidRPr="00D05B47">
        <w:rPr>
          <w:rFonts w:ascii="Consolas" w:eastAsia="Times New Roman" w:hAnsi="Consolas" w:cs="Courier New"/>
          <w:sz w:val="21"/>
          <w:szCs w:val="21"/>
          <w:highlight w:val="lightGray"/>
          <w:lang w:val="en-US" w:eastAsia="ru-RU"/>
        </w:rPr>
        <w:t>sns</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heatmap</w:t>
      </w:r>
      <w:proofErr w:type="spellEnd"/>
      <w:r w:rsidRPr="00D05B47">
        <w:rPr>
          <w:rFonts w:ascii="Consolas" w:eastAsia="Times New Roman" w:hAnsi="Consolas" w:cs="Courier New"/>
          <w:sz w:val="21"/>
          <w:szCs w:val="21"/>
          <w:highlight w:val="lightGray"/>
          <w:lang w:val="en-US" w:eastAsia="ru-RU"/>
        </w:rPr>
        <w:t>(</w:t>
      </w:r>
      <w:proofErr w:type="spellStart"/>
      <w:r w:rsidRPr="00D05B47">
        <w:rPr>
          <w:rFonts w:ascii="Consolas" w:eastAsia="Times New Roman" w:hAnsi="Consolas" w:cs="Courier New"/>
          <w:sz w:val="21"/>
          <w:szCs w:val="21"/>
          <w:highlight w:val="lightGray"/>
          <w:lang w:val="en-US" w:eastAsia="ru-RU"/>
        </w:rPr>
        <w:t>train</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astype</w:t>
      </w:r>
      <w:proofErr w:type="spellEnd"/>
      <w:r w:rsidRPr="00D05B47">
        <w:rPr>
          <w:rFonts w:ascii="Consolas" w:eastAsia="Times New Roman" w:hAnsi="Consolas" w:cs="Courier New"/>
          <w:sz w:val="21"/>
          <w:szCs w:val="21"/>
          <w:highlight w:val="lightGray"/>
          <w:lang w:val="en-US" w:eastAsia="ru-RU"/>
        </w:rPr>
        <w:t>(</w:t>
      </w:r>
      <w:r w:rsidRPr="00D05B47">
        <w:rPr>
          <w:rFonts w:ascii="Consolas" w:eastAsia="Times New Roman" w:hAnsi="Consolas" w:cs="Courier New"/>
          <w:color w:val="008000"/>
          <w:sz w:val="21"/>
          <w:szCs w:val="21"/>
          <w:highlight w:val="lightGray"/>
          <w:lang w:val="en-US" w:eastAsia="ru-RU"/>
        </w:rPr>
        <w:t>float</w:t>
      </w:r>
      <w:r w:rsidRPr="00D05B47">
        <w:rPr>
          <w:rFonts w:ascii="Consolas" w:eastAsia="Times New Roman" w:hAnsi="Consolas" w:cs="Courier New"/>
          <w:sz w:val="21"/>
          <w:szCs w:val="21"/>
          <w:highlight w:val="lightGray"/>
          <w:lang w:val="en-US" w:eastAsia="ru-RU"/>
        </w:rPr>
        <w:t>)</w:t>
      </w:r>
      <w:r w:rsidRPr="00D05B47">
        <w:rPr>
          <w:rFonts w:ascii="Consolas" w:eastAsia="Times New Roman" w:hAnsi="Consolas" w:cs="Courier New"/>
          <w:color w:val="055BE0"/>
          <w:sz w:val="21"/>
          <w:szCs w:val="21"/>
          <w:highlight w:val="lightGray"/>
          <w:lang w:val="en-US" w:eastAsia="ru-RU"/>
        </w:rPr>
        <w:t>.</w:t>
      </w:r>
      <w:proofErr w:type="spellStart"/>
      <w:r w:rsidRPr="00D05B47">
        <w:rPr>
          <w:rFonts w:ascii="Consolas" w:eastAsia="Times New Roman" w:hAnsi="Consolas" w:cs="Courier New"/>
          <w:sz w:val="21"/>
          <w:szCs w:val="21"/>
          <w:highlight w:val="lightGray"/>
          <w:lang w:val="en-US" w:eastAsia="ru-RU"/>
        </w:rPr>
        <w:t>corr</w:t>
      </w:r>
      <w:proofErr w:type="spellEnd"/>
      <w:r w:rsidRPr="00D05B47">
        <w:rPr>
          <w:rFonts w:ascii="Consolas" w:eastAsia="Times New Roman" w:hAnsi="Consolas" w:cs="Courier New"/>
          <w:sz w:val="21"/>
          <w:szCs w:val="21"/>
          <w:highlight w:val="lightGray"/>
          <w:lang w:val="en-US" w:eastAsia="ru-RU"/>
        </w:rPr>
        <w:t>(),linewidths</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0.1</w:t>
      </w:r>
      <w:r w:rsidRPr="00D05B47">
        <w:rPr>
          <w:rFonts w:ascii="Consolas" w:eastAsia="Times New Roman" w:hAnsi="Consolas" w:cs="Courier New"/>
          <w:sz w:val="21"/>
          <w:szCs w:val="21"/>
          <w:highlight w:val="lightGray"/>
          <w:lang w:val="en-US" w:eastAsia="ru-RU"/>
        </w:rPr>
        <w:t>,vmax</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1.0</w:t>
      </w:r>
      <w:r w:rsidRPr="00D05B47">
        <w:rPr>
          <w:rFonts w:ascii="Consolas" w:eastAsia="Times New Roman" w:hAnsi="Consolas" w:cs="Courier New"/>
          <w:sz w:val="21"/>
          <w:szCs w:val="21"/>
          <w:highlight w:val="lightGray"/>
          <w:lang w:val="en-US" w:eastAsia="ru-RU"/>
        </w:rPr>
        <w:t xml:space="preserve">, </w:t>
      </w:r>
    </w:p>
    <w:p w14:paraId="24A806DB" w14:textId="77777777" w:rsidR="006F57B5" w:rsidRPr="00D05B47" w:rsidRDefault="006F57B5" w:rsidP="006F5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highlight w:val="lightGray"/>
          <w:lang w:val="en-US" w:eastAsia="ru-RU"/>
        </w:rPr>
      </w:pPr>
      <w:r w:rsidRPr="00D05B47">
        <w:rPr>
          <w:rFonts w:ascii="Consolas" w:eastAsia="Times New Roman" w:hAnsi="Consolas" w:cs="Courier New"/>
          <w:sz w:val="21"/>
          <w:szCs w:val="21"/>
          <w:highlight w:val="lightGray"/>
          <w:lang w:val="en-US" w:eastAsia="ru-RU"/>
        </w:rPr>
        <w:t xml:space="preserve">            square</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3D7E7E"/>
          <w:sz w:val="21"/>
          <w:szCs w:val="21"/>
          <w:highlight w:val="lightGray"/>
          <w:lang w:val="en-US" w:eastAsia="ru-RU"/>
        </w:rPr>
        <w:t>True</w:t>
      </w:r>
      <w:r w:rsidRPr="00D05B47">
        <w:rPr>
          <w:rFonts w:ascii="Consolas" w:eastAsia="Times New Roman" w:hAnsi="Consolas" w:cs="Courier New"/>
          <w:sz w:val="21"/>
          <w:szCs w:val="21"/>
          <w:highlight w:val="lightGray"/>
          <w:lang w:val="en-US" w:eastAsia="ru-RU"/>
        </w:rPr>
        <w:t xml:space="preserve">, </w:t>
      </w:r>
      <w:proofErr w:type="spellStart"/>
      <w:r w:rsidRPr="00D05B47">
        <w:rPr>
          <w:rFonts w:ascii="Consolas" w:eastAsia="Times New Roman" w:hAnsi="Consolas" w:cs="Courier New"/>
          <w:sz w:val="21"/>
          <w:szCs w:val="21"/>
          <w:highlight w:val="lightGray"/>
          <w:lang w:val="en-US" w:eastAsia="ru-RU"/>
        </w:rPr>
        <w:t>cmap</w:t>
      </w:r>
      <w:proofErr w:type="spellEnd"/>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 xml:space="preserve">colormap, </w:t>
      </w:r>
      <w:proofErr w:type="spellStart"/>
      <w:r w:rsidRPr="00D05B47">
        <w:rPr>
          <w:rFonts w:ascii="Consolas" w:eastAsia="Times New Roman" w:hAnsi="Consolas" w:cs="Courier New"/>
          <w:sz w:val="21"/>
          <w:szCs w:val="21"/>
          <w:highlight w:val="lightGray"/>
          <w:lang w:val="en-US" w:eastAsia="ru-RU"/>
        </w:rPr>
        <w:t>linecolor</w:t>
      </w:r>
      <w:proofErr w:type="spellEnd"/>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BB2323"/>
          <w:sz w:val="21"/>
          <w:szCs w:val="21"/>
          <w:highlight w:val="lightGray"/>
          <w:lang w:val="en-US" w:eastAsia="ru-RU"/>
        </w:rPr>
        <w:t>'white'</w:t>
      </w:r>
      <w:r w:rsidRPr="00D05B47">
        <w:rPr>
          <w:rFonts w:ascii="Consolas" w:eastAsia="Times New Roman" w:hAnsi="Consolas" w:cs="Courier New"/>
          <w:sz w:val="21"/>
          <w:szCs w:val="21"/>
          <w:highlight w:val="lightGray"/>
          <w:lang w:val="en-US" w:eastAsia="ru-RU"/>
        </w:rPr>
        <w:t xml:space="preserve">, </w:t>
      </w:r>
      <w:proofErr w:type="spellStart"/>
      <w:r w:rsidRPr="00D05B47">
        <w:rPr>
          <w:rFonts w:ascii="Consolas" w:eastAsia="Times New Roman" w:hAnsi="Consolas" w:cs="Courier New"/>
          <w:sz w:val="21"/>
          <w:szCs w:val="21"/>
          <w:highlight w:val="lightGray"/>
          <w:lang w:val="en-US" w:eastAsia="ru-RU"/>
        </w:rPr>
        <w:t>annot</w:t>
      </w:r>
      <w:proofErr w:type="spellEnd"/>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3D7E7E"/>
          <w:sz w:val="21"/>
          <w:szCs w:val="21"/>
          <w:highlight w:val="lightGray"/>
          <w:lang w:val="en-US" w:eastAsia="ru-RU"/>
        </w:rPr>
        <w:t>True</w:t>
      </w:r>
      <w:r w:rsidRPr="00D05B47">
        <w:rPr>
          <w:rFonts w:ascii="Consolas" w:eastAsia="Times New Roman" w:hAnsi="Consolas" w:cs="Courier New"/>
          <w:sz w:val="21"/>
          <w:szCs w:val="21"/>
          <w:highlight w:val="lightGray"/>
          <w:lang w:val="en-US" w:eastAsia="ru-RU"/>
        </w:rPr>
        <w:t>)</w:t>
      </w:r>
    </w:p>
    <w:p w14:paraId="5B6DB9F7" w14:textId="24874A40" w:rsidR="006F57B5" w:rsidRPr="005954DE" w:rsidRDefault="00692DE5" w:rsidP="00C651FF">
      <w:pPr>
        <w:autoSpaceDE w:val="0"/>
        <w:autoSpaceDN w:val="0"/>
        <w:adjustRightInd w:val="0"/>
        <w:spacing w:after="0" w:line="360" w:lineRule="auto"/>
        <w:ind w:firstLine="720"/>
        <w:jc w:val="both"/>
        <w:rPr>
          <w:rFonts w:ascii="Times New Roman" w:hAnsi="Times New Roman" w:cs="Times New Roman"/>
          <w:color w:val="000000"/>
          <w:sz w:val="28"/>
          <w:szCs w:val="28"/>
          <w:lang w:val="en-US"/>
        </w:rPr>
      </w:pPr>
      <w:hyperlink r:id="rId8" w:history="1">
        <w:r w:rsidR="006F57B5" w:rsidRPr="00D05B47">
          <w:rPr>
            <w:rStyle w:val="a3"/>
            <w:highlight w:val="lightGray"/>
            <w:lang w:val="en-US"/>
          </w:rPr>
          <w:t>https://www.kaggle.com/arthurtok/introduction-to-ensembling-stacking-in-python</w:t>
        </w:r>
      </w:hyperlink>
    </w:p>
    <w:p w14:paraId="3D0A02FB" w14:textId="6CFFBEEC" w:rsidR="00DF2EB4" w:rsidRPr="006F57B5" w:rsidRDefault="00692DE5">
      <w:pPr>
        <w:spacing w:line="259" w:lineRule="auto"/>
        <w:rPr>
          <w:rFonts w:ascii="Times New Roman" w:hAnsi="Times New Roman" w:cs="Times New Roman"/>
          <w:color w:val="000000"/>
          <w:sz w:val="28"/>
          <w:szCs w:val="28"/>
          <w:lang w:val="en-US"/>
        </w:rPr>
      </w:pPr>
      <w:hyperlink r:id="rId9" w:history="1">
        <w:r w:rsidR="009D69D5" w:rsidRPr="00E2698D">
          <w:rPr>
            <w:rStyle w:val="a3"/>
            <w:lang w:val="en-US"/>
          </w:rPr>
          <w:t>https://medium.com/@Gafarov/new-opportunities-in-machine-learning-c62b93ccd064</w:t>
        </w:r>
      </w:hyperlink>
    </w:p>
    <w:p w14:paraId="49804EB1" w14:textId="0F4B38EE" w:rsidR="004B1ABA" w:rsidRPr="003E680A" w:rsidRDefault="004B1ABA">
      <w:pPr>
        <w:pStyle w:val="2"/>
        <w:spacing w:line="360" w:lineRule="auto"/>
        <w:ind w:firstLine="720"/>
        <w:rPr>
          <w:ins w:id="536" w:author="Александр Гордеев" w:date="2020-02-29T12:39:00Z"/>
          <w:rStyle w:val="tlid-translation"/>
          <w:rFonts w:ascii="Times New Roman" w:eastAsiaTheme="minorEastAsia" w:hAnsi="Times New Roman" w:cs="Times New Roman"/>
          <w:color w:val="auto"/>
          <w:sz w:val="28"/>
          <w:szCs w:val="28"/>
        </w:rPr>
        <w:pPrChange w:id="537" w:author="Александр Гордеев" w:date="2020-02-29T12:40:00Z">
          <w:pPr>
            <w:pStyle w:val="1"/>
          </w:pPr>
        </w:pPrChange>
      </w:pPr>
      <w:bookmarkStart w:id="538" w:name="_Toc37313183"/>
      <w:ins w:id="539" w:author="Александр Гордеев" w:date="2020-02-29T12:40:00Z">
        <w:r w:rsidRPr="003E680A">
          <w:rPr>
            <w:rStyle w:val="tlid-translation"/>
            <w:rFonts w:ascii="Times New Roman" w:hAnsi="Times New Roman" w:cs="Times New Roman"/>
            <w:sz w:val="28"/>
            <w:szCs w:val="28"/>
          </w:rPr>
          <w:t>1.</w:t>
        </w:r>
      </w:ins>
      <w:ins w:id="540" w:author="Александр Гордеев" w:date="2020-02-29T12:59:00Z">
        <w:r w:rsidR="000F7041">
          <w:rPr>
            <w:rStyle w:val="tlid-translation"/>
            <w:rFonts w:ascii="Times New Roman" w:hAnsi="Times New Roman" w:cs="Times New Roman"/>
            <w:sz w:val="28"/>
            <w:szCs w:val="28"/>
          </w:rPr>
          <w:t>2</w:t>
        </w:r>
      </w:ins>
      <w:ins w:id="541" w:author="Александр Гордеев" w:date="2020-02-29T12:40:00Z">
        <w:r w:rsidRPr="003E680A">
          <w:rPr>
            <w:rStyle w:val="tlid-translation"/>
            <w:rFonts w:ascii="Times New Roman" w:hAnsi="Times New Roman" w:cs="Times New Roman"/>
            <w:sz w:val="28"/>
            <w:szCs w:val="28"/>
          </w:rPr>
          <w:t xml:space="preserve"> </w:t>
        </w:r>
      </w:ins>
      <w:r w:rsidR="007A527F">
        <w:rPr>
          <w:rStyle w:val="tlid-translation"/>
          <w:rFonts w:ascii="Times New Roman" w:hAnsi="Times New Roman" w:cs="Times New Roman"/>
          <w:sz w:val="28"/>
          <w:szCs w:val="28"/>
        </w:rPr>
        <w:t>Линейные м</w:t>
      </w:r>
      <w:r w:rsidR="005954DE">
        <w:rPr>
          <w:rStyle w:val="tlid-translation"/>
          <w:rFonts w:ascii="Times New Roman" w:hAnsi="Times New Roman" w:cs="Times New Roman"/>
          <w:sz w:val="28"/>
          <w:szCs w:val="28"/>
        </w:rPr>
        <w:t>етоды решения задач</w:t>
      </w:r>
      <w:r w:rsidR="007A527F">
        <w:rPr>
          <w:rStyle w:val="tlid-translation"/>
          <w:rFonts w:ascii="Times New Roman" w:hAnsi="Times New Roman" w:cs="Times New Roman"/>
          <w:sz w:val="28"/>
          <w:szCs w:val="28"/>
        </w:rPr>
        <w:t>и</w:t>
      </w:r>
      <w:r w:rsidR="005954DE">
        <w:rPr>
          <w:rStyle w:val="tlid-translation"/>
          <w:rFonts w:ascii="Times New Roman" w:hAnsi="Times New Roman" w:cs="Times New Roman"/>
          <w:sz w:val="28"/>
          <w:szCs w:val="28"/>
        </w:rPr>
        <w:t xml:space="preserve"> двоичной классификации</w:t>
      </w:r>
      <w:bookmarkEnd w:id="538"/>
    </w:p>
    <w:p w14:paraId="107BEE51" w14:textId="08E066D6" w:rsidR="00EB5FC7" w:rsidRDefault="00437F5C" w:rsidP="00EB5FC7">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Методы решения задач двоичной классификации можно разделить на два основных вида:</w:t>
      </w:r>
    </w:p>
    <w:p w14:paraId="23D5DA7D" w14:textId="6266EE66" w:rsidR="00437F5C" w:rsidRDefault="00437F5C" w:rsidP="00437F5C">
      <w:pPr>
        <w:pStyle w:val="aa"/>
        <w:numPr>
          <w:ilvl w:val="0"/>
          <w:numId w:val="14"/>
        </w:numPr>
        <w:spacing w:after="0" w:line="360" w:lineRule="auto"/>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методы линейной классификации;</w:t>
      </w:r>
    </w:p>
    <w:p w14:paraId="5ED02926" w14:textId="2D883857" w:rsidR="00437F5C" w:rsidRDefault="00437F5C" w:rsidP="00437F5C">
      <w:pPr>
        <w:pStyle w:val="aa"/>
        <w:numPr>
          <w:ilvl w:val="0"/>
          <w:numId w:val="14"/>
        </w:numPr>
        <w:spacing w:after="0" w:line="360" w:lineRule="auto"/>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методы нелинейной классификации.</w:t>
      </w:r>
    </w:p>
    <w:p w14:paraId="7FDB3187" w14:textId="63EEA81A" w:rsidR="006A660C" w:rsidRDefault="00975C02" w:rsidP="00EB5FC7">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Суть метод</w:t>
      </w:r>
      <w:r w:rsidR="00437F5C">
        <w:rPr>
          <w:rStyle w:val="tlid-translation"/>
          <w:rFonts w:ascii="Times New Roman" w:hAnsi="Times New Roman" w:cs="Times New Roman"/>
          <w:sz w:val="28"/>
          <w:szCs w:val="28"/>
        </w:rPr>
        <w:t>ов</w:t>
      </w:r>
      <w:r>
        <w:rPr>
          <w:rStyle w:val="tlid-translation"/>
          <w:rFonts w:ascii="Times New Roman" w:hAnsi="Times New Roman" w:cs="Times New Roman"/>
          <w:sz w:val="28"/>
          <w:szCs w:val="28"/>
        </w:rPr>
        <w:t xml:space="preserve"> линейной классификации заключается в том, что данн</w:t>
      </w:r>
      <w:r w:rsidR="006A660C">
        <w:rPr>
          <w:rStyle w:val="tlid-translation"/>
          <w:rFonts w:ascii="Times New Roman" w:hAnsi="Times New Roman" w:cs="Times New Roman"/>
          <w:sz w:val="28"/>
          <w:szCs w:val="28"/>
        </w:rPr>
        <w:t>ое семейство</w:t>
      </w:r>
      <w:r>
        <w:rPr>
          <w:rStyle w:val="tlid-translation"/>
          <w:rFonts w:ascii="Times New Roman" w:hAnsi="Times New Roman" w:cs="Times New Roman"/>
          <w:sz w:val="28"/>
          <w:szCs w:val="28"/>
        </w:rPr>
        <w:t xml:space="preserve"> алгоритм</w:t>
      </w:r>
      <w:r w:rsidR="006A660C">
        <w:rPr>
          <w:rStyle w:val="tlid-translation"/>
          <w:rFonts w:ascii="Times New Roman" w:hAnsi="Times New Roman" w:cs="Times New Roman"/>
          <w:sz w:val="28"/>
          <w:szCs w:val="28"/>
        </w:rPr>
        <w:t>ов</w:t>
      </w:r>
      <w:r>
        <w:rPr>
          <w:rStyle w:val="tlid-translation"/>
          <w:rFonts w:ascii="Times New Roman" w:hAnsi="Times New Roman" w:cs="Times New Roman"/>
          <w:sz w:val="28"/>
          <w:szCs w:val="28"/>
        </w:rPr>
        <w:t xml:space="preserve"> пытается разделить признаковое пространство, описывающее объекты выборки, на два полупространства</w:t>
      </w:r>
      <w:r w:rsidR="006A660C">
        <w:rPr>
          <w:rStyle w:val="tlid-translation"/>
          <w:rFonts w:ascii="Times New Roman" w:hAnsi="Times New Roman" w:cs="Times New Roman"/>
          <w:sz w:val="28"/>
          <w:szCs w:val="28"/>
        </w:rPr>
        <w:t xml:space="preserve"> с помощью</w:t>
      </w:r>
      <w:r>
        <w:rPr>
          <w:rStyle w:val="tlid-translation"/>
          <w:rFonts w:ascii="Times New Roman" w:hAnsi="Times New Roman" w:cs="Times New Roman"/>
          <w:sz w:val="28"/>
          <w:szCs w:val="28"/>
        </w:rPr>
        <w:t xml:space="preserve"> гиперплоскост</w:t>
      </w:r>
      <w:r w:rsidR="006A660C">
        <w:rPr>
          <w:rStyle w:val="tlid-translation"/>
          <w:rFonts w:ascii="Times New Roman" w:hAnsi="Times New Roman" w:cs="Times New Roman"/>
          <w:sz w:val="28"/>
          <w:szCs w:val="28"/>
        </w:rPr>
        <w:t xml:space="preserve">и так, чтобы в одном полупространстве находились объекты класса 1, а в другом класса </w:t>
      </w:r>
      <w:r w:rsidR="00437F5C">
        <w:rPr>
          <w:rStyle w:val="tlid-translation"/>
          <w:rFonts w:ascii="Times New Roman" w:hAnsi="Times New Roman" w:cs="Times New Roman"/>
          <w:sz w:val="28"/>
          <w:szCs w:val="28"/>
        </w:rPr>
        <w:t>-1</w:t>
      </w:r>
      <w:r w:rsidR="006A660C">
        <w:rPr>
          <w:rStyle w:val="tlid-translation"/>
          <w:rFonts w:ascii="Times New Roman" w:hAnsi="Times New Roman" w:cs="Times New Roman"/>
          <w:sz w:val="28"/>
          <w:szCs w:val="28"/>
        </w:rPr>
        <w:t>. Если гиперплоскость можно провести таким образом, что объекты разделятся на классы без ошибок, то выборка объектов называется линейно разделимой.</w:t>
      </w:r>
    </w:p>
    <w:p w14:paraId="7D5DC705" w14:textId="3BE00F87" w:rsidR="00EB5FC7" w:rsidRDefault="00EB5FC7" w:rsidP="00EB5FC7">
      <w:pPr>
        <w:pStyle w:val="aa"/>
        <w:spacing w:after="0" w:line="360" w:lineRule="auto"/>
        <w:ind w:left="0"/>
        <w:jc w:val="center"/>
        <w:rPr>
          <w:rStyle w:val="tlid-translation"/>
          <w:rFonts w:ascii="Times New Roman" w:hAnsi="Times New Roman" w:cs="Times New Roman"/>
          <w:sz w:val="28"/>
          <w:szCs w:val="28"/>
        </w:rPr>
      </w:pPr>
      <w:r>
        <w:rPr>
          <w:noProof/>
        </w:rPr>
        <w:lastRenderedPageBreak/>
        <w:drawing>
          <wp:inline distT="0" distB="0" distL="0" distR="0" wp14:anchorId="0A70B621" wp14:editId="59F6C381">
            <wp:extent cx="2286000" cy="2182621"/>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3607" cy="2256718"/>
                    </a:xfrm>
                    <a:prstGeom prst="rect">
                      <a:avLst/>
                    </a:prstGeom>
                    <a:noFill/>
                    <a:ln>
                      <a:noFill/>
                    </a:ln>
                  </pic:spPr>
                </pic:pic>
              </a:graphicData>
            </a:graphic>
          </wp:inline>
        </w:drawing>
      </w:r>
    </w:p>
    <w:p w14:paraId="1DC07ED1" w14:textId="2BF9BFF0" w:rsidR="006A660C" w:rsidRDefault="006A660C" w:rsidP="006A660C">
      <w:pPr>
        <w:pStyle w:val="aa"/>
        <w:spacing w:after="0" w:line="360" w:lineRule="auto"/>
        <w:ind w:left="0" w:firstLine="720"/>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Визуализация работы линейного классификатора.</w:t>
      </w:r>
    </w:p>
    <w:p w14:paraId="04702AD1" w14:textId="41046F20" w:rsidR="00EB5FC7" w:rsidRDefault="006A660C" w:rsidP="006A660C">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Формализуем задачу линейной классификации. Пусть </w:t>
      </w:r>
      <m:oMath>
        <m:r>
          <m:rPr>
            <m:scr m:val="double-struck"/>
          </m:rPr>
          <w:rPr>
            <w:rStyle w:val="tlid-translation"/>
            <w:rFonts w:ascii="Cambria Math" w:hAnsi="Cambria Math" w:cs="Times New Roman"/>
            <w:sz w:val="28"/>
            <w:szCs w:val="28"/>
          </w:rPr>
          <m:t>Y</m:t>
        </m:r>
        <m:r>
          <w:rPr>
            <w:rStyle w:val="tlid-translation"/>
            <w:rFonts w:ascii="Cambria Math" w:hAnsi="Cambria Math" w:cs="Times New Roman"/>
            <w:sz w:val="28"/>
            <w:szCs w:val="28"/>
          </w:rPr>
          <m:t>={-1,1}</m:t>
        </m:r>
      </m:oMath>
      <w:r>
        <w:rPr>
          <w:rStyle w:val="tlid-translation"/>
          <w:rFonts w:ascii="Times New Roman" w:hAnsi="Times New Roman" w:cs="Times New Roman"/>
          <w:sz w:val="28"/>
          <w:szCs w:val="28"/>
        </w:rPr>
        <w:t xml:space="preserve"> - пространство ответов,</w:t>
      </w:r>
      <w:r w:rsidRPr="006A660C">
        <w:rPr>
          <w:rStyle w:val="tlid-translation"/>
          <w:rFonts w:ascii="Times New Roman" w:hAnsi="Times New Roman" w:cs="Times New Roman"/>
          <w:sz w:val="28"/>
          <w:szCs w:val="28"/>
        </w:rPr>
        <w:t xml:space="preserve"> </w:t>
      </w:r>
      <m:oMath>
        <m:r>
          <m:rPr>
            <m:scr m:val="double-struck"/>
          </m:rPr>
          <w:rPr>
            <w:rStyle w:val="tlid-translation"/>
            <w:rFonts w:ascii="Cambria Math" w:hAnsi="Cambria Math" w:cs="Times New Roman"/>
            <w:sz w:val="28"/>
            <w:szCs w:val="28"/>
          </w:rPr>
          <m:t>X</m:t>
        </m:r>
      </m:oMath>
      <w:r w:rsidRPr="006A660C">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пространство объектов,</w:t>
      </w:r>
      <m:oMath>
        <m:r>
          <w:rPr>
            <w:rStyle w:val="tlid-translation"/>
            <w:rFonts w:ascii="Cambria Math" w:hAnsi="Cambria Math" w:cs="Times New Roman"/>
            <w:sz w:val="28"/>
            <w:szCs w:val="28"/>
          </w:rPr>
          <m:t xml:space="preserve">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x</m:t>
            </m:r>
          </m:e>
          <m:sup>
            <m:r>
              <w:rPr>
                <w:rStyle w:val="tlid-translation"/>
                <w:rFonts w:ascii="Cambria Math" w:hAnsi="Cambria Math" w:cs="Times New Roman"/>
                <w:sz w:val="28"/>
                <w:szCs w:val="28"/>
              </w:rPr>
              <m:t>1</m:t>
            </m:r>
          </m:sup>
        </m:sSup>
        <m:r>
          <w:rPr>
            <w:rStyle w:val="tlid-translation"/>
            <w:rFonts w:ascii="Cambria Math" w:hAnsi="Cambria Math" w:cs="Times New Roman"/>
            <w:sz w:val="28"/>
            <w:szCs w:val="28"/>
          </w:rPr>
          <m:t>,…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x</m:t>
            </m:r>
          </m:e>
          <m:sup>
            <m:r>
              <w:rPr>
                <w:rStyle w:val="tlid-translation"/>
                <w:rFonts w:ascii="Cambria Math" w:hAnsi="Cambria Math" w:cs="Times New Roman"/>
                <w:sz w:val="28"/>
                <w:szCs w:val="28"/>
              </w:rPr>
              <m:t>d</m:t>
            </m:r>
          </m:sup>
        </m:sSup>
        <m:r>
          <w:rPr>
            <w:rStyle w:val="tlid-translation"/>
            <w:rFonts w:ascii="Cambria Math" w:hAnsi="Cambria Math" w:cs="Times New Roman"/>
            <w:sz w:val="28"/>
            <w:szCs w:val="28"/>
          </w:rPr>
          <m:t xml:space="preserve"> </m:t>
        </m:r>
      </m:oMath>
      <w:r w:rsidR="00E8422E">
        <w:rPr>
          <w:rFonts w:ascii="CMUSerif-Roman" w:eastAsiaTheme="minorHAnsi" w:hAnsi="CMUSerif-Roman" w:cs="CMUSerif-Roman"/>
          <w:sz w:val="20"/>
          <w:szCs w:val="20"/>
          <w:lang w:eastAsia="en-US"/>
        </w:rPr>
        <w:t xml:space="preserve">— </w:t>
      </w:r>
      <w:r w:rsidR="00E8422E" w:rsidRPr="00E8422E">
        <w:rPr>
          <w:rStyle w:val="tlid-translation"/>
          <w:rFonts w:ascii="Times New Roman" w:hAnsi="Times New Roman" w:cs="Times New Roman"/>
          <w:sz w:val="28"/>
          <w:szCs w:val="28"/>
        </w:rPr>
        <w:t>признаковое описание объекта,</w:t>
      </w:r>
      <w:r w:rsidR="00E8422E">
        <w:rPr>
          <w:rStyle w:val="tlid-translation"/>
          <w:rFonts w:ascii="Times New Roman" w:hAnsi="Times New Roman" w:cs="Times New Roman"/>
          <w:sz w:val="28"/>
          <w:szCs w:val="28"/>
        </w:rPr>
        <w:t xml:space="preserve"> </w:t>
      </w:r>
      <m:oMath>
        <m:r>
          <m:rPr>
            <m:scr m:val="double-struck"/>
          </m:rPr>
          <w:rPr>
            <w:rStyle w:val="tlid-translation"/>
            <w:rFonts w:ascii="Cambria Math" w:hAnsi="Cambria Math" w:cs="Times New Roman"/>
            <w:sz w:val="28"/>
            <w:szCs w:val="28"/>
          </w:rPr>
          <m:t xml:space="preserve">X= </m:t>
        </m:r>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lang w:val="en-US"/>
                  </w:rPr>
                  <m:t>x</m:t>
                </m:r>
              </m:e>
              <m:sub>
                <m:r>
                  <w:rPr>
                    <w:rStyle w:val="tlid-translation"/>
                    <w:rFonts w:ascii="Cambria Math" w:hAnsi="Cambria Math" w:cs="Times New Roman"/>
                    <w:sz w:val="28"/>
                    <w:szCs w:val="28"/>
                  </w:rPr>
                  <m:t>i</m:t>
                </m:r>
              </m:sub>
            </m:sSub>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e>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sSubSup>
      </m:oMath>
      <w:r w:rsidR="00E8422E" w:rsidRPr="00E8422E">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w:t>
      </w:r>
      <w:r w:rsidRPr="006A660C">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обучающая выборка</w:t>
      </w:r>
      <w:r w:rsidR="00E8422E" w:rsidRPr="00E8422E">
        <w:rPr>
          <w:rStyle w:val="tlid-translation"/>
          <w:rFonts w:ascii="Times New Roman" w:hAnsi="Times New Roman" w:cs="Times New Roman"/>
          <w:sz w:val="28"/>
          <w:szCs w:val="28"/>
        </w:rPr>
        <w:t>.</w:t>
      </w:r>
    </w:p>
    <w:p w14:paraId="2DF0AD49" w14:textId="454444CE" w:rsidR="00E8422E" w:rsidRDefault="00E8422E" w:rsidP="006A660C">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Классическим методом решения задачи</w:t>
      </w:r>
      <w:r w:rsidR="00437F5C">
        <w:rPr>
          <w:rStyle w:val="tlid-translation"/>
          <w:rFonts w:ascii="Times New Roman" w:hAnsi="Times New Roman" w:cs="Times New Roman"/>
          <w:sz w:val="28"/>
          <w:szCs w:val="28"/>
        </w:rPr>
        <w:t xml:space="preserve"> линейной</w:t>
      </w:r>
      <w:r>
        <w:rPr>
          <w:rStyle w:val="tlid-translation"/>
          <w:rFonts w:ascii="Times New Roman" w:hAnsi="Times New Roman" w:cs="Times New Roman"/>
          <w:sz w:val="28"/>
          <w:szCs w:val="28"/>
        </w:rPr>
        <w:t xml:space="preserve"> классификации является метод линейного дискриминанта Фишера, который заключается в минимизации среднеквадратичной ошибки:</w:t>
      </w:r>
    </w:p>
    <w:p w14:paraId="28650A22" w14:textId="5D87A424" w:rsidR="00E8422E" w:rsidRPr="00E8422E" w:rsidRDefault="00E8422E" w:rsidP="006A660C">
      <w:pPr>
        <w:pStyle w:val="aa"/>
        <w:spacing w:after="0" w:line="360" w:lineRule="auto"/>
        <w:ind w:left="0"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m:t>Q</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 X</m:t>
              </m:r>
            </m:e>
          </m:d>
          <m:r>
            <w:rPr>
              <w:rStyle w:val="tlid-translation"/>
              <w:rFonts w:ascii="Cambria Math" w:hAnsi="Cambria Math" w:cs="Times New Roman"/>
              <w:sz w:val="28"/>
              <w:szCs w:val="28"/>
            </w:rPr>
            <m:t>=</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l</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e>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m:t>
                  </m:r>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 xml:space="preserve"> - </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e>
                <m:sup>
                  <m:r>
                    <w:rPr>
                      <w:rStyle w:val="tlid-translation"/>
                      <w:rFonts w:ascii="Cambria Math" w:hAnsi="Cambria Math" w:cs="Times New Roman"/>
                      <w:sz w:val="28"/>
                      <w:szCs w:val="28"/>
                    </w:rPr>
                    <m:t>2</m:t>
                  </m:r>
                </m:sup>
              </m:sSup>
            </m:e>
          </m:nary>
        </m:oMath>
      </m:oMathPara>
    </w:p>
    <w:p w14:paraId="37B0D64A" w14:textId="47084DF1" w:rsidR="00E8422E" w:rsidRDefault="00E8422E" w:rsidP="006A660C">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В результате получается вектор весов:</w:t>
      </w:r>
    </w:p>
    <w:p w14:paraId="296C9E79" w14:textId="13F4CDFD" w:rsidR="00E8422E" w:rsidRPr="0064021B" w:rsidRDefault="00E8422E" w:rsidP="006A660C">
      <w:pPr>
        <w:pStyle w:val="aa"/>
        <w:spacing w:after="0" w:line="360" w:lineRule="auto"/>
        <w:ind w:left="0" w:firstLine="720"/>
        <w:jc w:val="both"/>
        <w:rPr>
          <w:rStyle w:val="tlid-translation"/>
          <w:rFonts w:ascii="Times New Roman" w:hAnsi="Times New Roman" w:cs="Times New Roman"/>
          <w:i/>
          <w:iCs/>
          <w:sz w:val="28"/>
          <w:szCs w:val="28"/>
        </w:rPr>
      </w:pPr>
      <m:oMathPara>
        <m:oMath>
          <m:r>
            <w:rPr>
              <w:rStyle w:val="tlid-translation"/>
              <w:rFonts w:ascii="Cambria Math" w:hAnsi="Cambria Math" w:cs="Times New Roman"/>
              <w:sz w:val="28"/>
              <w:szCs w:val="28"/>
            </w:rPr>
            <m:t>w=</m:t>
          </m:r>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argmin</m:t>
              </m:r>
            </m:e>
            <m:sub>
              <m:r>
                <w:rPr>
                  <w:rStyle w:val="tlid-translation"/>
                  <w:rFonts w:ascii="Cambria Math" w:hAnsi="Cambria Math" w:cs="Times New Roman"/>
                  <w:sz w:val="28"/>
                  <w:szCs w:val="28"/>
                </w:rPr>
                <m:t>w</m:t>
              </m:r>
            </m:sub>
          </m:sSub>
          <m:r>
            <w:rPr>
              <w:rStyle w:val="tlid-translation"/>
              <w:rFonts w:ascii="Cambria Math" w:hAnsi="Cambria Math" w:cs="Times New Roman"/>
              <w:sz w:val="28"/>
              <w:szCs w:val="28"/>
            </w:rPr>
            <m:t>Q(w,X)</m:t>
          </m:r>
        </m:oMath>
      </m:oMathPara>
    </w:p>
    <w:p w14:paraId="318F2692" w14:textId="5F440665" w:rsidR="0064021B" w:rsidRDefault="0064021B" w:rsidP="006A660C">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Откуда выходит, что если </w:t>
      </w:r>
      <m:oMath>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&gt;0</m:t>
        </m:r>
      </m:oMath>
      <w:r>
        <w:rPr>
          <w:rStyle w:val="tlid-translation"/>
          <w:rFonts w:ascii="Times New Roman" w:hAnsi="Times New Roman" w:cs="Times New Roman"/>
          <w:sz w:val="28"/>
          <w:szCs w:val="28"/>
        </w:rPr>
        <w:t xml:space="preserve">, то объект относится к классу 1, иначе к классу </w:t>
      </w:r>
      <w:r w:rsidR="00437F5C">
        <w:rPr>
          <w:rStyle w:val="tlid-translation"/>
          <w:rFonts w:ascii="Times New Roman" w:hAnsi="Times New Roman" w:cs="Times New Roman"/>
          <w:sz w:val="28"/>
          <w:szCs w:val="28"/>
        </w:rPr>
        <w:t>-1</w:t>
      </w:r>
      <w:r>
        <w:rPr>
          <w:rStyle w:val="tlid-translation"/>
          <w:rFonts w:ascii="Times New Roman" w:hAnsi="Times New Roman" w:cs="Times New Roman"/>
          <w:sz w:val="28"/>
          <w:szCs w:val="28"/>
        </w:rPr>
        <w:t>. Иными словами получается следующее выражение:</w:t>
      </w:r>
    </w:p>
    <w:p w14:paraId="29C6CE50" w14:textId="0A9ECB00" w:rsidR="0064021B" w:rsidRPr="0064021B" w:rsidRDefault="0064021B" w:rsidP="006A660C">
      <w:pPr>
        <w:pStyle w:val="aa"/>
        <w:spacing w:after="0" w:line="360" w:lineRule="auto"/>
        <w:ind w:left="0"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d>
          <m:r>
            <w:rPr>
              <w:rStyle w:val="tlid-translation"/>
              <w:rFonts w:ascii="Cambria Math" w:hAnsi="Cambria Math" w:cs="Times New Roman"/>
              <w:sz w:val="28"/>
              <w:szCs w:val="28"/>
            </w:rPr>
            <m:t>=sign</m:t>
          </m:r>
          <m:d>
            <m:dPr>
              <m:ctrlPr>
                <w:rPr>
                  <w:rStyle w:val="tlid-translation"/>
                  <w:rFonts w:ascii="Cambria Math" w:hAnsi="Cambria Math" w:cs="Times New Roman"/>
                  <w:i/>
                  <w:sz w:val="28"/>
                  <w:szCs w:val="28"/>
                </w:rPr>
              </m:ctrlPr>
            </m:dPr>
            <m:e>
              <m:sSup>
                <m:sSupPr>
                  <m:ctrlPr>
                    <w:rPr>
                      <w:rStyle w:val="tlid-translation"/>
                      <w:rFonts w:ascii="Cambria Math" w:hAnsi="Cambria Math" w:cs="Times New Roman"/>
                      <w:i/>
                      <w:sz w:val="28"/>
                      <w:szCs w:val="28"/>
                    </w:rPr>
                  </m:ctrlPr>
                </m:sSup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sup>
                  <m:r>
                    <w:rPr>
                      <w:rStyle w:val="tlid-translation"/>
                      <w:rFonts w:ascii="Cambria Math" w:hAnsi="Cambria Math" w:cs="Times New Roman"/>
                      <w:sz w:val="28"/>
                      <w:szCs w:val="28"/>
                    </w:rPr>
                    <m:t>T</m:t>
                  </m:r>
                </m:sup>
              </m:sSup>
              <m:r>
                <w:rPr>
                  <w:rStyle w:val="tlid-translation"/>
                  <w:rFonts w:ascii="Cambria Math" w:hAnsi="Cambria Math" w:cs="Times New Roman"/>
                  <w:sz w:val="28"/>
                  <w:szCs w:val="28"/>
                </w:rPr>
                <m:t>x</m:t>
              </m:r>
            </m:e>
          </m:d>
          <m:r>
            <w:rPr>
              <w:rStyle w:val="tlid-translation"/>
              <w:rFonts w:ascii="Cambria Math" w:hAnsi="Cambria Math" w:cs="Times New Roman"/>
              <w:sz w:val="28"/>
              <w:szCs w:val="28"/>
            </w:rPr>
            <m:t>,</m:t>
          </m:r>
        </m:oMath>
      </m:oMathPara>
    </w:p>
    <w:p w14:paraId="08DE80B7" w14:textId="480B3CC6" w:rsidR="0064021B" w:rsidRDefault="0064021B" w:rsidP="006A660C">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Где:</w:t>
      </w:r>
    </w:p>
    <w:p w14:paraId="12DAD678" w14:textId="7F1D588C" w:rsidR="0064021B" w:rsidRPr="00253D9E" w:rsidRDefault="0064021B" w:rsidP="00253D9E">
      <w:pPr>
        <w:pStyle w:val="aa"/>
        <w:numPr>
          <w:ilvl w:val="0"/>
          <w:numId w:val="13"/>
        </w:numPr>
        <w:spacing w:after="0" w:line="360" w:lineRule="auto"/>
        <w:jc w:val="both"/>
        <w:rPr>
          <w:rStyle w:val="tlid-translation"/>
          <w:rFonts w:ascii="Times New Roman" w:hAnsi="Times New Roman" w:cs="Times New Roman"/>
          <w:sz w:val="28"/>
          <w:szCs w:val="28"/>
        </w:rPr>
      </w:pPr>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d>
      </m:oMath>
      <w:r w:rsidRPr="00253D9E">
        <w:rPr>
          <w:rStyle w:val="tlid-translation"/>
          <w:rFonts w:ascii="Times New Roman" w:hAnsi="Times New Roman" w:cs="Times New Roman"/>
          <w:sz w:val="28"/>
          <w:szCs w:val="28"/>
        </w:rPr>
        <w:t xml:space="preserve"> – вектор ответов классификатора на объектах выборки;</w:t>
      </w:r>
    </w:p>
    <w:p w14:paraId="6A813857" w14:textId="0F6A6124" w:rsidR="0064021B" w:rsidRPr="00253D9E" w:rsidRDefault="0064021B" w:rsidP="00253D9E">
      <w:pPr>
        <w:pStyle w:val="aa"/>
        <w:numPr>
          <w:ilvl w:val="0"/>
          <w:numId w:val="13"/>
        </w:numPr>
        <w:spacing w:after="0" w:line="360" w:lineRule="auto"/>
        <w:jc w:val="both"/>
        <w:rPr>
          <w:rStyle w:val="tlid-translation"/>
          <w:rFonts w:ascii="Times New Roman" w:hAnsi="Times New Roman" w:cs="Times New Roman"/>
          <w:sz w:val="28"/>
          <w:szCs w:val="28"/>
        </w:rPr>
      </w:pPr>
      <w:r w:rsidRPr="00253D9E">
        <w:rPr>
          <w:rStyle w:val="tlid-translation"/>
          <w:rFonts w:ascii="Times New Roman" w:hAnsi="Times New Roman" w:cs="Times New Roman"/>
          <w:sz w:val="28"/>
          <w:szCs w:val="28"/>
          <w:lang w:val="en-US"/>
        </w:rPr>
        <w:t>Sign</w:t>
      </w:r>
      <w:r w:rsidRPr="00253D9E">
        <w:rPr>
          <w:rStyle w:val="tlid-translation"/>
          <w:rFonts w:ascii="Times New Roman" w:hAnsi="Times New Roman" w:cs="Times New Roman"/>
          <w:sz w:val="28"/>
          <w:szCs w:val="28"/>
        </w:rPr>
        <w:t xml:space="preserve"> – функция, возвращающая знак своего аргумента.</w:t>
      </w:r>
    </w:p>
    <w:p w14:paraId="7863BECF" w14:textId="569C3016" w:rsidR="0064021B" w:rsidRDefault="0064021B" w:rsidP="006A660C">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Основная проблема данного алгоритма заключается в том, что он предоставляет метки класса, но не вероятность </w:t>
      </w:r>
      <w:r w:rsidR="00253D9E">
        <w:rPr>
          <w:rStyle w:val="tlid-translation"/>
          <w:rFonts w:ascii="Times New Roman" w:hAnsi="Times New Roman" w:cs="Times New Roman"/>
          <w:sz w:val="28"/>
          <w:szCs w:val="28"/>
        </w:rPr>
        <w:t>принадлежности</w:t>
      </w:r>
      <w:r>
        <w:rPr>
          <w:rStyle w:val="tlid-translation"/>
          <w:rFonts w:ascii="Times New Roman" w:hAnsi="Times New Roman" w:cs="Times New Roman"/>
          <w:sz w:val="28"/>
          <w:szCs w:val="28"/>
        </w:rPr>
        <w:t xml:space="preserve"> объекта классу</w:t>
      </w:r>
      <w:r w:rsidR="00253D9E">
        <w:rPr>
          <w:rStyle w:val="tlid-translation"/>
          <w:rFonts w:ascii="Times New Roman" w:hAnsi="Times New Roman" w:cs="Times New Roman"/>
          <w:sz w:val="28"/>
          <w:szCs w:val="28"/>
        </w:rPr>
        <w:t xml:space="preserve">, а в задаче составления рейтинга способность алгоритма определять </w:t>
      </w:r>
      <w:r w:rsidR="00253D9E">
        <w:rPr>
          <w:rStyle w:val="tlid-translation"/>
          <w:rFonts w:ascii="Times New Roman" w:hAnsi="Times New Roman" w:cs="Times New Roman"/>
          <w:sz w:val="28"/>
          <w:szCs w:val="28"/>
        </w:rPr>
        <w:lastRenderedPageBreak/>
        <w:t>вероятность принадлежности объекта классу является критичной. Другими словами</w:t>
      </w:r>
      <w:r w:rsidR="00253D9E" w:rsidRPr="00253D9E">
        <w:rPr>
          <w:rStyle w:val="tlid-translation"/>
          <w:rFonts w:ascii="Times New Roman" w:hAnsi="Times New Roman" w:cs="Times New Roman"/>
          <w:sz w:val="28"/>
          <w:szCs w:val="28"/>
        </w:rPr>
        <w:t>,</w:t>
      </w:r>
      <w:r w:rsidR="00253D9E">
        <w:rPr>
          <w:rStyle w:val="tlid-translation"/>
          <w:rFonts w:ascii="Times New Roman" w:hAnsi="Times New Roman" w:cs="Times New Roman"/>
          <w:sz w:val="28"/>
          <w:szCs w:val="28"/>
        </w:rPr>
        <w:t xml:space="preserve"> необходимо ввести функцию, которая будет переводить интервал (0,1) на множество всех действительных чисел:</w:t>
      </w:r>
    </w:p>
    <w:p w14:paraId="2CC27FF7" w14:textId="15DC2AFD" w:rsidR="00253D9E" w:rsidRPr="00253D9E" w:rsidRDefault="00253D9E" w:rsidP="006A660C">
      <w:pPr>
        <w:pStyle w:val="aa"/>
        <w:spacing w:after="0" w:line="360" w:lineRule="auto"/>
        <w:ind w:left="0"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m:t>g :</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0,1</m:t>
              </m:r>
            </m:e>
          </m:d>
          <m:r>
            <m:rPr>
              <m:scr m:val="double-struck"/>
            </m:rPr>
            <w:rPr>
              <w:rStyle w:val="tlid-translation"/>
              <w:rFonts w:ascii="Cambria Math" w:hAnsi="Cambria Math" w:cs="Times New Roman"/>
              <w:sz w:val="28"/>
              <w:szCs w:val="28"/>
            </w:rPr>
            <m:t>⟼R</m:t>
          </m:r>
        </m:oMath>
      </m:oMathPara>
    </w:p>
    <w:p w14:paraId="47FFA42A" w14:textId="5C4B1977" w:rsidR="00437F5C" w:rsidRDefault="00253D9E" w:rsidP="00EB5FC7">
      <w:pPr>
        <w:pStyle w:val="aa"/>
        <w:spacing w:after="0" w:line="360" w:lineRule="auto"/>
        <w:ind w:left="0" w:firstLine="720"/>
        <w:jc w:val="both"/>
        <w:rPr>
          <w:rStyle w:val="tlid-translation"/>
          <w:rFonts w:ascii="Times New Roman" w:hAnsi="Times New Roman" w:cs="Times New Roman"/>
          <w:sz w:val="28"/>
          <w:szCs w:val="28"/>
        </w:rPr>
      </w:pPr>
      <w:r w:rsidRPr="00253D9E">
        <w:rPr>
          <w:rStyle w:val="tlid-translation"/>
          <w:rFonts w:ascii="Times New Roman" w:hAnsi="Times New Roman" w:cs="Times New Roman"/>
          <w:sz w:val="28"/>
          <w:szCs w:val="28"/>
        </w:rPr>
        <w:t xml:space="preserve">В таком случае, можно решать задачу линейной регрессии, в которой строится оценка не для условного матожидания </w:t>
      </w:r>
      <m:oMath>
        <m:r>
          <w:rPr>
            <w:rStyle w:val="tlid-translation"/>
            <w:rFonts w:ascii="Cambria Math" w:hAnsi="Cambria Math" w:cs="Times New Roman"/>
            <w:sz w:val="28"/>
            <w:szCs w:val="28"/>
          </w:rPr>
          <m:t>E</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y</m:t>
            </m:r>
          </m:e>
          <m:e>
            <m:r>
              <w:rPr>
                <w:rStyle w:val="tlid-translation"/>
                <w:rFonts w:ascii="Cambria Math" w:hAnsi="Cambria Math" w:cs="Times New Roman"/>
                <w:sz w:val="28"/>
                <w:szCs w:val="28"/>
              </w:rPr>
              <m:t>x</m:t>
            </m:r>
          </m:e>
        </m:d>
      </m:oMath>
      <w:r w:rsidRPr="00253D9E">
        <w:rPr>
          <w:rStyle w:val="tlid-translation"/>
          <w:rFonts w:ascii="Times New Roman" w:hAnsi="Times New Roman" w:cs="Times New Roman"/>
          <w:sz w:val="28"/>
          <w:szCs w:val="28"/>
        </w:rPr>
        <w:t xml:space="preserve">, а для </w:t>
      </w:r>
      <m:oMath>
        <m:r>
          <w:rPr>
            <w:rStyle w:val="tlid-translation"/>
            <w:rFonts w:ascii="Cambria Math" w:hAnsi="Cambria Math" w:cs="Times New Roman"/>
            <w:sz w:val="28"/>
            <w:szCs w:val="28"/>
          </w:rPr>
          <m:t>g(E</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y</m:t>
            </m:r>
          </m:e>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m:t>
        </m:r>
      </m:oMath>
      <w:r w:rsidRPr="00253D9E">
        <w:rPr>
          <w:rStyle w:val="tlid-translation"/>
          <w:rFonts w:ascii="Times New Roman" w:hAnsi="Times New Roman" w:cs="Times New Roman"/>
          <w:sz w:val="28"/>
          <w:szCs w:val="28"/>
        </w:rPr>
        <w:t xml:space="preserve">. </w:t>
      </w:r>
    </w:p>
    <w:p w14:paraId="66D356D3" w14:textId="35443398" w:rsidR="00437F5C" w:rsidRPr="00437F5C" w:rsidRDefault="00437F5C" w:rsidP="00EB5FC7">
      <w:pPr>
        <w:pStyle w:val="aa"/>
        <w:spacing w:after="0" w:line="360" w:lineRule="auto"/>
        <w:ind w:left="0"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m:t>g</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E</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y</m:t>
                  </m:r>
                </m:e>
                <m:e>
                  <m:r>
                    <w:rPr>
                      <w:rStyle w:val="tlid-translation"/>
                      <w:rFonts w:ascii="Cambria Math" w:hAnsi="Cambria Math" w:cs="Times New Roman"/>
                      <w:sz w:val="28"/>
                      <w:szCs w:val="28"/>
                    </w:rPr>
                    <m:t>x</m:t>
                  </m:r>
                </m:e>
              </m:d>
            </m:e>
          </m:d>
          <m:r>
            <w:rPr>
              <w:rStyle w:val="tlid-translation"/>
              <w:rFonts w:ascii="Cambria Math" w:hAnsi="Cambria Math" w:cs="Times New Roman"/>
              <w:sz w:val="28"/>
              <w:szCs w:val="28"/>
            </w:rPr>
            <m:t xml:space="preserve">≈ </m:t>
          </m:r>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oMath>
      </m:oMathPara>
    </w:p>
    <w:p w14:paraId="147C0CF0" w14:textId="3C5A03A8" w:rsidR="00437F5C" w:rsidRPr="00437F5C" w:rsidRDefault="00437F5C" w:rsidP="00EB5FC7">
      <w:pPr>
        <w:pStyle w:val="aa"/>
        <w:spacing w:after="0" w:line="360" w:lineRule="auto"/>
        <w:ind w:left="0"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m:t>E</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y</m:t>
              </m:r>
            </m:e>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 xml:space="preserve">≈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g</m:t>
              </m:r>
            </m:e>
            <m:sup>
              <m:r>
                <w:rPr>
                  <w:rStyle w:val="tlid-translation"/>
                  <w:rFonts w:ascii="Cambria Math" w:hAnsi="Cambria Math" w:cs="Times New Roman"/>
                  <w:sz w:val="28"/>
                  <w:szCs w:val="28"/>
                </w:rPr>
                <m:t>-1</m:t>
              </m:r>
            </m:sup>
          </m:sSup>
          <m:r>
            <w:rPr>
              <w:rStyle w:val="tlid-translation"/>
              <w:rFonts w:ascii="Cambria Math" w:hAnsi="Cambria Math" w:cs="Times New Roman"/>
              <w:sz w:val="28"/>
              <w:szCs w:val="28"/>
            </w:rPr>
            <m:t>(</m:t>
          </m:r>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r>
            <w:rPr>
              <w:rStyle w:val="tlid-translation"/>
              <w:rFonts w:ascii="Cambria Math" w:hAnsi="Cambria Math" w:cs="Times New Roman"/>
              <w:sz w:val="28"/>
              <w:szCs w:val="28"/>
            </w:rPr>
            <m:t>)</m:t>
          </m:r>
        </m:oMath>
      </m:oMathPara>
    </w:p>
    <w:p w14:paraId="6FE1A419" w14:textId="69E1AC9C" w:rsidR="00EB5FC7" w:rsidRDefault="00253D9E" w:rsidP="00EB5FC7">
      <w:pPr>
        <w:pStyle w:val="aa"/>
        <w:spacing w:after="0" w:line="360" w:lineRule="auto"/>
        <w:ind w:left="0" w:firstLine="720"/>
        <w:jc w:val="both"/>
        <w:rPr>
          <w:rStyle w:val="tlid-translation"/>
          <w:rFonts w:ascii="Times New Roman" w:hAnsi="Times New Roman" w:cs="Times New Roman"/>
          <w:sz w:val="28"/>
          <w:szCs w:val="28"/>
        </w:rPr>
      </w:pPr>
      <w:r w:rsidRPr="00253D9E">
        <w:rPr>
          <w:rStyle w:val="tlid-translation"/>
          <w:rFonts w:ascii="Times New Roman" w:hAnsi="Times New Roman" w:cs="Times New Roman"/>
          <w:sz w:val="28"/>
          <w:szCs w:val="28"/>
        </w:rPr>
        <w:t xml:space="preserve">В статистике такое семейство моделей называется обобщенными линейными моделями. В задаче бинарной классификации в качестве </w:t>
      </w:r>
      <m:oMath>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lang w:val="en-US"/>
              </w:rPr>
              <m:t>g</m:t>
            </m:r>
          </m:e>
          <m:sup>
            <m:r>
              <w:rPr>
                <w:rStyle w:val="tlid-translation"/>
                <w:rFonts w:ascii="Cambria Math" w:hAnsi="Cambria Math" w:cs="Times New Roman"/>
                <w:sz w:val="28"/>
                <w:szCs w:val="28"/>
              </w:rPr>
              <m:t>-1</m:t>
            </m:r>
          </m:sup>
        </m:sSup>
      </m:oMath>
      <w:r w:rsidRPr="00253D9E">
        <w:rPr>
          <w:rStyle w:val="tlid-translation"/>
          <w:rFonts w:ascii="Times New Roman" w:hAnsi="Times New Roman" w:cs="Times New Roman"/>
          <w:sz w:val="28"/>
          <w:szCs w:val="28"/>
        </w:rPr>
        <w:t xml:space="preserve"> </w:t>
      </w:r>
      <w:r w:rsidR="00952A37">
        <w:rPr>
          <w:rStyle w:val="tlid-translation"/>
          <w:rFonts w:ascii="Times New Roman" w:hAnsi="Times New Roman" w:cs="Times New Roman"/>
          <w:sz w:val="28"/>
          <w:szCs w:val="28"/>
        </w:rPr>
        <w:t xml:space="preserve">часто </w:t>
      </w:r>
      <w:r w:rsidRPr="00253D9E">
        <w:rPr>
          <w:rStyle w:val="tlid-translation"/>
          <w:rFonts w:ascii="Times New Roman" w:hAnsi="Times New Roman" w:cs="Times New Roman"/>
          <w:sz w:val="28"/>
          <w:szCs w:val="28"/>
        </w:rPr>
        <w:t>используется сигмоида</w:t>
      </w:r>
      <w:r w:rsidR="00F333BB" w:rsidRPr="00C35150">
        <w:rPr>
          <w:rStyle w:val="tlid-translation"/>
          <w:rFonts w:ascii="Times New Roman" w:hAnsi="Times New Roman" w:cs="Times New Roman"/>
          <w:sz w:val="28"/>
          <w:szCs w:val="28"/>
        </w:rPr>
        <w:t xml:space="preserve">. </w:t>
      </w:r>
    </w:p>
    <w:p w14:paraId="11A7DD8D" w14:textId="527657E7" w:rsidR="00E61C06" w:rsidRPr="00E61C06" w:rsidRDefault="00692DE5" w:rsidP="00EB5FC7">
      <w:pPr>
        <w:pStyle w:val="aa"/>
        <w:spacing w:after="0" w:line="360" w:lineRule="auto"/>
        <w:ind w:left="0" w:firstLine="720"/>
        <w:jc w:val="both"/>
        <w:rPr>
          <w:rStyle w:val="tlid-translation"/>
          <w:rFonts w:ascii="Times New Roman" w:hAnsi="Times New Roman" w:cs="Times New Roman"/>
          <w:i/>
          <w:sz w:val="28"/>
          <w:szCs w:val="28"/>
        </w:rPr>
      </w:pPr>
      <m:oMathPara>
        <m:oMath>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g</m:t>
              </m:r>
            </m:e>
            <m:sup>
              <m:r>
                <w:rPr>
                  <w:rStyle w:val="tlid-translation"/>
                  <w:rFonts w:ascii="Cambria Math" w:hAnsi="Cambria Math" w:cs="Times New Roman"/>
                  <w:sz w:val="28"/>
                  <w:szCs w:val="28"/>
                </w:rPr>
                <m:t>-1</m:t>
              </m:r>
            </m:sup>
          </m:sSup>
          <m:d>
            <m:dPr>
              <m:ctrlPr>
                <w:rPr>
                  <w:rStyle w:val="tlid-translation"/>
                  <w:rFonts w:ascii="Cambria Math" w:hAnsi="Cambria Math" w:cs="Times New Roman"/>
                  <w:i/>
                  <w:sz w:val="28"/>
                  <w:szCs w:val="28"/>
                </w:rPr>
              </m:ctrlPr>
            </m:dPr>
            <m:e>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e>
          </m:d>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e</m:t>
                  </m:r>
                </m:e>
                <m:sup>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sup>
              </m:sSup>
            </m:num>
            <m:den>
              <m:r>
                <w:rPr>
                  <w:rStyle w:val="tlid-translation"/>
                  <w:rFonts w:ascii="Cambria Math" w:hAnsi="Cambria Math" w:cs="Times New Roman"/>
                  <w:sz w:val="28"/>
                  <w:szCs w:val="28"/>
                </w:rPr>
                <m:t xml:space="preserve">1+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e</m:t>
                  </m:r>
                </m:e>
                <m:sup>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sup>
              </m:sSup>
            </m:den>
          </m:f>
        </m:oMath>
      </m:oMathPara>
    </w:p>
    <w:p w14:paraId="3B8C0AC7" w14:textId="06FCC450" w:rsidR="00952A37" w:rsidRDefault="00952A37" w:rsidP="00952A37">
      <w:pPr>
        <w:spacing w:after="0" w:line="360" w:lineRule="auto"/>
        <w:jc w:val="center"/>
        <w:rPr>
          <w:rStyle w:val="tlid-translation"/>
          <w:rFonts w:ascii="Times New Roman" w:hAnsi="Times New Roman" w:cs="Times New Roman"/>
          <w:sz w:val="28"/>
          <w:szCs w:val="28"/>
        </w:rPr>
      </w:pPr>
      <w:r>
        <w:rPr>
          <w:noProof/>
        </w:rPr>
        <w:drawing>
          <wp:inline distT="0" distB="0" distL="0" distR="0" wp14:anchorId="05284102" wp14:editId="26905F92">
            <wp:extent cx="2757268" cy="1972691"/>
            <wp:effectExtent l="0" t="0" r="508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6462" cy="1986424"/>
                    </a:xfrm>
                    <a:prstGeom prst="rect">
                      <a:avLst/>
                    </a:prstGeom>
                    <a:noFill/>
                    <a:ln>
                      <a:noFill/>
                    </a:ln>
                  </pic:spPr>
                </pic:pic>
              </a:graphicData>
            </a:graphic>
          </wp:inline>
        </w:drawing>
      </w:r>
    </w:p>
    <w:p w14:paraId="2A03EF08" w14:textId="03D3E48F" w:rsidR="00952A37" w:rsidRPr="00952A37" w:rsidRDefault="00952A37" w:rsidP="00952A37">
      <w:pPr>
        <w:spacing w:after="0" w:line="360" w:lineRule="auto"/>
        <w:ind w:firstLine="720"/>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Функция сигмоида</w:t>
      </w:r>
    </w:p>
    <w:p w14:paraId="669BE09D" w14:textId="219A10EE" w:rsidR="00952A37" w:rsidRDefault="00952A37" w:rsidP="00EB5FC7">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Выбор функции сигмоида в качестве функции </w:t>
      </w:r>
      <w:r>
        <w:rPr>
          <w:rStyle w:val="tlid-translation"/>
          <w:rFonts w:ascii="Times New Roman" w:hAnsi="Times New Roman" w:cs="Times New Roman"/>
          <w:sz w:val="28"/>
          <w:szCs w:val="28"/>
          <w:lang w:val="en-US"/>
        </w:rPr>
        <w:t>g</w:t>
      </w:r>
      <w:r w:rsidRPr="00952A37">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обусловлен нижеследующим. Пусть</w:t>
      </w:r>
      <w:r w:rsidR="0057581B" w:rsidRPr="0057581B">
        <w:rPr>
          <w:rStyle w:val="tlid-translation"/>
          <w:rFonts w:ascii="Times New Roman" w:hAnsi="Times New Roman" w:cs="Times New Roman"/>
          <w:sz w:val="28"/>
          <w:szCs w:val="28"/>
        </w:rPr>
        <w:t xml:space="preserve">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r>
          <w:rPr>
            <w:rStyle w:val="tlid-translation"/>
            <w:rFonts w:ascii="Cambria Math" w:hAnsi="Cambria Math" w:cs="Times New Roman"/>
            <w:sz w:val="28"/>
            <w:szCs w:val="28"/>
          </w:rPr>
          <m:t>)</m:t>
        </m:r>
      </m:oMath>
      <w:r w:rsidRPr="00952A37">
        <w:rPr>
          <w:rStyle w:val="tlid-translation"/>
          <w:rFonts w:ascii="Times New Roman" w:hAnsi="Times New Roman" w:cs="Times New Roman"/>
          <w:sz w:val="28"/>
          <w:szCs w:val="28"/>
        </w:rPr>
        <w:t xml:space="preserve"> – </w:t>
      </w:r>
      <w:r w:rsidR="0057581B">
        <w:rPr>
          <w:rStyle w:val="tlid-translation"/>
          <w:rFonts w:ascii="Times New Roman" w:hAnsi="Times New Roman" w:cs="Times New Roman"/>
          <w:sz w:val="28"/>
          <w:szCs w:val="28"/>
        </w:rPr>
        <w:t xml:space="preserve">условная </w:t>
      </w:r>
      <w:r w:rsidR="00E61C06">
        <w:rPr>
          <w:rStyle w:val="tlid-translation"/>
          <w:rFonts w:ascii="Times New Roman" w:hAnsi="Times New Roman" w:cs="Times New Roman"/>
          <w:sz w:val="28"/>
          <w:szCs w:val="28"/>
        </w:rPr>
        <w:t xml:space="preserve">вероятность события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oMath>
      <w:r>
        <w:rPr>
          <w:rStyle w:val="tlid-translation"/>
          <w:rFonts w:ascii="Times New Roman" w:hAnsi="Times New Roman" w:cs="Times New Roman"/>
          <w:sz w:val="28"/>
          <w:szCs w:val="28"/>
        </w:rPr>
        <w:t xml:space="preserve">, а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r>
          <m:rPr>
            <m:sty m:val="p"/>
          </m:rPr>
          <w:rPr>
            <w:rStyle w:val="tlid-translation"/>
            <w:rFonts w:ascii="Cambria Math" w:hAnsi="Cambria Math" w:cs="Times New Roman"/>
            <w:sz w:val="28"/>
            <w:szCs w:val="28"/>
          </w:rPr>
          <m:t>(</m:t>
        </m:r>
        <m:r>
          <m:rPr>
            <m:sty m:val="p"/>
          </m:rPr>
          <w:rPr>
            <w:rStyle w:val="tlid-translation"/>
            <w:rFonts w:ascii="Cambria Math" w:hAnsi="Cambria Math" w:cs="Times New Roman"/>
            <w:sz w:val="28"/>
            <w:szCs w:val="28"/>
            <w:lang w:val="en-US"/>
          </w:rPr>
          <m:t>X</m:t>
        </m:r>
        <m:r>
          <m:rPr>
            <m:sty m:val="p"/>
          </m:rPr>
          <w:rPr>
            <w:rStyle w:val="tlid-translation"/>
            <w:rFonts w:ascii="Cambria Math" w:hAnsi="Cambria Math" w:cs="Times New Roman"/>
            <w:sz w:val="28"/>
            <w:szCs w:val="28"/>
          </w:rPr>
          <m:t>)</m:t>
        </m:r>
      </m:oMath>
      <w:r w:rsidRPr="00952A37">
        <w:rPr>
          <w:rStyle w:val="tlid-translation"/>
          <w:rFonts w:ascii="Times New Roman" w:hAnsi="Times New Roman" w:cs="Times New Roman"/>
          <w:sz w:val="28"/>
          <w:szCs w:val="28"/>
        </w:rPr>
        <w:t xml:space="preserve"> – </w:t>
      </w:r>
      <w:r>
        <w:rPr>
          <w:rStyle w:val="tlid-translation"/>
          <w:rFonts w:ascii="Times New Roman" w:hAnsi="Times New Roman" w:cs="Times New Roman"/>
          <w:sz w:val="28"/>
          <w:szCs w:val="28"/>
        </w:rPr>
        <w:t xml:space="preserve">отношение вероятностей </w:t>
      </w:r>
      <w:r w:rsidR="0057581B">
        <w:rPr>
          <w:rStyle w:val="tlid-translation"/>
          <w:rFonts w:ascii="Times New Roman" w:hAnsi="Times New Roman" w:cs="Times New Roman"/>
          <w:sz w:val="28"/>
          <w:szCs w:val="28"/>
        </w:rPr>
        <w:t>этого события</w:t>
      </w:r>
      <w:r>
        <w:rPr>
          <w:rStyle w:val="tlid-translation"/>
          <w:rFonts w:ascii="Times New Roman" w:hAnsi="Times New Roman" w:cs="Times New Roman"/>
          <w:sz w:val="28"/>
          <w:szCs w:val="28"/>
        </w:rPr>
        <w:t>, которое определяется следующим образом:</w:t>
      </w:r>
    </w:p>
    <w:p w14:paraId="17A91F10" w14:textId="38D1BF61" w:rsidR="00952A37" w:rsidRPr="00952A37" w:rsidRDefault="00692DE5" w:rsidP="00EB5FC7">
      <w:pPr>
        <w:pStyle w:val="aa"/>
        <w:spacing w:after="0" w:line="360" w:lineRule="auto"/>
        <w:ind w:left="0" w:firstLine="720"/>
        <w:jc w:val="both"/>
        <w:rPr>
          <w:rStyle w:val="tlid-translation"/>
          <w:rFonts w:ascii="Times New Roman" w:hAnsi="Times New Roman" w:cs="Times New Roman"/>
          <w:i/>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r>
            <m:rPr>
              <m:sty m:val="p"/>
            </m:rP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r>
            <m:rPr>
              <m:sty m:val="p"/>
            </m:rPr>
            <w:rPr>
              <w:rStyle w:val="tlid-translation"/>
              <w:rFonts w:ascii="Cambria Math" w:hAnsi="Cambria Math" w:cs="Times New Roman"/>
              <w:sz w:val="28"/>
              <w:szCs w:val="28"/>
            </w:rPr>
            <m:t>)</m:t>
          </m:r>
          <m:r>
            <w:rPr>
              <w:rStyle w:val="tlid-translation"/>
              <w:rFonts w:ascii="Cambria Math" w:hAnsi="Cambria Math" w:cs="Times New Roman"/>
              <w:sz w:val="28"/>
              <w:szCs w:val="28"/>
            </w:rPr>
            <m:t>=</m:t>
          </m:r>
          <m:f>
            <m:fPr>
              <m:ctrlPr>
                <w:rPr>
                  <w:rStyle w:val="tlid-translation"/>
                  <w:rFonts w:ascii="Cambria Math" w:hAnsi="Cambria Math" w:cs="Times New Roman"/>
                  <w:i/>
                  <w:sz w:val="28"/>
                  <w:szCs w:val="28"/>
                </w:rPr>
              </m:ctrlPr>
            </m:fPr>
            <m:num>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d>
            </m:num>
            <m:den>
              <m:r>
                <w:rPr>
                  <w:rStyle w:val="tlid-translation"/>
                  <w:rFonts w:ascii="Cambria Math" w:hAnsi="Cambria Math" w:cs="Times New Roman"/>
                  <w:sz w:val="28"/>
                  <w:szCs w:val="28"/>
                </w:rPr>
                <m:t>1-</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r>
                <w:rPr>
                  <w:rStyle w:val="tlid-translation"/>
                  <w:rFonts w:ascii="Cambria Math" w:hAnsi="Cambria Math" w:cs="Times New Roman"/>
                  <w:sz w:val="28"/>
                  <w:szCs w:val="28"/>
                </w:rPr>
                <m:t>)</m:t>
              </m:r>
            </m:den>
          </m:f>
        </m:oMath>
      </m:oMathPara>
    </w:p>
    <w:p w14:paraId="30DD4AE6" w14:textId="2FDA3D5A" w:rsidR="00547BFF" w:rsidRDefault="00952A37" w:rsidP="0057581B">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lastRenderedPageBreak/>
        <w:t xml:space="preserve">Ясно, что если вероятность </w:t>
      </w:r>
      <w:r w:rsidR="0057581B">
        <w:rPr>
          <w:rStyle w:val="tlid-translation"/>
          <w:rFonts w:ascii="Times New Roman" w:hAnsi="Times New Roman" w:cs="Times New Roman"/>
          <w:sz w:val="28"/>
          <w:szCs w:val="28"/>
        </w:rPr>
        <w:t xml:space="preserve">рассматриваемого </w:t>
      </w:r>
      <w:r>
        <w:rPr>
          <w:rStyle w:val="tlid-translation"/>
          <w:rFonts w:ascii="Times New Roman" w:hAnsi="Times New Roman" w:cs="Times New Roman"/>
          <w:sz w:val="28"/>
          <w:szCs w:val="28"/>
        </w:rPr>
        <w:t>события</w:t>
      </w:r>
      <w:r w:rsidRPr="00952A37">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w:t>
      </w:r>
      <w:r w:rsidRPr="00952A37">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это величина, которая лежит в и</w:t>
      </w:r>
      <w:r w:rsidR="00E2698D">
        <w:rPr>
          <w:rStyle w:val="tlid-translation"/>
          <w:rFonts w:ascii="Times New Roman" w:hAnsi="Times New Roman" w:cs="Times New Roman"/>
          <w:sz w:val="28"/>
          <w:szCs w:val="28"/>
        </w:rPr>
        <w:t>н</w:t>
      </w:r>
      <w:r>
        <w:rPr>
          <w:rStyle w:val="tlid-translation"/>
          <w:rFonts w:ascii="Times New Roman" w:hAnsi="Times New Roman" w:cs="Times New Roman"/>
          <w:sz w:val="28"/>
          <w:szCs w:val="28"/>
        </w:rPr>
        <w:t xml:space="preserve">тервале от 0 до 1, то отношение вероятностей – это величина, которая лежит в интервале от 0 до ∞. Если вычислить логарифм отношения вероятностей, то легко заметить, что рассчитанная величина будет лежать </w:t>
      </w:r>
      <w:r w:rsidR="00CC2AB7">
        <w:rPr>
          <w:rStyle w:val="tlid-translation"/>
          <w:rFonts w:ascii="Times New Roman" w:hAnsi="Times New Roman" w:cs="Times New Roman"/>
          <w:sz w:val="28"/>
          <w:szCs w:val="28"/>
        </w:rPr>
        <w:t>на</w:t>
      </w:r>
      <w:r>
        <w:rPr>
          <w:rStyle w:val="tlid-translation"/>
          <w:rFonts w:ascii="Times New Roman" w:hAnsi="Times New Roman" w:cs="Times New Roman"/>
          <w:sz w:val="28"/>
          <w:szCs w:val="28"/>
        </w:rPr>
        <w:t xml:space="preserve"> множестве всех вещественных чисел, т.е. </w:t>
      </w:r>
      <m:oMath>
        <m:func>
          <m:funcPr>
            <m:ctrlPr>
              <w:rPr>
                <w:rStyle w:val="tlid-translation"/>
                <w:rFonts w:ascii="Cambria Math" w:hAnsi="Cambria Math" w:cs="Times New Roman"/>
                <w:i/>
                <w:sz w:val="28"/>
                <w:szCs w:val="28"/>
              </w:rPr>
            </m:ctrlPr>
          </m:funcPr>
          <m:fName>
            <m:r>
              <m:rPr>
                <m:sty m:val="p"/>
              </m:rPr>
              <w:rPr>
                <w:rStyle w:val="tlid-translation"/>
                <w:rFonts w:ascii="Cambria Math" w:hAnsi="Cambria Math" w:cs="Times New Roman"/>
                <w:sz w:val="28"/>
                <w:szCs w:val="28"/>
              </w:rPr>
              <m:t>log</m:t>
            </m:r>
          </m:fName>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d>
            <m:r>
              <m:rPr>
                <m:scr m:val="double-struck"/>
              </m:rPr>
              <w:rPr>
                <w:rStyle w:val="tlid-translation"/>
                <w:rFonts w:ascii="Cambria Math" w:hAnsi="Cambria Math" w:cs="Times New Roman"/>
                <w:sz w:val="28"/>
                <w:szCs w:val="28"/>
              </w:rPr>
              <m:t>∈ R</m:t>
            </m:r>
          </m:e>
        </m:func>
      </m:oMath>
      <w:r w:rsidRPr="00952A37">
        <w:rPr>
          <w:rStyle w:val="tlid-translation"/>
          <w:rFonts w:ascii="Times New Roman" w:hAnsi="Times New Roman" w:cs="Times New Roman"/>
          <w:sz w:val="28"/>
          <w:szCs w:val="28"/>
        </w:rPr>
        <w:t>.</w:t>
      </w:r>
      <w:r w:rsidR="00E61C06" w:rsidRPr="00E61C06">
        <w:rPr>
          <w:rStyle w:val="tlid-translation"/>
          <w:rFonts w:ascii="Times New Roman" w:hAnsi="Times New Roman" w:cs="Times New Roman"/>
          <w:sz w:val="28"/>
          <w:szCs w:val="28"/>
        </w:rPr>
        <w:t xml:space="preserve"> </w:t>
      </w:r>
      <w:r w:rsidR="0057581B">
        <w:rPr>
          <w:rStyle w:val="tlid-translation"/>
          <w:rFonts w:ascii="Times New Roman" w:hAnsi="Times New Roman" w:cs="Times New Roman"/>
          <w:sz w:val="28"/>
          <w:szCs w:val="28"/>
        </w:rPr>
        <w:t>Следовательно,</w:t>
      </w:r>
      <w:r w:rsidR="00CC2AB7" w:rsidRPr="00CC2AB7">
        <w:rPr>
          <w:rStyle w:val="tlid-translation"/>
          <w:rFonts w:ascii="Times New Roman" w:hAnsi="Times New Roman" w:cs="Times New Roman"/>
          <w:sz w:val="28"/>
          <w:szCs w:val="28"/>
        </w:rPr>
        <w:t xml:space="preserve"> </w:t>
      </w:r>
      <w:r w:rsidR="00CC2AB7">
        <w:rPr>
          <w:rStyle w:val="tlid-translation"/>
          <w:rFonts w:ascii="Times New Roman" w:hAnsi="Times New Roman" w:cs="Times New Roman"/>
          <w:sz w:val="28"/>
          <w:szCs w:val="28"/>
        </w:rPr>
        <w:t>если</w:t>
      </w:r>
      <w:r w:rsidR="0057581B">
        <w:rPr>
          <w:rStyle w:val="tlid-translation"/>
          <w:rFonts w:ascii="Times New Roman" w:hAnsi="Times New Roman" w:cs="Times New Roman"/>
          <w:sz w:val="28"/>
          <w:szCs w:val="28"/>
        </w:rPr>
        <w:t xml:space="preserve"> </w:t>
      </w:r>
    </w:p>
    <w:p w14:paraId="4457A46E" w14:textId="312CAE7B" w:rsidR="0057581B" w:rsidRPr="00CC2AB7" w:rsidRDefault="00692DE5" w:rsidP="0057581B">
      <w:pPr>
        <w:pStyle w:val="aa"/>
        <w:spacing w:after="0" w:line="360" w:lineRule="auto"/>
        <w:ind w:left="0" w:firstLine="720"/>
        <w:jc w:val="both"/>
        <w:rPr>
          <w:rStyle w:val="tlid-translation"/>
          <w:rFonts w:ascii="Times New Roman" w:hAnsi="Times New Roman" w:cs="Times New Roman"/>
          <w:sz w:val="28"/>
          <w:szCs w:val="28"/>
        </w:rPr>
      </w:pPr>
      <m:oMathPara>
        <m:oMathParaPr>
          <m:jc m:val="center"/>
        </m:oMathParaPr>
        <m:oMath>
          <m:func>
            <m:funcPr>
              <m:ctrlPr>
                <w:rPr>
                  <w:rStyle w:val="tlid-translation"/>
                  <w:rFonts w:ascii="Cambria Math" w:hAnsi="Cambria Math" w:cs="Times New Roman"/>
                  <w:i/>
                  <w:sz w:val="28"/>
                  <w:szCs w:val="28"/>
                </w:rPr>
              </m:ctrlPr>
            </m:funcPr>
            <m:fName>
              <m:r>
                <m:rPr>
                  <m:sty m:val="p"/>
                </m:rPr>
                <w:rPr>
                  <w:rStyle w:val="tlid-translation"/>
                  <w:rFonts w:ascii="Cambria Math" w:hAnsi="Cambria Math" w:cs="Times New Roman"/>
                  <w:sz w:val="28"/>
                  <w:szCs w:val="28"/>
                </w:rPr>
                <m:t>log</m:t>
              </m:r>
            </m:fName>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d>
            </m:e>
          </m:func>
          <m:r>
            <w:rPr>
              <w:rStyle w:val="tlid-translation"/>
              <w:rFonts w:ascii="Cambria Math" w:hAnsi="Cambria Math" w:cs="Times New Roman"/>
              <w:sz w:val="28"/>
              <w:szCs w:val="28"/>
            </w:rPr>
            <m:t xml:space="preserve">= </m:t>
          </m:r>
          <m:d>
            <m:dPr>
              <m:begChr m:val="〈"/>
              <m:endChr m:val="〉"/>
              <m:ctrlPr>
                <w:rPr>
                  <w:rStyle w:val="tlid-translation"/>
                  <w:rFonts w:ascii="Cambria Math" w:hAnsi="Cambria Math" w:cs="Times New Roman"/>
                  <w:i/>
                  <w:sz w:val="28"/>
                  <w:szCs w:val="28"/>
                </w:rPr>
              </m:ctrlPr>
            </m:dPr>
            <m:e>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lang w:val="en-US"/>
                    </w:rPr>
                    <m:t>w</m:t>
                  </m:r>
                </m:e>
                <m:sup>
                  <m:r>
                    <w:rPr>
                      <w:rStyle w:val="tlid-translation"/>
                      <w:rFonts w:ascii="Cambria Math" w:hAnsi="Cambria Math" w:cs="Times New Roman"/>
                      <w:sz w:val="28"/>
                      <w:szCs w:val="28"/>
                    </w:rPr>
                    <m:t>T</m:t>
                  </m:r>
                </m:sup>
              </m:sSup>
              <m:r>
                <w:rPr>
                  <w:rStyle w:val="tlid-translation"/>
                  <w:rFonts w:ascii="Cambria Math" w:hAnsi="Cambria Math" w:cs="Times New Roman"/>
                  <w:sz w:val="28"/>
                  <w:szCs w:val="28"/>
                </w:rPr>
                <m:t>x</m:t>
              </m:r>
            </m:e>
          </m:d>
        </m:oMath>
      </m:oMathPara>
    </w:p>
    <w:p w14:paraId="1A2E619A" w14:textId="6F921155" w:rsidR="00CC2AB7" w:rsidRPr="00CC2AB7" w:rsidRDefault="00692DE5" w:rsidP="0057581B">
      <w:pPr>
        <w:pStyle w:val="aa"/>
        <w:spacing w:after="0" w:line="360" w:lineRule="auto"/>
        <w:ind w:left="0" w:firstLine="720"/>
        <w:jc w:val="both"/>
        <w:rPr>
          <w:rStyle w:val="tlid-translation"/>
          <w:rFonts w:ascii="Times New Roman" w:hAnsi="Times New Roman" w:cs="Times New Roman"/>
          <w:sz w:val="28"/>
          <w:szCs w:val="28"/>
        </w:rPr>
      </w:pPr>
      <m:oMathPara>
        <m:oMathParaPr>
          <m:jc m:val="center"/>
        </m:oMathParaP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d>
          <m:r>
            <w:rPr>
              <w:rStyle w:val="tlid-translation"/>
              <w:rFonts w:ascii="Cambria Math" w:hAnsi="Cambria Math" w:cs="Times New Roman"/>
              <w:sz w:val="28"/>
              <w:szCs w:val="28"/>
            </w:rPr>
            <m:t xml:space="preserve">=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e</m:t>
              </m:r>
            </m:e>
            <m:sup>
              <m:r>
                <w:rPr>
                  <w:rStyle w:val="tlid-translation"/>
                  <w:rFonts w:ascii="Cambria Math" w:hAnsi="Cambria Math" w:cs="Times New Roman"/>
                  <w:sz w:val="28"/>
                  <w:szCs w:val="28"/>
                </w:rPr>
                <m:t xml:space="preserve"> </m:t>
              </m:r>
              <m:d>
                <m:dPr>
                  <m:begChr m:val="〈"/>
                  <m:endChr m:val="〉"/>
                  <m:ctrlPr>
                    <w:rPr>
                      <w:rStyle w:val="tlid-translation"/>
                      <w:rFonts w:ascii="Cambria Math" w:hAnsi="Cambria Math" w:cs="Times New Roman"/>
                      <w:i/>
                      <w:sz w:val="28"/>
                      <w:szCs w:val="28"/>
                    </w:rPr>
                  </m:ctrlPr>
                </m:dPr>
                <m:e>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lang w:val="en-US"/>
                        </w:rPr>
                        <m:t>w</m:t>
                      </m:r>
                    </m:e>
                    <m:sup>
                      <m:r>
                        <w:rPr>
                          <w:rStyle w:val="tlid-translation"/>
                          <w:rFonts w:ascii="Cambria Math" w:hAnsi="Cambria Math" w:cs="Times New Roman"/>
                          <w:sz w:val="28"/>
                          <w:szCs w:val="28"/>
                        </w:rPr>
                        <m:t>T</m:t>
                      </m:r>
                    </m:sup>
                  </m:sSup>
                  <m:r>
                    <w:rPr>
                      <w:rStyle w:val="tlid-translation"/>
                      <w:rFonts w:ascii="Cambria Math" w:hAnsi="Cambria Math" w:cs="Times New Roman"/>
                      <w:sz w:val="28"/>
                      <w:szCs w:val="28"/>
                    </w:rPr>
                    <m:t>x</m:t>
                  </m:r>
                </m:e>
              </m:d>
            </m:sup>
          </m:sSup>
        </m:oMath>
      </m:oMathPara>
    </w:p>
    <w:p w14:paraId="52FDB3A5" w14:textId="5B856845" w:rsidR="00E61C06" w:rsidRDefault="00CC2AB7" w:rsidP="00EB5FC7">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То:</w:t>
      </w:r>
    </w:p>
    <w:p w14:paraId="27FDFFCD" w14:textId="62FB0074" w:rsidR="00CC2AB7" w:rsidRPr="00CC2AB7" w:rsidRDefault="00692DE5" w:rsidP="00EB5FC7">
      <w:pPr>
        <w:pStyle w:val="aa"/>
        <w:spacing w:after="0" w:line="360" w:lineRule="auto"/>
        <w:ind w:left="0" w:firstLine="720"/>
        <w:jc w:val="both"/>
        <w:rPr>
          <w:rStyle w:val="tlid-translation"/>
          <w:rFonts w:ascii="Times New Roman" w:hAnsi="Times New Roman" w:cs="Times New Roman"/>
          <w:i/>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ctrlPr>
                <w:rPr>
                  <w:rStyle w:val="tlid-translation"/>
                  <w:rFonts w:ascii="Cambria Math" w:hAnsi="Times New Roman" w:cs="Times New Roman"/>
                  <w:sz w:val="28"/>
                  <w:szCs w:val="28"/>
                </w:rPr>
              </m:ctrlPr>
            </m:e>
            <m:e>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d>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num>
            <m:den>
              <m:r>
                <w:rPr>
                  <w:rStyle w:val="tlid-translation"/>
                  <w:rFonts w:ascii="Cambria Math" w:hAnsi="Cambria Math" w:cs="Times New Roman"/>
                  <w:sz w:val="28"/>
                  <w:szCs w:val="28"/>
                </w:rPr>
                <m:t>1+</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den>
          </m:f>
          <m:r>
            <w:rPr>
              <w:rStyle w:val="tlid-translation"/>
              <w:rFonts w:ascii="Cambria Math" w:hAnsi="Cambria Math" w:cs="Times New Roman"/>
              <w:sz w:val="28"/>
              <w:szCs w:val="28"/>
            </w:rPr>
            <m:t>=</m:t>
          </m:r>
          <m:f>
            <m:fPr>
              <m:ctrlPr>
                <w:rPr>
                  <w:rStyle w:val="tlid-translation"/>
                  <w:rFonts w:ascii="Cambria Math" w:hAnsi="Cambria Math" w:cs="Times New Roman"/>
                  <w:i/>
                  <w:sz w:val="28"/>
                  <w:szCs w:val="28"/>
                  <w:lang w:val="en-US"/>
                </w:rPr>
              </m:ctrlPr>
            </m:fPr>
            <m:num>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e</m:t>
                  </m:r>
                </m:e>
                <m:sup>
                  <m:r>
                    <w:rPr>
                      <w:rStyle w:val="tlid-translation"/>
                      <w:rFonts w:ascii="Cambria Math" w:hAnsi="Cambria Math" w:cs="Times New Roman"/>
                      <w:sz w:val="28"/>
                      <w:szCs w:val="28"/>
                    </w:rPr>
                    <m:t xml:space="preserve"> </m:t>
                  </m:r>
                  <m:d>
                    <m:dPr>
                      <m:begChr m:val="〈"/>
                      <m:endChr m:val="〉"/>
                      <m:ctrlPr>
                        <w:rPr>
                          <w:rStyle w:val="tlid-translation"/>
                          <w:rFonts w:ascii="Cambria Math" w:hAnsi="Cambria Math" w:cs="Times New Roman"/>
                          <w:i/>
                          <w:sz w:val="28"/>
                          <w:szCs w:val="28"/>
                        </w:rPr>
                      </m:ctrlPr>
                    </m:dPr>
                    <m:e>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lang w:val="en-US"/>
                            </w:rPr>
                            <m:t>w</m:t>
                          </m:r>
                        </m:e>
                        <m:sup>
                          <m:r>
                            <w:rPr>
                              <w:rStyle w:val="tlid-translation"/>
                              <w:rFonts w:ascii="Cambria Math" w:hAnsi="Cambria Math" w:cs="Times New Roman"/>
                              <w:sz w:val="28"/>
                              <w:szCs w:val="28"/>
                            </w:rPr>
                            <m:t>T</m:t>
                          </m:r>
                        </m:sup>
                      </m:sSup>
                      <m:r>
                        <w:rPr>
                          <w:rStyle w:val="tlid-translation"/>
                          <w:rFonts w:ascii="Cambria Math" w:hAnsi="Cambria Math" w:cs="Times New Roman"/>
                          <w:sz w:val="28"/>
                          <w:szCs w:val="28"/>
                        </w:rPr>
                        <m:t>x</m:t>
                      </m:r>
                    </m:e>
                  </m:d>
                </m:sup>
              </m:sSup>
              <m:ctrlPr>
                <w:rPr>
                  <w:rStyle w:val="tlid-translation"/>
                  <w:rFonts w:ascii="Cambria Math" w:hAnsi="Cambria Math" w:cs="Times New Roman"/>
                  <w:i/>
                  <w:sz w:val="28"/>
                  <w:szCs w:val="28"/>
                </w:rPr>
              </m:ctrlPr>
            </m:num>
            <m:den>
              <m:r>
                <w:rPr>
                  <w:rStyle w:val="tlid-translation"/>
                  <w:rFonts w:ascii="Cambria Math" w:hAnsi="Cambria Math" w:cs="Times New Roman"/>
                  <w:sz w:val="28"/>
                  <w:szCs w:val="28"/>
                </w:rPr>
                <m:t xml:space="preserve">1+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e</m:t>
                  </m:r>
                </m:e>
                <m:sup>
                  <m:r>
                    <w:rPr>
                      <w:rStyle w:val="tlid-translation"/>
                      <w:rFonts w:ascii="Cambria Math" w:hAnsi="Cambria Math" w:cs="Times New Roman"/>
                      <w:sz w:val="28"/>
                      <w:szCs w:val="28"/>
                    </w:rPr>
                    <m:t xml:space="preserve"> </m:t>
                  </m:r>
                  <m:d>
                    <m:dPr>
                      <m:begChr m:val="〈"/>
                      <m:endChr m:val="〉"/>
                      <m:ctrlPr>
                        <w:rPr>
                          <w:rStyle w:val="tlid-translation"/>
                          <w:rFonts w:ascii="Cambria Math" w:hAnsi="Cambria Math" w:cs="Times New Roman"/>
                          <w:i/>
                          <w:sz w:val="28"/>
                          <w:szCs w:val="28"/>
                        </w:rPr>
                      </m:ctrlPr>
                    </m:dPr>
                    <m:e>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lang w:val="en-US"/>
                            </w:rPr>
                            <m:t>w</m:t>
                          </m:r>
                        </m:e>
                        <m:sup>
                          <m:r>
                            <w:rPr>
                              <w:rStyle w:val="tlid-translation"/>
                              <w:rFonts w:ascii="Cambria Math" w:hAnsi="Cambria Math" w:cs="Times New Roman"/>
                              <w:sz w:val="28"/>
                              <w:szCs w:val="28"/>
                            </w:rPr>
                            <m:t>T</m:t>
                          </m:r>
                        </m:sup>
                      </m:sSup>
                      <m:r>
                        <w:rPr>
                          <w:rStyle w:val="tlid-translation"/>
                          <w:rFonts w:ascii="Cambria Math" w:hAnsi="Cambria Math" w:cs="Times New Roman"/>
                          <w:sz w:val="28"/>
                          <w:szCs w:val="28"/>
                        </w:rPr>
                        <m:t>x</m:t>
                      </m:r>
                    </m:e>
                  </m:d>
                </m:sup>
              </m:sSup>
            </m:den>
          </m:f>
          <m:r>
            <w:rPr>
              <w:rStyle w:val="tlid-translation"/>
              <w:rFonts w:ascii="Cambria Math" w:hAnsi="Cambria Math" w:cs="Times New Roman"/>
              <w:sz w:val="28"/>
              <w:szCs w:val="28"/>
              <w:lang w:val="en-US"/>
            </w:rPr>
            <m:t xml:space="preserve">=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g</m:t>
              </m:r>
            </m:e>
            <m:sup>
              <m:r>
                <w:rPr>
                  <w:rStyle w:val="tlid-translation"/>
                  <w:rFonts w:ascii="Cambria Math" w:hAnsi="Cambria Math" w:cs="Times New Roman"/>
                  <w:sz w:val="28"/>
                  <w:szCs w:val="28"/>
                </w:rPr>
                <m:t>-1</m:t>
              </m:r>
            </m:sup>
          </m:sSup>
          <m:d>
            <m:dPr>
              <m:ctrlPr>
                <w:rPr>
                  <w:rStyle w:val="tlid-translation"/>
                  <w:rFonts w:ascii="Cambria Math" w:hAnsi="Cambria Math" w:cs="Times New Roman"/>
                  <w:i/>
                  <w:sz w:val="28"/>
                  <w:szCs w:val="28"/>
                </w:rPr>
              </m:ctrlPr>
            </m:dPr>
            <m:e>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e>
          </m:d>
        </m:oMath>
      </m:oMathPara>
    </w:p>
    <w:p w14:paraId="548109D6" w14:textId="77777777" w:rsidR="00CC2AB7" w:rsidRDefault="00CC2AB7" w:rsidP="00EB5FC7">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Из вышесказанного следует, что</w:t>
      </w:r>
      <w:r w:rsidRPr="00CC2AB7">
        <w:rPr>
          <w:rStyle w:val="tlid-translation"/>
          <w:rFonts w:ascii="Times New Roman" w:hAnsi="Times New Roman" w:cs="Times New Roman"/>
          <w:iCs/>
          <w:sz w:val="28"/>
          <w:szCs w:val="28"/>
        </w:rPr>
        <w:t xml:space="preserve"> </w:t>
      </w:r>
      <w:r>
        <w:rPr>
          <w:rStyle w:val="tlid-translation"/>
          <w:rFonts w:ascii="Times New Roman" w:hAnsi="Times New Roman" w:cs="Times New Roman"/>
          <w:iCs/>
          <w:sz w:val="28"/>
          <w:szCs w:val="28"/>
        </w:rPr>
        <w:t xml:space="preserve">рассмотренный алгоритм </w:t>
      </w:r>
      <w:r w:rsidRPr="00CC2AB7">
        <w:rPr>
          <w:rStyle w:val="tlid-translation"/>
          <w:rFonts w:ascii="Times New Roman" w:hAnsi="Times New Roman" w:cs="Times New Roman"/>
          <w:iCs/>
          <w:sz w:val="28"/>
          <w:szCs w:val="28"/>
        </w:rPr>
        <w:t xml:space="preserve">прогнозирует вероятность отнесения </w:t>
      </w:r>
      <w:r>
        <w:rPr>
          <w:rStyle w:val="tlid-translation"/>
          <w:rFonts w:ascii="Times New Roman" w:hAnsi="Times New Roman" w:cs="Times New Roman"/>
          <w:iCs/>
          <w:sz w:val="28"/>
          <w:szCs w:val="28"/>
        </w:rPr>
        <w:t>объекта</w:t>
      </w:r>
      <w:r w:rsidRPr="00CC2AB7">
        <w:rPr>
          <w:rStyle w:val="tlid-translation"/>
          <w:rFonts w:ascii="Times New Roman" w:hAnsi="Times New Roman" w:cs="Times New Roman"/>
          <w:iCs/>
          <w:sz w:val="28"/>
          <w:szCs w:val="28"/>
        </w:rPr>
        <w:t xml:space="preserve"> к классу +</w:t>
      </w:r>
      <w:r>
        <w:rPr>
          <w:rStyle w:val="tlid-translation"/>
          <w:rFonts w:ascii="Times New Roman" w:hAnsi="Times New Roman" w:cs="Times New Roman"/>
          <w:iCs/>
          <w:sz w:val="28"/>
          <w:szCs w:val="28"/>
        </w:rPr>
        <w:t>1</w:t>
      </w:r>
      <w:r w:rsidRPr="00CC2AB7">
        <w:rPr>
          <w:rStyle w:val="tlid-translation"/>
          <w:rFonts w:ascii="Times New Roman" w:hAnsi="Times New Roman" w:cs="Times New Roman"/>
          <w:iCs/>
          <w:sz w:val="28"/>
          <w:szCs w:val="28"/>
        </w:rPr>
        <w:t xml:space="preserve"> </w:t>
      </w:r>
      <w:r>
        <w:rPr>
          <w:rStyle w:val="tlid-translation"/>
          <w:rFonts w:ascii="Times New Roman" w:hAnsi="Times New Roman" w:cs="Times New Roman"/>
          <w:iCs/>
          <w:sz w:val="28"/>
          <w:szCs w:val="28"/>
        </w:rPr>
        <w:t xml:space="preserve">с помощью </w:t>
      </w:r>
      <w:proofErr w:type="spellStart"/>
      <w:r w:rsidRPr="00CC2AB7">
        <w:rPr>
          <w:rStyle w:val="tlid-translation"/>
          <w:rFonts w:ascii="Times New Roman" w:hAnsi="Times New Roman" w:cs="Times New Roman"/>
          <w:iCs/>
          <w:sz w:val="28"/>
          <w:szCs w:val="28"/>
        </w:rPr>
        <w:t>сигмоид</w:t>
      </w:r>
      <w:proofErr w:type="spellEnd"/>
      <w:r w:rsidRPr="00CC2AB7">
        <w:rPr>
          <w:rStyle w:val="tlid-translation"/>
          <w:rFonts w:ascii="Times New Roman" w:hAnsi="Times New Roman" w:cs="Times New Roman"/>
          <w:iCs/>
          <w:sz w:val="28"/>
          <w:szCs w:val="28"/>
        </w:rPr>
        <w:t>-преобразовани</w:t>
      </w:r>
      <w:r>
        <w:rPr>
          <w:rStyle w:val="tlid-translation"/>
          <w:rFonts w:ascii="Times New Roman" w:hAnsi="Times New Roman" w:cs="Times New Roman"/>
          <w:iCs/>
          <w:sz w:val="28"/>
          <w:szCs w:val="28"/>
        </w:rPr>
        <w:t>я</w:t>
      </w:r>
      <w:r w:rsidRPr="00CC2AB7">
        <w:rPr>
          <w:rStyle w:val="tlid-translation"/>
          <w:rFonts w:ascii="Times New Roman" w:hAnsi="Times New Roman" w:cs="Times New Roman"/>
          <w:iCs/>
          <w:sz w:val="28"/>
          <w:szCs w:val="28"/>
        </w:rPr>
        <w:t xml:space="preserve"> линейной комбинации вектора весов модели и вектора признаков </w:t>
      </w:r>
      <w:r>
        <w:rPr>
          <w:rStyle w:val="tlid-translation"/>
          <w:rFonts w:ascii="Times New Roman" w:hAnsi="Times New Roman" w:cs="Times New Roman"/>
          <w:iCs/>
          <w:sz w:val="28"/>
          <w:szCs w:val="28"/>
        </w:rPr>
        <w:t>объекта.</w:t>
      </w:r>
    </w:p>
    <w:p w14:paraId="12EC8B16" w14:textId="5056E59B" w:rsidR="00EB5FC7" w:rsidRDefault="00CC2AB7" w:rsidP="00CC2AB7">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Настраивание модели осуществляется с помощью метода максимального правдоподобия</w:t>
      </w:r>
      <w:r w:rsidR="002E7C38">
        <w:rPr>
          <w:rStyle w:val="tlid-translation"/>
          <w:rFonts w:ascii="Times New Roman" w:hAnsi="Times New Roman" w:cs="Times New Roman"/>
          <w:iCs/>
          <w:sz w:val="28"/>
          <w:szCs w:val="28"/>
        </w:rPr>
        <w:t>.</w:t>
      </w:r>
      <w:r w:rsidR="002E7C38" w:rsidRPr="002E7C38">
        <w:rPr>
          <w:rStyle w:val="tlid-translation"/>
          <w:rFonts w:ascii="Times New Roman" w:hAnsi="Times New Roman" w:cs="Times New Roman"/>
          <w:iCs/>
          <w:sz w:val="28"/>
          <w:szCs w:val="28"/>
        </w:rPr>
        <w:t xml:space="preserve"> </w:t>
      </w:r>
      <w:r w:rsidR="002E7C38">
        <w:rPr>
          <w:rStyle w:val="tlid-translation"/>
          <w:rFonts w:ascii="Times New Roman" w:hAnsi="Times New Roman" w:cs="Times New Roman"/>
          <w:iCs/>
          <w:sz w:val="28"/>
          <w:szCs w:val="28"/>
        </w:rPr>
        <w:t>Принцип максимизации правдоподобия приводит к минимизации логистической функции потерь, которая принимает следующий вид:</w:t>
      </w:r>
    </w:p>
    <w:p w14:paraId="3BD3A8F1" w14:textId="6279DC64" w:rsidR="002E7C38" w:rsidRPr="002E7C38" w:rsidRDefault="00692DE5" w:rsidP="00CC2AB7">
      <w:pPr>
        <w:pStyle w:val="aa"/>
        <w:spacing w:after="0" w:line="360" w:lineRule="auto"/>
        <w:ind w:left="0" w:firstLine="720"/>
        <w:jc w:val="both"/>
        <w:rPr>
          <w:rStyle w:val="tlid-translation"/>
          <w:rFonts w:ascii="Times New Roman" w:hAnsi="Times New Roman" w:cs="Times New Roman"/>
          <w:i/>
          <w:iCs/>
          <w:sz w:val="28"/>
          <w:szCs w:val="28"/>
        </w:rPr>
      </w:pPr>
      <m:oMathPara>
        <m:oMath>
          <m:sSub>
            <m:sSubPr>
              <m:ctrlPr>
                <w:rPr>
                  <w:rStyle w:val="tlid-translation"/>
                  <w:rFonts w:ascii="Cambria Math" w:hAnsi="Cambria Math" w:cs="Times New Roman"/>
                  <w:i/>
                  <w:iCs/>
                  <w:sz w:val="28"/>
                  <w:szCs w:val="28"/>
                </w:rPr>
              </m:ctrlPr>
            </m:sSubPr>
            <m:e>
              <m:r>
                <m:rPr>
                  <m:scr m:val="script"/>
                </m:rPr>
                <w:rPr>
                  <w:rStyle w:val="tlid-translation"/>
                  <w:rFonts w:ascii="Cambria Math" w:hAnsi="Cambria Math" w:cs="Times New Roman"/>
                  <w:sz w:val="28"/>
                  <w:szCs w:val="28"/>
                </w:rPr>
                <m:t>L</m:t>
              </m:r>
            </m:e>
            <m:sub>
              <m:r>
                <w:rPr>
                  <w:rStyle w:val="tlid-translation"/>
                  <w:rFonts w:ascii="Cambria Math" w:hAnsi="Cambria Math" w:cs="Times New Roman"/>
                  <w:sz w:val="28"/>
                  <w:szCs w:val="28"/>
                  <w:lang w:val="en-US"/>
                </w:rPr>
                <m:t>log</m:t>
              </m:r>
            </m:sub>
          </m:sSub>
          <m:r>
            <w:rPr>
              <w:rStyle w:val="tlid-translation"/>
              <w:rFonts w:ascii="Cambria Math" w:hAnsi="Cambria Math" w:cs="Times New Roman"/>
              <w:sz w:val="28"/>
              <w:szCs w:val="28"/>
            </w:rPr>
            <m:t xml:space="preserve">(X, </m:t>
          </m:r>
          <m:acc>
            <m:accPr>
              <m:chr m:val="⃗"/>
              <m:ctrlPr>
                <w:rPr>
                  <w:rStyle w:val="tlid-translation"/>
                  <w:rFonts w:ascii="Cambria Math" w:hAnsi="Cambria Math" w:cs="Times New Roman"/>
                  <w:i/>
                  <w:iCs/>
                  <w:sz w:val="28"/>
                  <w:szCs w:val="28"/>
                </w:rPr>
              </m:ctrlPr>
            </m:accPr>
            <m:e>
              <m:r>
                <w:rPr>
                  <w:rStyle w:val="tlid-translation"/>
                  <w:rFonts w:ascii="Cambria Math" w:hAnsi="Cambria Math" w:cs="Times New Roman"/>
                  <w:sz w:val="28"/>
                  <w:szCs w:val="28"/>
                </w:rPr>
                <m:t>y</m:t>
              </m:r>
            </m:e>
          </m:acc>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iCs/>
                  <w:sz w:val="28"/>
                  <w:szCs w:val="28"/>
                </w:rPr>
              </m:ctrlPr>
            </m:accPr>
            <m:e>
              <m:r>
                <w:rPr>
                  <w:rStyle w:val="tlid-translation"/>
                  <w:rFonts w:ascii="Cambria Math" w:hAnsi="Cambria Math" w:cs="Times New Roman"/>
                  <w:sz w:val="28"/>
                  <w:szCs w:val="28"/>
                </w:rPr>
                <m:t>w</m:t>
              </m:r>
            </m:e>
          </m:acc>
          <m:r>
            <w:rPr>
              <w:rStyle w:val="tlid-translation"/>
              <w:rFonts w:ascii="Cambria Math" w:hAnsi="Cambria Math" w:cs="Times New Roman"/>
              <w:sz w:val="28"/>
              <w:szCs w:val="28"/>
            </w:rPr>
            <m:t xml:space="preserve">)= </m:t>
          </m:r>
          <m:nary>
            <m:naryPr>
              <m:chr m:val="∑"/>
              <m:limLoc m:val="undOvr"/>
              <m:ctrlPr>
                <w:rPr>
                  <w:rStyle w:val="tlid-translation"/>
                  <w:rFonts w:ascii="Cambria Math" w:hAnsi="Cambria Math" w:cs="Times New Roman"/>
                  <w:i/>
                  <w:iCs/>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e>
              <m:r>
                <m:rPr>
                  <m:sty m:val="p"/>
                </m:rPr>
                <w:rPr>
                  <w:rStyle w:val="tlid-translation"/>
                  <w:rFonts w:ascii="Cambria Math" w:hAnsi="Cambria Math" w:cs="Times New Roman"/>
                  <w:sz w:val="28"/>
                  <w:szCs w:val="28"/>
                </w:rPr>
                <m:t>log⁡</m:t>
              </m:r>
              <m:r>
                <w:rPr>
                  <w:rStyle w:val="tlid-translation"/>
                  <w:rFonts w:ascii="Cambria Math" w:hAnsi="Cambria Math" w:cs="Times New Roman"/>
                  <w:sz w:val="28"/>
                  <w:szCs w:val="28"/>
                </w:rPr>
                <m:t>(1+</m:t>
              </m:r>
              <m:sSup>
                <m:sSupPr>
                  <m:ctrlPr>
                    <w:rPr>
                      <w:rStyle w:val="tlid-translation"/>
                      <w:rFonts w:ascii="Cambria Math" w:hAnsi="Cambria Math" w:cs="Times New Roman"/>
                      <w:i/>
                      <w:iCs/>
                      <w:sz w:val="28"/>
                      <w:szCs w:val="28"/>
                    </w:rPr>
                  </m:ctrlPr>
                </m:sSupPr>
                <m:e>
                  <m:r>
                    <w:rPr>
                      <w:rStyle w:val="tlid-translation"/>
                      <w:rFonts w:ascii="Cambria Math" w:hAnsi="Cambria Math" w:cs="Times New Roman"/>
                      <w:sz w:val="28"/>
                      <w:szCs w:val="28"/>
                    </w:rPr>
                    <m:t>e</m:t>
                  </m:r>
                </m:e>
                <m:sup>
                  <m:r>
                    <w:rPr>
                      <w:rStyle w:val="tlid-translation"/>
                      <w:rFonts w:ascii="Cambria Math" w:hAnsi="Cambria Math" w:cs="Times New Roman"/>
                      <w:sz w:val="28"/>
                      <w:szCs w:val="28"/>
                    </w:rPr>
                    <m:t>-</m:t>
                  </m:r>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sSup>
                    <m:sSupPr>
                      <m:ctrlPr>
                        <w:rPr>
                          <w:rStyle w:val="tlid-translation"/>
                          <w:rFonts w:ascii="Cambria Math" w:hAnsi="Cambria Math" w:cs="Times New Roman"/>
                          <w:i/>
                          <w:iCs/>
                          <w:sz w:val="28"/>
                          <w:szCs w:val="28"/>
                        </w:rPr>
                      </m:ctrlPr>
                    </m:sSupPr>
                    <m:e>
                      <m:r>
                        <w:rPr>
                          <w:rStyle w:val="tlid-translation"/>
                          <w:rFonts w:ascii="Cambria Math" w:hAnsi="Cambria Math" w:cs="Times New Roman"/>
                          <w:sz w:val="28"/>
                          <w:szCs w:val="28"/>
                        </w:rPr>
                        <m:t>w</m:t>
                      </m:r>
                    </m:e>
                    <m:sup>
                      <m:r>
                        <w:rPr>
                          <w:rStyle w:val="tlid-translation"/>
                          <w:rFonts w:ascii="Cambria Math" w:hAnsi="Cambria Math" w:cs="Times New Roman"/>
                          <w:sz w:val="28"/>
                          <w:szCs w:val="28"/>
                        </w:rPr>
                        <m:t>T</m:t>
                      </m:r>
                    </m:sup>
                  </m:sSup>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sup>
              </m:sSup>
            </m:e>
          </m:nary>
          <m:r>
            <w:rPr>
              <w:rStyle w:val="tlid-translation"/>
              <w:rFonts w:ascii="Cambria Math" w:hAnsi="Cambria Math" w:cs="Times New Roman"/>
              <w:sz w:val="28"/>
              <w:szCs w:val="28"/>
            </w:rPr>
            <m:t>)</m:t>
          </m:r>
        </m:oMath>
      </m:oMathPara>
    </w:p>
    <w:p w14:paraId="12236C98" w14:textId="1C7E0951" w:rsidR="002E7C38" w:rsidRDefault="0012039B" w:rsidP="00CC2AB7">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Основным преимуществом рассмотренного алгоритма является его простота и скорость работы, однако стоит понимать, что л</w:t>
      </w:r>
      <w:r w:rsidRPr="0012039B">
        <w:rPr>
          <w:rStyle w:val="tlid-translation"/>
          <w:rFonts w:ascii="Times New Roman" w:hAnsi="Times New Roman" w:cs="Times New Roman"/>
          <w:iCs/>
          <w:sz w:val="28"/>
          <w:szCs w:val="28"/>
        </w:rPr>
        <w:t xml:space="preserve">инейные методы классификации строят </w:t>
      </w:r>
      <w:r>
        <w:rPr>
          <w:rStyle w:val="tlid-translation"/>
          <w:rFonts w:ascii="Times New Roman" w:hAnsi="Times New Roman" w:cs="Times New Roman"/>
          <w:iCs/>
          <w:sz w:val="28"/>
          <w:szCs w:val="28"/>
        </w:rPr>
        <w:t>достаточно</w:t>
      </w:r>
      <w:r w:rsidRPr="0012039B">
        <w:rPr>
          <w:rStyle w:val="tlid-translation"/>
          <w:rFonts w:ascii="Times New Roman" w:hAnsi="Times New Roman" w:cs="Times New Roman"/>
          <w:iCs/>
          <w:sz w:val="28"/>
          <w:szCs w:val="28"/>
        </w:rPr>
        <w:t xml:space="preserve"> </w:t>
      </w:r>
      <w:r>
        <w:rPr>
          <w:rStyle w:val="tlid-translation"/>
          <w:rFonts w:ascii="Times New Roman" w:hAnsi="Times New Roman" w:cs="Times New Roman"/>
          <w:iCs/>
          <w:sz w:val="28"/>
          <w:szCs w:val="28"/>
        </w:rPr>
        <w:t xml:space="preserve">тривиальную </w:t>
      </w:r>
      <w:r w:rsidRPr="0012039B">
        <w:rPr>
          <w:rStyle w:val="tlid-translation"/>
          <w:rFonts w:ascii="Times New Roman" w:hAnsi="Times New Roman" w:cs="Times New Roman"/>
          <w:iCs/>
          <w:sz w:val="28"/>
          <w:szCs w:val="28"/>
        </w:rPr>
        <w:t>разделяющую поверхность – гиперплоскость</w:t>
      </w:r>
      <w:r>
        <w:rPr>
          <w:rStyle w:val="tlid-translation"/>
          <w:rFonts w:ascii="Times New Roman" w:hAnsi="Times New Roman" w:cs="Times New Roman"/>
          <w:iCs/>
          <w:sz w:val="28"/>
          <w:szCs w:val="28"/>
        </w:rPr>
        <w:t xml:space="preserve">, которая не справляется с более сложными закономерностями, встречающимися в данных. Самый известный пример, в котором данные нельзя поделить на два полупространства гиперплоскостью, получил название </w:t>
      </w:r>
      <w:r w:rsidRPr="0012039B">
        <w:rPr>
          <w:rStyle w:val="tlid-translation"/>
          <w:rFonts w:ascii="Times New Roman" w:hAnsi="Times New Roman" w:cs="Times New Roman"/>
          <w:iCs/>
          <w:sz w:val="28"/>
          <w:szCs w:val="28"/>
        </w:rPr>
        <w:lastRenderedPageBreak/>
        <w:t>«</w:t>
      </w:r>
      <w:proofErr w:type="spellStart"/>
      <w:r w:rsidRPr="0012039B">
        <w:rPr>
          <w:rStyle w:val="tlid-translation"/>
          <w:rFonts w:ascii="Times New Roman" w:hAnsi="Times New Roman" w:cs="Times New Roman"/>
          <w:iCs/>
          <w:sz w:val="28"/>
          <w:szCs w:val="28"/>
        </w:rPr>
        <w:t>the</w:t>
      </w:r>
      <w:proofErr w:type="spellEnd"/>
      <w:r w:rsidRPr="0012039B">
        <w:rPr>
          <w:rStyle w:val="tlid-translation"/>
          <w:rFonts w:ascii="Times New Roman" w:hAnsi="Times New Roman" w:cs="Times New Roman"/>
          <w:iCs/>
          <w:sz w:val="28"/>
          <w:szCs w:val="28"/>
        </w:rPr>
        <w:t xml:space="preserve"> XOR </w:t>
      </w:r>
      <w:proofErr w:type="spellStart"/>
      <w:r w:rsidRPr="0012039B">
        <w:rPr>
          <w:rStyle w:val="tlid-translation"/>
          <w:rFonts w:ascii="Times New Roman" w:hAnsi="Times New Roman" w:cs="Times New Roman"/>
          <w:iCs/>
          <w:sz w:val="28"/>
          <w:szCs w:val="28"/>
        </w:rPr>
        <w:t>problem</w:t>
      </w:r>
      <w:proofErr w:type="spellEnd"/>
      <w:r w:rsidRPr="0012039B">
        <w:rPr>
          <w:rStyle w:val="tlid-translation"/>
          <w:rFonts w:ascii="Times New Roman" w:hAnsi="Times New Roman" w:cs="Times New Roman"/>
          <w:iCs/>
          <w:sz w:val="28"/>
          <w:szCs w:val="28"/>
        </w:rPr>
        <w:t>".</w:t>
      </w:r>
      <w:r>
        <w:rPr>
          <w:rStyle w:val="tlid-translation"/>
          <w:rFonts w:ascii="Times New Roman" w:hAnsi="Times New Roman" w:cs="Times New Roman"/>
          <w:iCs/>
          <w:sz w:val="28"/>
          <w:szCs w:val="28"/>
        </w:rPr>
        <w:t xml:space="preserve"> В рассматриваемой</w:t>
      </w:r>
      <w:r w:rsidRPr="0012039B">
        <w:rPr>
          <w:rStyle w:val="tlid-translation"/>
          <w:rFonts w:ascii="Times New Roman" w:hAnsi="Times New Roman" w:cs="Times New Roman"/>
          <w:iCs/>
          <w:sz w:val="28"/>
          <w:szCs w:val="28"/>
        </w:rPr>
        <w:t xml:space="preserve"> задаче бинарной классификации</w:t>
      </w:r>
      <w:r>
        <w:rPr>
          <w:rStyle w:val="tlid-translation"/>
          <w:rFonts w:ascii="Times New Roman" w:hAnsi="Times New Roman" w:cs="Times New Roman"/>
          <w:iCs/>
          <w:sz w:val="28"/>
          <w:szCs w:val="28"/>
        </w:rPr>
        <w:t xml:space="preserve"> </w:t>
      </w:r>
      <w:r w:rsidRPr="0012039B">
        <w:rPr>
          <w:rStyle w:val="tlid-translation"/>
          <w:rFonts w:ascii="Times New Roman" w:hAnsi="Times New Roman" w:cs="Times New Roman"/>
          <w:iCs/>
          <w:sz w:val="28"/>
          <w:szCs w:val="28"/>
        </w:rPr>
        <w:t>классы представлены вытянутыми по диагоналям и пересекающимися облаками точек.</w:t>
      </w:r>
    </w:p>
    <w:p w14:paraId="506E4E9B" w14:textId="4A74A84C" w:rsidR="0012039B" w:rsidRDefault="0012039B" w:rsidP="0012039B">
      <w:pPr>
        <w:pStyle w:val="aa"/>
        <w:spacing w:after="0" w:line="360" w:lineRule="auto"/>
        <w:ind w:left="0"/>
        <w:jc w:val="center"/>
        <w:rPr>
          <w:rStyle w:val="tlid-translation"/>
          <w:rFonts w:ascii="Times New Roman" w:hAnsi="Times New Roman" w:cs="Times New Roman"/>
          <w:iCs/>
          <w:sz w:val="28"/>
          <w:szCs w:val="28"/>
        </w:rPr>
      </w:pPr>
      <w:r>
        <w:rPr>
          <w:noProof/>
        </w:rPr>
        <w:drawing>
          <wp:inline distT="0" distB="0" distL="0" distR="0" wp14:anchorId="67E18042" wp14:editId="4F555295">
            <wp:extent cx="3067423" cy="21031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371" cy="2118168"/>
                    </a:xfrm>
                    <a:prstGeom prst="rect">
                      <a:avLst/>
                    </a:prstGeom>
                    <a:noFill/>
                    <a:ln>
                      <a:noFill/>
                    </a:ln>
                  </pic:spPr>
                </pic:pic>
              </a:graphicData>
            </a:graphic>
          </wp:inline>
        </w:drawing>
      </w:r>
    </w:p>
    <w:p w14:paraId="78693CD4" w14:textId="70D2BA89" w:rsidR="0012039B" w:rsidRPr="0012039B" w:rsidRDefault="0012039B" w:rsidP="0012039B">
      <w:pPr>
        <w:pStyle w:val="aa"/>
        <w:spacing w:after="0" w:line="360" w:lineRule="auto"/>
        <w:ind w:left="0" w:firstLine="720"/>
        <w:rPr>
          <w:rStyle w:val="tlid-translation"/>
          <w:rFonts w:ascii="Times New Roman" w:hAnsi="Times New Roman" w:cs="Times New Roman"/>
          <w:iCs/>
          <w:sz w:val="28"/>
          <w:szCs w:val="28"/>
          <w:lang w:val="en-US"/>
        </w:rPr>
      </w:pPr>
      <w:r>
        <w:rPr>
          <w:rStyle w:val="tlid-translation"/>
          <w:rFonts w:ascii="Times New Roman" w:hAnsi="Times New Roman" w:cs="Times New Roman"/>
          <w:iCs/>
          <w:sz w:val="28"/>
          <w:szCs w:val="28"/>
        </w:rPr>
        <w:t>Рис</w:t>
      </w:r>
      <w:r w:rsidRPr="0012039B">
        <w:rPr>
          <w:rStyle w:val="tlid-translation"/>
          <w:rFonts w:ascii="Times New Roman" w:hAnsi="Times New Roman" w:cs="Times New Roman"/>
          <w:iCs/>
          <w:sz w:val="28"/>
          <w:szCs w:val="28"/>
          <w:lang w:val="en-US"/>
        </w:rPr>
        <w:t xml:space="preserve">. </w:t>
      </w:r>
      <w:r>
        <w:rPr>
          <w:rStyle w:val="tlid-translation"/>
          <w:rFonts w:ascii="Times New Roman" w:hAnsi="Times New Roman" w:cs="Times New Roman"/>
          <w:iCs/>
          <w:sz w:val="28"/>
          <w:szCs w:val="28"/>
        </w:rPr>
        <w:t>Иллюстрация</w:t>
      </w:r>
      <w:r w:rsidRPr="0012039B">
        <w:rPr>
          <w:rStyle w:val="tlid-translation"/>
          <w:rFonts w:ascii="Times New Roman" w:hAnsi="Times New Roman" w:cs="Times New Roman"/>
          <w:iCs/>
          <w:sz w:val="28"/>
          <w:szCs w:val="28"/>
          <w:lang w:val="en-US"/>
        </w:rPr>
        <w:t xml:space="preserve"> «the XOR problem"</w:t>
      </w:r>
    </w:p>
    <w:p w14:paraId="637F3344" w14:textId="2C81958F" w:rsidR="0012039B" w:rsidRDefault="0012039B" w:rsidP="0012039B">
      <w:pPr>
        <w:pStyle w:val="aa"/>
        <w:spacing w:after="0" w:line="360" w:lineRule="auto"/>
        <w:ind w:left="0" w:firstLine="720"/>
        <w:jc w:val="both"/>
        <w:rPr>
          <w:rStyle w:val="tlid-translation"/>
          <w:rFonts w:ascii="Times New Roman" w:hAnsi="Times New Roman" w:cs="Times New Roman"/>
          <w:iCs/>
          <w:sz w:val="28"/>
          <w:szCs w:val="28"/>
        </w:rPr>
      </w:pPr>
      <w:r w:rsidRPr="0012039B">
        <w:rPr>
          <w:rStyle w:val="tlid-translation"/>
          <w:rFonts w:ascii="Times New Roman" w:hAnsi="Times New Roman" w:cs="Times New Roman"/>
          <w:iCs/>
          <w:sz w:val="28"/>
          <w:szCs w:val="28"/>
        </w:rPr>
        <w:t xml:space="preserve">Очевидно, </w:t>
      </w:r>
      <w:r>
        <w:rPr>
          <w:rStyle w:val="tlid-translation"/>
          <w:rFonts w:ascii="Times New Roman" w:hAnsi="Times New Roman" w:cs="Times New Roman"/>
          <w:iCs/>
          <w:sz w:val="28"/>
          <w:szCs w:val="28"/>
        </w:rPr>
        <w:t xml:space="preserve">что </w:t>
      </w:r>
      <w:r w:rsidRPr="0012039B">
        <w:rPr>
          <w:rStyle w:val="tlid-translation"/>
          <w:rFonts w:ascii="Times New Roman" w:hAnsi="Times New Roman" w:cs="Times New Roman"/>
          <w:iCs/>
          <w:sz w:val="28"/>
          <w:szCs w:val="28"/>
        </w:rPr>
        <w:t>нельзя провести прямую так, чтобы без ошибок отделить один класс от другого. Поэтому логистическая регрессия плохо справляется с такой задачей.</w:t>
      </w:r>
      <w:r w:rsidR="00AC5B11">
        <w:rPr>
          <w:rStyle w:val="tlid-translation"/>
          <w:rFonts w:ascii="Times New Roman" w:hAnsi="Times New Roman" w:cs="Times New Roman"/>
          <w:iCs/>
          <w:sz w:val="28"/>
          <w:szCs w:val="28"/>
        </w:rPr>
        <w:t xml:space="preserve"> На рисунке, представленном ниже, наглядно отображается </w:t>
      </w:r>
      <w:r w:rsidR="00AC5B11" w:rsidRPr="00AC5B11">
        <w:rPr>
          <w:rStyle w:val="tlid-translation"/>
          <w:rFonts w:ascii="Times New Roman" w:hAnsi="Times New Roman" w:cs="Times New Roman"/>
          <w:iCs/>
          <w:sz w:val="28"/>
          <w:szCs w:val="28"/>
        </w:rPr>
        <w:t>предсказательная мощность различных алгоритмов машинного обучения и их интерпретируемость</w:t>
      </w:r>
      <w:r w:rsidR="00AC5B11">
        <w:rPr>
          <w:rStyle w:val="tlid-translation"/>
          <w:rFonts w:ascii="Times New Roman" w:hAnsi="Times New Roman" w:cs="Times New Roman"/>
          <w:iCs/>
          <w:sz w:val="28"/>
          <w:szCs w:val="28"/>
        </w:rPr>
        <w:t>.</w:t>
      </w:r>
    </w:p>
    <w:p w14:paraId="4109DE5D" w14:textId="127A6307" w:rsidR="00AC5B11" w:rsidRDefault="00AC5B11" w:rsidP="00AC5B11">
      <w:pPr>
        <w:pStyle w:val="aa"/>
        <w:spacing w:after="0" w:line="360" w:lineRule="auto"/>
        <w:ind w:left="0"/>
        <w:jc w:val="center"/>
        <w:rPr>
          <w:rStyle w:val="tlid-translation"/>
          <w:rFonts w:ascii="Times New Roman" w:hAnsi="Times New Roman" w:cs="Times New Roman"/>
          <w:iCs/>
          <w:sz w:val="28"/>
          <w:szCs w:val="28"/>
        </w:rPr>
      </w:pPr>
      <w:r>
        <w:rPr>
          <w:noProof/>
        </w:rPr>
        <w:drawing>
          <wp:inline distT="0" distB="0" distL="0" distR="0" wp14:anchorId="1D512A3F" wp14:editId="02E34070">
            <wp:extent cx="4024594" cy="2708031"/>
            <wp:effectExtent l="0" t="0" r="0" b="0"/>
            <wp:docPr id="7" name="Рисунок 7" descr="Image result for сложность и интерпретируемость алгоритмов машинного обу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сложность и интерпретируемость алгоритмов машинного обучения"/>
                    <pic:cNvPicPr>
                      <a:picLocks noChangeAspect="1" noChangeArrowheads="1"/>
                    </pic:cNvPicPr>
                  </pic:nvPicPr>
                  <pic:blipFill>
                    <a:blip r:embed="rId13" cstate="print">
                      <a:biLevel thresh="75000"/>
                      <a:extLst>
                        <a:ext uri="{BEBA8EAE-BF5A-486C-A8C5-ECC9F3942E4B}">
                          <a14:imgProps xmlns:a14="http://schemas.microsoft.com/office/drawing/2010/main">
                            <a14:imgLayer r:embed="rId14">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4063222" cy="2734022"/>
                    </a:xfrm>
                    <a:prstGeom prst="rect">
                      <a:avLst/>
                    </a:prstGeom>
                    <a:noFill/>
                    <a:ln>
                      <a:noFill/>
                    </a:ln>
                  </pic:spPr>
                </pic:pic>
              </a:graphicData>
            </a:graphic>
          </wp:inline>
        </w:drawing>
      </w:r>
    </w:p>
    <w:p w14:paraId="7C35CF24" w14:textId="2BFD4943" w:rsidR="00AC5B11" w:rsidRPr="00AC5B11" w:rsidRDefault="00AC5B11" w:rsidP="00AC5B11">
      <w:pPr>
        <w:pStyle w:val="aa"/>
        <w:spacing w:after="0" w:line="360" w:lineRule="auto"/>
        <w:ind w:left="0" w:firstLine="720"/>
        <w:jc w:val="both"/>
        <w:rPr>
          <w:rStyle w:val="tlid-translation"/>
          <w:rFonts w:ascii="Times New Roman" w:hAnsi="Times New Roman" w:cs="Times New Roman"/>
          <w:iCs/>
          <w:sz w:val="28"/>
          <w:szCs w:val="28"/>
        </w:rPr>
      </w:pPr>
      <w:r w:rsidRPr="00AC5B11">
        <w:rPr>
          <w:rStyle w:val="tlid-translation"/>
          <w:rFonts w:ascii="Times New Roman" w:hAnsi="Times New Roman" w:cs="Times New Roman"/>
          <w:iCs/>
          <w:sz w:val="28"/>
          <w:szCs w:val="28"/>
        </w:rPr>
        <w:t xml:space="preserve">Рис. </w:t>
      </w:r>
      <w:r w:rsidRPr="00AC5B11">
        <w:rPr>
          <w:rStyle w:val="tlid-translation"/>
          <w:rFonts w:ascii="Times New Roman" w:hAnsi="Times New Roman" w:cs="Times New Roman"/>
          <w:sz w:val="28"/>
          <w:szCs w:val="28"/>
        </w:rPr>
        <w:t>Зависимость гибкости алгоритма машинного обучения и интерпретируемости полученной модели</w:t>
      </w:r>
      <w:r w:rsidR="00A54C19">
        <w:rPr>
          <w:rStyle w:val="tlid-translation"/>
          <w:rFonts w:ascii="Times New Roman" w:hAnsi="Times New Roman" w:cs="Times New Roman"/>
          <w:sz w:val="28"/>
          <w:szCs w:val="28"/>
        </w:rPr>
        <w:t>.</w:t>
      </w:r>
    </w:p>
    <w:p w14:paraId="5661EBF2" w14:textId="1572AA19" w:rsidR="002E7C38" w:rsidRPr="00CC2AB7" w:rsidRDefault="00E2698D" w:rsidP="00CC2AB7">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lastRenderedPageBreak/>
        <w:t>Из рисунка видно, что линейные модели обладают высоким уровнем интерпретируемости, однако они недостаточно точные и гибкие в сравнении с иными моделями машинного обучения. Поэтому далее рассмотрим нелинейные методы классификации, а именно алгоритм</w:t>
      </w:r>
      <w:r w:rsidR="00E53838">
        <w:rPr>
          <w:rStyle w:val="tlid-translation"/>
          <w:rFonts w:ascii="Times New Roman" w:hAnsi="Times New Roman" w:cs="Times New Roman"/>
          <w:iCs/>
          <w:sz w:val="28"/>
          <w:szCs w:val="28"/>
        </w:rPr>
        <w:t>ы</w:t>
      </w:r>
      <w:r>
        <w:rPr>
          <w:rStyle w:val="tlid-translation"/>
          <w:rFonts w:ascii="Times New Roman" w:hAnsi="Times New Roman" w:cs="Times New Roman"/>
          <w:iCs/>
          <w:sz w:val="28"/>
          <w:szCs w:val="28"/>
        </w:rPr>
        <w:t xml:space="preserve"> случайного леса и градиентного бустинга, которые также будут использоваться в создании рейтинга инвестиционной привлекательности компаний.</w:t>
      </w:r>
    </w:p>
    <w:p w14:paraId="23A9D14A" w14:textId="3CEDC312" w:rsidR="00CC2AB7" w:rsidRPr="007A527F" w:rsidRDefault="007A527F" w:rsidP="000C4806">
      <w:pPr>
        <w:pStyle w:val="2"/>
        <w:spacing w:line="360" w:lineRule="auto"/>
        <w:ind w:firstLine="720"/>
        <w:jc w:val="both"/>
        <w:rPr>
          <w:rStyle w:val="tlid-translation"/>
          <w:rFonts w:ascii="Times New Roman" w:hAnsi="Times New Roman" w:cs="Times New Roman"/>
          <w:sz w:val="28"/>
          <w:szCs w:val="28"/>
        </w:rPr>
      </w:pPr>
      <w:bookmarkStart w:id="542" w:name="_Toc37313184"/>
      <w:ins w:id="543" w:author="Александр Гордеев" w:date="2020-02-29T12:40:00Z">
        <w:r w:rsidRPr="007A527F">
          <w:rPr>
            <w:rStyle w:val="tlid-translation"/>
            <w:rFonts w:ascii="Times New Roman" w:hAnsi="Times New Roman" w:cs="Times New Roman"/>
            <w:sz w:val="28"/>
            <w:szCs w:val="28"/>
          </w:rPr>
          <w:t>1.</w:t>
        </w:r>
      </w:ins>
      <w:r w:rsidRPr="007A527F">
        <w:rPr>
          <w:rStyle w:val="tlid-translation"/>
          <w:rFonts w:ascii="Times New Roman" w:hAnsi="Times New Roman" w:cs="Times New Roman"/>
          <w:sz w:val="28"/>
          <w:szCs w:val="28"/>
        </w:rPr>
        <w:t xml:space="preserve">3 </w:t>
      </w:r>
      <w:r>
        <w:rPr>
          <w:rStyle w:val="tlid-translation"/>
          <w:rFonts w:ascii="Times New Roman" w:hAnsi="Times New Roman" w:cs="Times New Roman"/>
          <w:sz w:val="28"/>
          <w:szCs w:val="28"/>
        </w:rPr>
        <w:t>Нел</w:t>
      </w:r>
      <w:r w:rsidRPr="007A527F">
        <w:rPr>
          <w:rStyle w:val="tlid-translation"/>
          <w:rFonts w:ascii="Times New Roman" w:hAnsi="Times New Roman" w:cs="Times New Roman"/>
          <w:sz w:val="28"/>
          <w:szCs w:val="28"/>
        </w:rPr>
        <w:t>инейные методы решения задачи двоичной классификации</w:t>
      </w:r>
      <w:r w:rsidR="009630FD">
        <w:rPr>
          <w:rStyle w:val="tlid-translation"/>
          <w:rFonts w:ascii="Times New Roman" w:hAnsi="Times New Roman" w:cs="Times New Roman"/>
          <w:sz w:val="28"/>
          <w:szCs w:val="28"/>
        </w:rPr>
        <w:t>, основанные на параллельном обучении</w:t>
      </w:r>
      <w:bookmarkEnd w:id="542"/>
    </w:p>
    <w:p w14:paraId="0195F146" w14:textId="50409252" w:rsidR="00D60E1A" w:rsidRDefault="00D60E1A" w:rsidP="00086873">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Случайный лес – </w:t>
      </w:r>
      <w:r w:rsidR="00086873">
        <w:rPr>
          <w:rStyle w:val="tlid-translation"/>
          <w:rFonts w:ascii="Times New Roman" w:hAnsi="Times New Roman" w:cs="Times New Roman"/>
          <w:sz w:val="28"/>
          <w:szCs w:val="28"/>
        </w:rPr>
        <w:t xml:space="preserve">нелинейный </w:t>
      </w:r>
      <w:r>
        <w:rPr>
          <w:rStyle w:val="tlid-translation"/>
          <w:rFonts w:ascii="Times New Roman" w:hAnsi="Times New Roman" w:cs="Times New Roman"/>
          <w:sz w:val="28"/>
          <w:szCs w:val="28"/>
        </w:rPr>
        <w:t>алгоритм машинного обучения, составн</w:t>
      </w:r>
      <w:r w:rsidR="00086873">
        <w:rPr>
          <w:rStyle w:val="tlid-translation"/>
          <w:rFonts w:ascii="Times New Roman" w:hAnsi="Times New Roman" w:cs="Times New Roman"/>
          <w:sz w:val="28"/>
          <w:szCs w:val="28"/>
        </w:rPr>
        <w:t>ыми</w:t>
      </w:r>
      <w:r>
        <w:rPr>
          <w:rStyle w:val="tlid-translation"/>
          <w:rFonts w:ascii="Times New Roman" w:hAnsi="Times New Roman" w:cs="Times New Roman"/>
          <w:sz w:val="28"/>
          <w:szCs w:val="28"/>
        </w:rPr>
        <w:t xml:space="preserve"> част</w:t>
      </w:r>
      <w:r w:rsidR="00086873">
        <w:rPr>
          <w:rStyle w:val="tlid-translation"/>
          <w:rFonts w:ascii="Times New Roman" w:hAnsi="Times New Roman" w:cs="Times New Roman"/>
          <w:sz w:val="28"/>
          <w:szCs w:val="28"/>
        </w:rPr>
        <w:t>ями</w:t>
      </w:r>
      <w:r>
        <w:rPr>
          <w:rStyle w:val="tlid-translation"/>
          <w:rFonts w:ascii="Times New Roman" w:hAnsi="Times New Roman" w:cs="Times New Roman"/>
          <w:sz w:val="28"/>
          <w:szCs w:val="28"/>
        </w:rPr>
        <w:t xml:space="preserve"> которого являются </w:t>
      </w:r>
      <w:r w:rsidR="00086873">
        <w:rPr>
          <w:rStyle w:val="tlid-translation"/>
          <w:rFonts w:ascii="Times New Roman" w:hAnsi="Times New Roman" w:cs="Times New Roman"/>
          <w:sz w:val="28"/>
          <w:szCs w:val="28"/>
        </w:rPr>
        <w:t>деревья принятия решений, объединённые в ансамбль</w:t>
      </w:r>
      <w:r w:rsidR="00A1389E">
        <w:rPr>
          <w:rStyle w:val="a9"/>
          <w:rFonts w:ascii="Times New Roman" w:hAnsi="Times New Roman" w:cs="Times New Roman"/>
          <w:sz w:val="28"/>
          <w:szCs w:val="28"/>
        </w:rPr>
        <w:footnoteReference w:id="6"/>
      </w:r>
      <w:r w:rsidR="00086873">
        <w:rPr>
          <w:rStyle w:val="tlid-translation"/>
          <w:rFonts w:ascii="Times New Roman" w:hAnsi="Times New Roman" w:cs="Times New Roman"/>
          <w:sz w:val="28"/>
          <w:szCs w:val="28"/>
        </w:rPr>
        <w:t>.</w:t>
      </w:r>
    </w:p>
    <w:p w14:paraId="3C63C9B9" w14:textId="65201DE1" w:rsidR="00086873" w:rsidRDefault="00086873" w:rsidP="00086873">
      <w:pPr>
        <w:pStyle w:val="aa"/>
        <w:spacing w:after="0" w:line="360" w:lineRule="auto"/>
        <w:ind w:left="0" w:firstLine="720"/>
        <w:jc w:val="both"/>
        <w:rPr>
          <w:rStyle w:val="tlid-translation"/>
          <w:rFonts w:ascii="Times New Roman" w:hAnsi="Times New Roman" w:cs="Times New Roman"/>
          <w:sz w:val="28"/>
          <w:szCs w:val="28"/>
        </w:rPr>
      </w:pPr>
      <w:r w:rsidRPr="00086873">
        <w:rPr>
          <w:rStyle w:val="tlid-translation"/>
          <w:rFonts w:ascii="Times New Roman" w:hAnsi="Times New Roman" w:cs="Times New Roman"/>
          <w:sz w:val="28"/>
          <w:szCs w:val="28"/>
        </w:rPr>
        <w:t xml:space="preserve">Дерево </w:t>
      </w:r>
      <w:r>
        <w:rPr>
          <w:rStyle w:val="tlid-translation"/>
          <w:rFonts w:ascii="Times New Roman" w:hAnsi="Times New Roman" w:cs="Times New Roman"/>
          <w:sz w:val="28"/>
          <w:szCs w:val="28"/>
        </w:rPr>
        <w:t xml:space="preserve">принятия </w:t>
      </w:r>
      <w:r w:rsidRPr="00086873">
        <w:rPr>
          <w:rStyle w:val="tlid-translation"/>
          <w:rFonts w:ascii="Times New Roman" w:hAnsi="Times New Roman" w:cs="Times New Roman"/>
          <w:sz w:val="28"/>
          <w:szCs w:val="28"/>
        </w:rPr>
        <w:t>решений</w:t>
      </w:r>
      <w:r w:rsidR="0035275F">
        <w:rPr>
          <w:rStyle w:val="tlid-translation"/>
          <w:rFonts w:ascii="Times New Roman" w:hAnsi="Times New Roman" w:cs="Times New Roman"/>
          <w:sz w:val="28"/>
          <w:szCs w:val="28"/>
        </w:rPr>
        <w:t>,</w:t>
      </w:r>
      <w:r w:rsidRPr="00086873">
        <w:rPr>
          <w:rStyle w:val="tlid-translation"/>
          <w:rFonts w:ascii="Times New Roman" w:hAnsi="Times New Roman" w:cs="Times New Roman"/>
          <w:sz w:val="28"/>
          <w:szCs w:val="28"/>
        </w:rPr>
        <w:t xml:space="preserve"> как алгоритм машинного обучения</w:t>
      </w:r>
      <w:r w:rsidR="0035275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представляет собой совокупность </w:t>
      </w:r>
      <w:r w:rsidRPr="00086873">
        <w:rPr>
          <w:rStyle w:val="tlid-translation"/>
          <w:rFonts w:ascii="Times New Roman" w:hAnsi="Times New Roman" w:cs="Times New Roman"/>
          <w:sz w:val="28"/>
          <w:szCs w:val="28"/>
        </w:rPr>
        <w:t>логических правил</w:t>
      </w:r>
      <w:r>
        <w:rPr>
          <w:rStyle w:val="tlid-translation"/>
          <w:rFonts w:ascii="Times New Roman" w:hAnsi="Times New Roman" w:cs="Times New Roman"/>
          <w:sz w:val="28"/>
          <w:szCs w:val="28"/>
        </w:rPr>
        <w:t>, на основе которых производится классификаци</w:t>
      </w:r>
      <w:r w:rsidR="00D33F76">
        <w:rPr>
          <w:rStyle w:val="tlid-translation"/>
          <w:rFonts w:ascii="Times New Roman" w:hAnsi="Times New Roman" w:cs="Times New Roman"/>
          <w:sz w:val="28"/>
          <w:szCs w:val="28"/>
        </w:rPr>
        <w:t>я</w:t>
      </w:r>
      <w:r>
        <w:rPr>
          <w:rStyle w:val="tlid-translation"/>
          <w:rFonts w:ascii="Times New Roman" w:hAnsi="Times New Roman" w:cs="Times New Roman"/>
          <w:sz w:val="28"/>
          <w:szCs w:val="28"/>
        </w:rPr>
        <w:t xml:space="preserve"> объектов по классам, исходя из их признакового описания так, как это представлено на рисунке ниже.</w:t>
      </w:r>
      <w:r w:rsidRPr="00086873">
        <w:rPr>
          <w:rStyle w:val="tlid-translation"/>
          <w:rFonts w:ascii="Times New Roman" w:hAnsi="Times New Roman" w:cs="Times New Roman"/>
          <w:sz w:val="28"/>
          <w:szCs w:val="28"/>
        </w:rPr>
        <w:t xml:space="preserve"> </w:t>
      </w:r>
    </w:p>
    <w:p w14:paraId="45B36D90" w14:textId="7720E477" w:rsidR="00086873" w:rsidRDefault="00086873" w:rsidP="00086873">
      <w:pPr>
        <w:pStyle w:val="aa"/>
        <w:spacing w:after="0" w:line="360" w:lineRule="auto"/>
        <w:ind w:left="0"/>
        <w:jc w:val="center"/>
        <w:rPr>
          <w:rStyle w:val="tlid-translation"/>
          <w:rFonts w:ascii="Times New Roman" w:hAnsi="Times New Roman" w:cs="Times New Roman"/>
          <w:sz w:val="28"/>
          <w:szCs w:val="28"/>
        </w:rPr>
      </w:pPr>
      <w:r>
        <w:rPr>
          <w:noProof/>
        </w:rPr>
        <w:drawing>
          <wp:inline distT="0" distB="0" distL="0" distR="0" wp14:anchorId="187E3B60" wp14:editId="3BE4D0C7">
            <wp:extent cx="2897945" cy="1959874"/>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biLevel thresh="75000"/>
                      <a:extLst>
                        <a:ext uri="{28A0092B-C50C-407E-A947-70E740481C1C}">
                          <a14:useLocalDpi xmlns:a14="http://schemas.microsoft.com/office/drawing/2010/main" val="0"/>
                        </a:ext>
                      </a:extLst>
                    </a:blip>
                    <a:srcRect/>
                    <a:stretch>
                      <a:fillRect/>
                    </a:stretch>
                  </pic:blipFill>
                  <pic:spPr bwMode="auto">
                    <a:xfrm>
                      <a:off x="0" y="0"/>
                      <a:ext cx="2922670" cy="1976595"/>
                    </a:xfrm>
                    <a:prstGeom prst="rect">
                      <a:avLst/>
                    </a:prstGeom>
                    <a:noFill/>
                    <a:ln>
                      <a:noFill/>
                    </a:ln>
                  </pic:spPr>
                </pic:pic>
              </a:graphicData>
            </a:graphic>
          </wp:inline>
        </w:drawing>
      </w:r>
    </w:p>
    <w:p w14:paraId="43E98FE2" w14:textId="68491DEB" w:rsidR="00086873" w:rsidRDefault="00086873" w:rsidP="00086873">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1 Структура дерева принятия решений</w:t>
      </w:r>
    </w:p>
    <w:p w14:paraId="580DA9F2" w14:textId="016DD381" w:rsidR="00086873" w:rsidRDefault="00D33F76" w:rsidP="00086873">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Критерием разбиения структуры данных </w:t>
      </w:r>
      <w:r w:rsidR="009E5D3F">
        <w:rPr>
          <w:rStyle w:val="tlid-translation"/>
          <w:rFonts w:ascii="Times New Roman" w:hAnsi="Times New Roman" w:cs="Times New Roman"/>
          <w:sz w:val="28"/>
          <w:szCs w:val="28"/>
        </w:rPr>
        <w:t xml:space="preserve">в узле </w:t>
      </w:r>
      <w:r>
        <w:rPr>
          <w:rStyle w:val="tlid-translation"/>
          <w:rFonts w:ascii="Times New Roman" w:hAnsi="Times New Roman" w:cs="Times New Roman"/>
          <w:sz w:val="28"/>
          <w:szCs w:val="28"/>
        </w:rPr>
        <w:t xml:space="preserve">на подмножества выступает такой показатель, как энтропия Шеннона. Этот показатель определяется для системы с </w:t>
      </w:r>
      <w:r>
        <w:rPr>
          <w:rStyle w:val="tlid-translation"/>
          <w:rFonts w:ascii="Times New Roman" w:hAnsi="Times New Roman" w:cs="Times New Roman"/>
          <w:sz w:val="28"/>
          <w:szCs w:val="28"/>
          <w:lang w:val="en-US"/>
        </w:rPr>
        <w:t>N</w:t>
      </w:r>
      <w:r>
        <w:rPr>
          <w:rStyle w:val="tlid-translation"/>
          <w:rFonts w:ascii="Times New Roman" w:hAnsi="Times New Roman" w:cs="Times New Roman"/>
          <w:sz w:val="28"/>
          <w:szCs w:val="28"/>
        </w:rPr>
        <w:t xml:space="preserve"> возможными состояниями по следующей формуле:</w:t>
      </w:r>
    </w:p>
    <w:p w14:paraId="0F51D194" w14:textId="6690E427" w:rsidR="00D33F76" w:rsidRPr="00D33F76" w:rsidRDefault="00D33F76" w:rsidP="00086873">
      <w:pPr>
        <w:pStyle w:val="aa"/>
        <w:spacing w:after="0" w:line="360" w:lineRule="auto"/>
        <w:ind w:left="0"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w:lastRenderedPageBreak/>
            <m:t>S= -</m:t>
          </m:r>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m:t>
                  </m:r>
                </m:sub>
              </m:sSub>
              <m:func>
                <m:funcPr>
                  <m:ctrlPr>
                    <w:rPr>
                      <w:rStyle w:val="tlid-translation"/>
                      <w:rFonts w:ascii="Cambria Math" w:hAnsi="Cambria Math" w:cs="Times New Roman"/>
                      <w:i/>
                      <w:sz w:val="28"/>
                      <w:szCs w:val="28"/>
                    </w:rPr>
                  </m:ctrlPr>
                </m:funcPr>
                <m:fName>
                  <m:sSub>
                    <m:sSubPr>
                      <m:ctrlPr>
                        <w:rPr>
                          <w:rStyle w:val="tlid-translation"/>
                          <w:rFonts w:ascii="Cambria Math" w:hAnsi="Cambria Math" w:cs="Times New Roman"/>
                          <w:i/>
                          <w:sz w:val="28"/>
                          <w:szCs w:val="28"/>
                        </w:rPr>
                      </m:ctrlPr>
                    </m:sSubPr>
                    <m:e>
                      <m:r>
                        <m:rPr>
                          <m:sty m:val="p"/>
                        </m:rPr>
                        <w:rPr>
                          <w:rStyle w:val="tlid-translation"/>
                          <w:rFonts w:ascii="Cambria Math" w:hAnsi="Cambria Math" w:cs="Times New Roman"/>
                          <w:sz w:val="28"/>
                          <w:szCs w:val="28"/>
                        </w:rPr>
                        <m:t>log</m:t>
                      </m:r>
                    </m:e>
                    <m:sub>
                      <m:r>
                        <w:rPr>
                          <w:rStyle w:val="tlid-translation"/>
                          <w:rFonts w:ascii="Cambria Math" w:hAnsi="Cambria Math" w:cs="Times New Roman"/>
                          <w:sz w:val="28"/>
                          <w:szCs w:val="28"/>
                        </w:rPr>
                        <m:t>2</m:t>
                      </m:r>
                    </m:sub>
                  </m:sSub>
                </m:fName>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m:t>
                      </m:r>
                    </m:sub>
                  </m:sSub>
                </m:e>
              </m:func>
            </m:e>
          </m:nary>
        </m:oMath>
      </m:oMathPara>
    </w:p>
    <w:p w14:paraId="5F8D875B" w14:textId="7057312B" w:rsidR="00D33F76" w:rsidRDefault="00D33F76" w:rsidP="00086873">
      <w:pPr>
        <w:pStyle w:val="aa"/>
        <w:spacing w:after="0" w:line="360" w:lineRule="auto"/>
        <w:ind w:left="0" w:firstLine="720"/>
        <w:jc w:val="both"/>
        <w:rPr>
          <w:rStyle w:val="tlid-translation"/>
          <w:rFonts w:ascii="Times New Roman" w:hAnsi="Times New Roman" w:cs="Times New Roman"/>
          <w:i/>
          <w:sz w:val="28"/>
          <w:szCs w:val="28"/>
        </w:rPr>
      </w:pPr>
      <w:r>
        <w:rPr>
          <w:rStyle w:val="tlid-translation"/>
          <w:rFonts w:ascii="Times New Roman" w:hAnsi="Times New Roman" w:cs="Times New Roman"/>
          <w:i/>
          <w:sz w:val="28"/>
          <w:szCs w:val="28"/>
        </w:rPr>
        <w:t>Где:</w:t>
      </w:r>
    </w:p>
    <w:p w14:paraId="5C064138" w14:textId="244ECA2D" w:rsidR="00D33F76" w:rsidRPr="0035275F" w:rsidRDefault="00692DE5" w:rsidP="00086873">
      <w:pPr>
        <w:pStyle w:val="aa"/>
        <w:spacing w:after="0" w:line="360" w:lineRule="auto"/>
        <w:ind w:left="0" w:firstLine="720"/>
        <w:jc w:val="both"/>
        <w:rPr>
          <w:rStyle w:val="tlid-translation"/>
          <w:rFonts w:ascii="Times New Roman" w:hAnsi="Times New Roman" w:cs="Times New Roman"/>
          <w:i/>
          <w:sz w:val="28"/>
          <w:szCs w:val="28"/>
        </w:rPr>
      </w:pP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m:t>
            </m:r>
          </m:sub>
        </m:sSub>
      </m:oMath>
      <w:r w:rsidR="00D33F76">
        <w:rPr>
          <w:rStyle w:val="tlid-translation"/>
          <w:rFonts w:ascii="Times New Roman" w:hAnsi="Times New Roman" w:cs="Times New Roman"/>
          <w:i/>
          <w:sz w:val="28"/>
          <w:szCs w:val="28"/>
        </w:rPr>
        <w:t xml:space="preserve"> – вероятность нахождения системы в состоянии </w:t>
      </w:r>
      <w:proofErr w:type="spellStart"/>
      <w:r w:rsidR="00D33F76">
        <w:rPr>
          <w:rStyle w:val="tlid-translation"/>
          <w:rFonts w:ascii="Times New Roman" w:hAnsi="Times New Roman" w:cs="Times New Roman"/>
          <w:i/>
          <w:sz w:val="28"/>
          <w:szCs w:val="28"/>
          <w:lang w:val="en-US"/>
        </w:rPr>
        <w:t>i</w:t>
      </w:r>
      <w:proofErr w:type="spellEnd"/>
    </w:p>
    <w:p w14:paraId="6723C492" w14:textId="6F80A5A3" w:rsidR="009E5D3F" w:rsidRDefault="00D33F76" w:rsidP="00086873">
      <w:pPr>
        <w:pStyle w:val="aa"/>
        <w:spacing w:after="0" w:line="360" w:lineRule="auto"/>
        <w:ind w:left="0" w:firstLine="720"/>
        <w:jc w:val="both"/>
        <w:rPr>
          <w:rStyle w:val="tlid-translation"/>
          <w:rFonts w:ascii="Times New Roman" w:hAnsi="Times New Roman" w:cs="Times New Roman"/>
          <w:iCs/>
          <w:sz w:val="28"/>
          <w:szCs w:val="28"/>
        </w:rPr>
      </w:pPr>
      <w:r w:rsidRPr="00D33F76">
        <w:rPr>
          <w:rStyle w:val="tlid-translation"/>
          <w:rFonts w:ascii="Times New Roman" w:hAnsi="Times New Roman" w:cs="Times New Roman"/>
          <w:iCs/>
          <w:sz w:val="28"/>
          <w:szCs w:val="28"/>
        </w:rPr>
        <w:t xml:space="preserve">Чем более однородно </w:t>
      </w:r>
      <w:r w:rsidR="009E5D3F">
        <w:rPr>
          <w:rStyle w:val="tlid-translation"/>
          <w:rFonts w:ascii="Times New Roman" w:hAnsi="Times New Roman" w:cs="Times New Roman"/>
          <w:iCs/>
          <w:sz w:val="28"/>
          <w:szCs w:val="28"/>
        </w:rPr>
        <w:t>под</w:t>
      </w:r>
      <w:r w:rsidRPr="00D33F76">
        <w:rPr>
          <w:rStyle w:val="tlid-translation"/>
          <w:rFonts w:ascii="Times New Roman" w:hAnsi="Times New Roman" w:cs="Times New Roman"/>
          <w:iCs/>
          <w:sz w:val="28"/>
          <w:szCs w:val="28"/>
        </w:rPr>
        <w:t xml:space="preserve">множество </w:t>
      </w:r>
      <w:r>
        <w:rPr>
          <w:rStyle w:val="tlid-translation"/>
          <w:rFonts w:ascii="Times New Roman" w:hAnsi="Times New Roman" w:cs="Times New Roman"/>
          <w:iCs/>
          <w:sz w:val="28"/>
          <w:szCs w:val="28"/>
        </w:rPr>
        <w:t>–</w:t>
      </w:r>
      <w:r w:rsidRPr="00D33F76">
        <w:rPr>
          <w:rStyle w:val="tlid-translation"/>
          <w:rFonts w:ascii="Times New Roman" w:hAnsi="Times New Roman" w:cs="Times New Roman"/>
          <w:iCs/>
          <w:sz w:val="28"/>
          <w:szCs w:val="28"/>
        </w:rPr>
        <w:t xml:space="preserve"> тем меньше энтропия, и наоборот</w:t>
      </w:r>
      <w:r w:rsidR="009E5D3F">
        <w:rPr>
          <w:rStyle w:val="tlid-translation"/>
          <w:rFonts w:ascii="Times New Roman" w:hAnsi="Times New Roman" w:cs="Times New Roman"/>
          <w:iCs/>
          <w:sz w:val="28"/>
          <w:szCs w:val="28"/>
        </w:rPr>
        <w:t>, чем</w:t>
      </w:r>
      <w:r w:rsidRPr="00D33F76">
        <w:rPr>
          <w:rStyle w:val="tlid-translation"/>
          <w:rFonts w:ascii="Times New Roman" w:hAnsi="Times New Roman" w:cs="Times New Roman"/>
          <w:iCs/>
          <w:sz w:val="28"/>
          <w:szCs w:val="28"/>
        </w:rPr>
        <w:t xml:space="preserve"> </w:t>
      </w:r>
      <w:r w:rsidR="009E5D3F">
        <w:rPr>
          <w:rStyle w:val="tlid-translation"/>
          <w:rFonts w:ascii="Times New Roman" w:hAnsi="Times New Roman" w:cs="Times New Roman"/>
          <w:iCs/>
          <w:sz w:val="28"/>
          <w:szCs w:val="28"/>
        </w:rPr>
        <w:t>выше энтропия, тем больше хаоса в системе. Следовательно, уменьшение энтропии приводит к повышению информации в системе. Прирост информации</w:t>
      </w:r>
      <w:r w:rsidR="009E5D3F" w:rsidRPr="009E5D3F">
        <w:rPr>
          <w:rStyle w:val="tlid-translation"/>
          <w:rFonts w:ascii="Times New Roman" w:hAnsi="Times New Roman" w:cs="Times New Roman"/>
          <w:iCs/>
          <w:sz w:val="28"/>
          <w:szCs w:val="28"/>
        </w:rPr>
        <w:t xml:space="preserve"> </w:t>
      </w:r>
      <w:r w:rsidR="009E5D3F">
        <w:rPr>
          <w:rStyle w:val="tlid-translation"/>
          <w:rFonts w:ascii="Times New Roman" w:hAnsi="Times New Roman" w:cs="Times New Roman"/>
          <w:iCs/>
          <w:sz w:val="28"/>
          <w:szCs w:val="28"/>
        </w:rPr>
        <w:t>(</w:t>
      </w:r>
      <w:r w:rsidR="009E5D3F">
        <w:rPr>
          <w:rStyle w:val="tlid-translation"/>
          <w:rFonts w:ascii="Times New Roman" w:hAnsi="Times New Roman" w:cs="Times New Roman"/>
          <w:iCs/>
          <w:sz w:val="28"/>
          <w:szCs w:val="28"/>
          <w:lang w:val="en-US"/>
        </w:rPr>
        <w:t>IG</w:t>
      </w:r>
      <w:r w:rsidR="009E5D3F">
        <w:rPr>
          <w:rStyle w:val="tlid-translation"/>
          <w:rFonts w:ascii="Times New Roman" w:hAnsi="Times New Roman" w:cs="Times New Roman"/>
          <w:iCs/>
          <w:sz w:val="28"/>
          <w:szCs w:val="28"/>
        </w:rPr>
        <w:t xml:space="preserve">) по признаку </w:t>
      </w:r>
      <w:r w:rsidR="009E5D3F">
        <w:rPr>
          <w:rStyle w:val="tlid-translation"/>
          <w:rFonts w:ascii="Times New Roman" w:hAnsi="Times New Roman" w:cs="Times New Roman"/>
          <w:iCs/>
          <w:sz w:val="28"/>
          <w:szCs w:val="28"/>
          <w:lang w:val="en-US"/>
        </w:rPr>
        <w:t>Q</w:t>
      </w:r>
      <w:r w:rsidR="009E5D3F">
        <w:rPr>
          <w:rStyle w:val="tlid-translation"/>
          <w:rFonts w:ascii="Times New Roman" w:hAnsi="Times New Roman" w:cs="Times New Roman"/>
          <w:iCs/>
          <w:sz w:val="28"/>
          <w:szCs w:val="28"/>
        </w:rPr>
        <w:t xml:space="preserve"> при разбиении выборки рассчитывается следующим образом:</w:t>
      </w:r>
    </w:p>
    <w:p w14:paraId="3DA6DA1C" w14:textId="521708DE" w:rsidR="009E5D3F" w:rsidRPr="00436D7C" w:rsidRDefault="00436D7C" w:rsidP="00086873">
      <w:pPr>
        <w:pStyle w:val="aa"/>
        <w:spacing w:after="0" w:line="360" w:lineRule="auto"/>
        <w:ind w:left="0" w:firstLine="720"/>
        <w:jc w:val="both"/>
        <w:rPr>
          <w:rStyle w:val="tlid-translation"/>
          <w:rFonts w:ascii="Times New Roman" w:hAnsi="Times New Roman" w:cs="Times New Roman"/>
          <w:i/>
          <w:iCs/>
          <w:sz w:val="28"/>
          <w:szCs w:val="28"/>
        </w:rPr>
      </w:pPr>
      <m:oMathPara>
        <m:oMath>
          <m:r>
            <w:rPr>
              <w:rStyle w:val="tlid-translation"/>
              <w:rFonts w:ascii="Cambria Math" w:hAnsi="Cambria Math" w:cs="Times New Roman"/>
              <w:sz w:val="28"/>
              <w:szCs w:val="28"/>
            </w:rPr>
            <m:t>IG</m:t>
          </m:r>
          <m:d>
            <m:dPr>
              <m:ctrlPr>
                <w:rPr>
                  <w:rStyle w:val="tlid-translation"/>
                  <w:rFonts w:ascii="Cambria Math" w:hAnsi="Cambria Math" w:cs="Times New Roman"/>
                  <w:i/>
                  <w:iCs/>
                  <w:sz w:val="28"/>
                  <w:szCs w:val="28"/>
                </w:rPr>
              </m:ctrlPr>
            </m:dPr>
            <m:e>
              <m:r>
                <w:rPr>
                  <w:rStyle w:val="tlid-translation"/>
                  <w:rFonts w:ascii="Cambria Math" w:hAnsi="Cambria Math" w:cs="Times New Roman"/>
                  <w:sz w:val="28"/>
                  <w:szCs w:val="28"/>
                </w:rPr>
                <m:t>Q</m:t>
              </m:r>
            </m:e>
          </m:d>
          <m:r>
            <w:rPr>
              <w:rStyle w:val="tlid-translation"/>
              <w:rFonts w:ascii="Cambria Math" w:hAnsi="Cambria Math" w:cs="Times New Roman"/>
              <w:sz w:val="28"/>
              <w:szCs w:val="28"/>
            </w:rPr>
            <m:t xml:space="preserve">= </m:t>
          </m:r>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0</m:t>
              </m:r>
            </m:sub>
          </m:sSub>
          <m:r>
            <w:rPr>
              <w:rStyle w:val="tlid-translation"/>
              <w:rFonts w:ascii="Cambria Math" w:hAnsi="Cambria Math" w:cs="Times New Roman"/>
              <w:sz w:val="28"/>
              <w:szCs w:val="28"/>
            </w:rPr>
            <m:t xml:space="preserve">- </m:t>
          </m:r>
          <m:nary>
            <m:naryPr>
              <m:chr m:val="∑"/>
              <m:limLoc m:val="undOvr"/>
              <m:ctrlPr>
                <w:rPr>
                  <w:rStyle w:val="tlid-translation"/>
                  <w:rFonts w:ascii="Cambria Math" w:hAnsi="Cambria Math" w:cs="Times New Roman"/>
                  <w:i/>
                  <w:iCs/>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q</m:t>
              </m:r>
            </m:sup>
            <m:e>
              <m:f>
                <m:fPr>
                  <m:ctrlPr>
                    <w:rPr>
                      <w:rStyle w:val="tlid-translation"/>
                      <w:rFonts w:ascii="Cambria Math" w:hAnsi="Cambria Math" w:cs="Times New Roman"/>
                      <w:i/>
                      <w:iCs/>
                      <w:sz w:val="28"/>
                      <w:szCs w:val="28"/>
                    </w:rPr>
                  </m:ctrlPr>
                </m:fPr>
                <m:num>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N</m:t>
                      </m:r>
                    </m:e>
                    <m:sub>
                      <m:r>
                        <w:rPr>
                          <w:rStyle w:val="tlid-translation"/>
                          <w:rFonts w:ascii="Cambria Math" w:hAnsi="Cambria Math" w:cs="Times New Roman"/>
                          <w:sz w:val="28"/>
                          <w:szCs w:val="28"/>
                        </w:rPr>
                        <m:t>i</m:t>
                      </m:r>
                    </m:sub>
                  </m:sSub>
                </m:num>
                <m:den>
                  <m:r>
                    <w:rPr>
                      <w:rStyle w:val="tlid-translation"/>
                      <w:rFonts w:ascii="Cambria Math" w:hAnsi="Cambria Math" w:cs="Times New Roman"/>
                      <w:sz w:val="28"/>
                      <w:szCs w:val="28"/>
                    </w:rPr>
                    <m:t>N</m:t>
                  </m:r>
                </m:den>
              </m:f>
            </m:e>
          </m:nary>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i</m:t>
              </m:r>
            </m:sub>
          </m:sSub>
        </m:oMath>
      </m:oMathPara>
    </w:p>
    <w:p w14:paraId="58BC1ACB" w14:textId="5C526ED4" w:rsidR="00436D7C" w:rsidRDefault="00436D7C" w:rsidP="00086873">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rPr>
        <w:t>Где:</w:t>
      </w:r>
    </w:p>
    <w:p w14:paraId="6172935B" w14:textId="6F0C1A53" w:rsidR="00436D7C" w:rsidRPr="00436D7C" w:rsidRDefault="00692DE5" w:rsidP="00086873">
      <w:pPr>
        <w:pStyle w:val="aa"/>
        <w:spacing w:after="0" w:line="360" w:lineRule="auto"/>
        <w:ind w:left="0" w:firstLine="720"/>
        <w:jc w:val="both"/>
        <w:rPr>
          <w:rStyle w:val="tlid-translation"/>
          <w:rFonts w:ascii="Times New Roman" w:hAnsi="Times New Roman" w:cs="Times New Roman"/>
          <w:i/>
          <w:iCs/>
          <w:sz w:val="28"/>
          <w:szCs w:val="28"/>
        </w:rPr>
      </w:pP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0</m:t>
            </m:r>
          </m:sub>
        </m:sSub>
      </m:oMath>
      <w:r w:rsidR="00436D7C">
        <w:rPr>
          <w:rStyle w:val="tlid-translation"/>
          <w:rFonts w:ascii="Times New Roman" w:hAnsi="Times New Roman" w:cs="Times New Roman"/>
          <w:i/>
          <w:iCs/>
          <w:sz w:val="28"/>
          <w:szCs w:val="28"/>
        </w:rPr>
        <w:t xml:space="preserve"> – значение показателя энтропии до разбиения выборки по признаку </w:t>
      </w:r>
      <w:r w:rsidR="00436D7C">
        <w:rPr>
          <w:rStyle w:val="tlid-translation"/>
          <w:rFonts w:ascii="Times New Roman" w:hAnsi="Times New Roman" w:cs="Times New Roman"/>
          <w:i/>
          <w:iCs/>
          <w:sz w:val="28"/>
          <w:szCs w:val="28"/>
          <w:lang w:val="en-US"/>
        </w:rPr>
        <w:t>Q</w:t>
      </w:r>
    </w:p>
    <w:p w14:paraId="45E08667" w14:textId="6EE7460F" w:rsidR="00436D7C" w:rsidRPr="00436D7C" w:rsidRDefault="00692DE5" w:rsidP="00086873">
      <w:pPr>
        <w:pStyle w:val="aa"/>
        <w:spacing w:after="0" w:line="360" w:lineRule="auto"/>
        <w:ind w:left="0" w:firstLine="720"/>
        <w:jc w:val="both"/>
        <w:rPr>
          <w:rStyle w:val="tlid-translation"/>
          <w:rFonts w:ascii="Times New Roman" w:hAnsi="Times New Roman" w:cs="Times New Roman"/>
          <w:i/>
          <w:iCs/>
          <w:sz w:val="28"/>
          <w:szCs w:val="28"/>
        </w:rPr>
      </w:pP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N</m:t>
            </m:r>
          </m:e>
          <m:sub>
            <m:r>
              <w:rPr>
                <w:rStyle w:val="tlid-translation"/>
                <w:rFonts w:ascii="Cambria Math" w:hAnsi="Cambria Math" w:cs="Times New Roman"/>
                <w:sz w:val="28"/>
                <w:szCs w:val="28"/>
              </w:rPr>
              <m:t>i</m:t>
            </m:r>
          </m:sub>
        </m:sSub>
      </m:oMath>
      <w:r w:rsidR="00436D7C">
        <w:rPr>
          <w:rStyle w:val="tlid-translation"/>
          <w:rFonts w:ascii="Times New Roman" w:hAnsi="Times New Roman" w:cs="Times New Roman"/>
          <w:i/>
          <w:iCs/>
          <w:sz w:val="28"/>
          <w:szCs w:val="28"/>
        </w:rPr>
        <w:t xml:space="preserve"> – число объектов в подвыборке </w:t>
      </w:r>
      <w:proofErr w:type="spellStart"/>
      <w:r w:rsidR="00436D7C">
        <w:rPr>
          <w:rStyle w:val="tlid-translation"/>
          <w:rFonts w:ascii="Times New Roman" w:hAnsi="Times New Roman" w:cs="Times New Roman"/>
          <w:i/>
          <w:iCs/>
          <w:sz w:val="28"/>
          <w:szCs w:val="28"/>
          <w:lang w:val="en-US"/>
        </w:rPr>
        <w:t>i</w:t>
      </w:r>
      <w:proofErr w:type="spellEnd"/>
      <w:r w:rsidR="00436D7C" w:rsidRPr="00436D7C">
        <w:rPr>
          <w:rStyle w:val="tlid-translation"/>
          <w:rFonts w:ascii="Times New Roman" w:hAnsi="Times New Roman" w:cs="Times New Roman"/>
          <w:i/>
          <w:iCs/>
          <w:sz w:val="28"/>
          <w:szCs w:val="28"/>
        </w:rPr>
        <w:t xml:space="preserve"> </w:t>
      </w:r>
      <w:r w:rsidR="00436D7C">
        <w:rPr>
          <w:rStyle w:val="tlid-translation"/>
          <w:rFonts w:ascii="Times New Roman" w:hAnsi="Times New Roman" w:cs="Times New Roman"/>
          <w:i/>
          <w:iCs/>
          <w:sz w:val="28"/>
          <w:szCs w:val="28"/>
        </w:rPr>
        <w:t>после разбиения выборки</w:t>
      </w:r>
    </w:p>
    <w:p w14:paraId="2953A529" w14:textId="7C185532" w:rsidR="00436D7C" w:rsidRPr="00436D7C" w:rsidRDefault="00692DE5" w:rsidP="00086873">
      <w:pPr>
        <w:pStyle w:val="aa"/>
        <w:spacing w:after="0" w:line="360" w:lineRule="auto"/>
        <w:ind w:left="0" w:firstLine="720"/>
        <w:jc w:val="both"/>
        <w:rPr>
          <w:rStyle w:val="tlid-translation"/>
          <w:rFonts w:ascii="Times New Roman" w:hAnsi="Times New Roman" w:cs="Times New Roman"/>
          <w:i/>
          <w:iCs/>
          <w:sz w:val="28"/>
          <w:szCs w:val="28"/>
        </w:rPr>
      </w:pP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i</m:t>
            </m:r>
          </m:sub>
        </m:sSub>
      </m:oMath>
      <w:r w:rsidR="00436D7C">
        <w:rPr>
          <w:rStyle w:val="tlid-translation"/>
          <w:rFonts w:ascii="Times New Roman" w:hAnsi="Times New Roman" w:cs="Times New Roman"/>
          <w:i/>
          <w:iCs/>
          <w:sz w:val="28"/>
          <w:szCs w:val="28"/>
        </w:rPr>
        <w:t xml:space="preserve"> – значение показателя энтропии в подвыборке </w:t>
      </w:r>
      <w:proofErr w:type="spellStart"/>
      <w:r w:rsidR="00436D7C">
        <w:rPr>
          <w:rStyle w:val="tlid-translation"/>
          <w:rFonts w:ascii="Times New Roman" w:hAnsi="Times New Roman" w:cs="Times New Roman"/>
          <w:i/>
          <w:iCs/>
          <w:sz w:val="28"/>
          <w:szCs w:val="28"/>
          <w:lang w:val="en-US"/>
        </w:rPr>
        <w:t>i</w:t>
      </w:r>
      <w:proofErr w:type="spellEnd"/>
      <w:r w:rsidR="00436D7C" w:rsidRPr="00436D7C">
        <w:rPr>
          <w:rStyle w:val="tlid-translation"/>
          <w:rFonts w:ascii="Times New Roman" w:hAnsi="Times New Roman" w:cs="Times New Roman"/>
          <w:i/>
          <w:iCs/>
          <w:sz w:val="28"/>
          <w:szCs w:val="28"/>
        </w:rPr>
        <w:t xml:space="preserve"> </w:t>
      </w:r>
      <w:r w:rsidR="00436D7C">
        <w:rPr>
          <w:rStyle w:val="tlid-translation"/>
          <w:rFonts w:ascii="Times New Roman" w:hAnsi="Times New Roman" w:cs="Times New Roman"/>
          <w:i/>
          <w:iCs/>
          <w:sz w:val="28"/>
          <w:szCs w:val="28"/>
        </w:rPr>
        <w:t>после разбиения</w:t>
      </w:r>
    </w:p>
    <w:p w14:paraId="2B98E581" w14:textId="1D025439" w:rsidR="00436D7C" w:rsidRPr="00436D7C" w:rsidRDefault="00436D7C" w:rsidP="00086873">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lang w:val="en-US"/>
        </w:rPr>
        <w:t>q</w:t>
      </w:r>
      <w:r w:rsidRPr="00436D7C">
        <w:rPr>
          <w:rStyle w:val="tlid-translation"/>
          <w:rFonts w:ascii="Times New Roman" w:hAnsi="Times New Roman" w:cs="Times New Roman"/>
          <w:i/>
          <w:iCs/>
          <w:sz w:val="28"/>
          <w:szCs w:val="28"/>
        </w:rPr>
        <w:t xml:space="preserve"> – </w:t>
      </w:r>
      <w:r>
        <w:rPr>
          <w:rStyle w:val="tlid-translation"/>
          <w:rFonts w:ascii="Times New Roman" w:hAnsi="Times New Roman" w:cs="Times New Roman"/>
          <w:i/>
          <w:iCs/>
          <w:sz w:val="28"/>
          <w:szCs w:val="28"/>
        </w:rPr>
        <w:t>число подвыборок после разбиения</w:t>
      </w:r>
    </w:p>
    <w:p w14:paraId="7DAEDE63" w14:textId="146810CE" w:rsidR="00D33F76" w:rsidRDefault="009E5D3F" w:rsidP="00086873">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 xml:space="preserve"> </w:t>
      </w:r>
      <w:r w:rsidR="00436D7C">
        <w:rPr>
          <w:rStyle w:val="tlid-translation"/>
          <w:rFonts w:ascii="Times New Roman" w:hAnsi="Times New Roman" w:cs="Times New Roman"/>
          <w:iCs/>
          <w:sz w:val="28"/>
          <w:szCs w:val="28"/>
        </w:rPr>
        <w:t>Многие</w:t>
      </w:r>
      <w:r w:rsidR="00436D7C" w:rsidRPr="00436D7C">
        <w:rPr>
          <w:rStyle w:val="tlid-translation"/>
          <w:rFonts w:ascii="Times New Roman" w:hAnsi="Times New Roman" w:cs="Times New Roman"/>
          <w:iCs/>
          <w:sz w:val="28"/>
          <w:szCs w:val="28"/>
        </w:rPr>
        <w:t xml:space="preserve"> популярны</w:t>
      </w:r>
      <w:r w:rsidR="00436D7C">
        <w:rPr>
          <w:rStyle w:val="tlid-translation"/>
          <w:rFonts w:ascii="Times New Roman" w:hAnsi="Times New Roman" w:cs="Times New Roman"/>
          <w:iCs/>
          <w:sz w:val="28"/>
          <w:szCs w:val="28"/>
        </w:rPr>
        <w:t>е</w:t>
      </w:r>
      <w:r w:rsidR="00436D7C" w:rsidRPr="00436D7C">
        <w:rPr>
          <w:rStyle w:val="tlid-translation"/>
          <w:rFonts w:ascii="Times New Roman" w:hAnsi="Times New Roman" w:cs="Times New Roman"/>
          <w:iCs/>
          <w:sz w:val="28"/>
          <w:szCs w:val="28"/>
        </w:rPr>
        <w:t xml:space="preserve"> алгоритм</w:t>
      </w:r>
      <w:r w:rsidR="00436D7C">
        <w:rPr>
          <w:rStyle w:val="tlid-translation"/>
          <w:rFonts w:ascii="Times New Roman" w:hAnsi="Times New Roman" w:cs="Times New Roman"/>
          <w:iCs/>
          <w:sz w:val="28"/>
          <w:szCs w:val="28"/>
        </w:rPr>
        <w:t>ы</w:t>
      </w:r>
      <w:r w:rsidR="00436D7C" w:rsidRPr="00436D7C">
        <w:rPr>
          <w:rStyle w:val="tlid-translation"/>
          <w:rFonts w:ascii="Times New Roman" w:hAnsi="Times New Roman" w:cs="Times New Roman"/>
          <w:iCs/>
          <w:sz w:val="28"/>
          <w:szCs w:val="28"/>
        </w:rPr>
        <w:t xml:space="preserve"> построения дерев</w:t>
      </w:r>
      <w:r w:rsidR="00436D7C">
        <w:rPr>
          <w:rStyle w:val="tlid-translation"/>
          <w:rFonts w:ascii="Times New Roman" w:hAnsi="Times New Roman" w:cs="Times New Roman"/>
          <w:iCs/>
          <w:sz w:val="28"/>
          <w:szCs w:val="28"/>
        </w:rPr>
        <w:t>ьев принятия</w:t>
      </w:r>
      <w:r w:rsidR="00436D7C" w:rsidRPr="00436D7C">
        <w:rPr>
          <w:rStyle w:val="tlid-translation"/>
          <w:rFonts w:ascii="Times New Roman" w:hAnsi="Times New Roman" w:cs="Times New Roman"/>
          <w:iCs/>
          <w:sz w:val="28"/>
          <w:szCs w:val="28"/>
        </w:rPr>
        <w:t xml:space="preserve"> решений, </w:t>
      </w:r>
      <w:r w:rsidR="00436D7C">
        <w:rPr>
          <w:rStyle w:val="tlid-translation"/>
          <w:rFonts w:ascii="Times New Roman" w:hAnsi="Times New Roman" w:cs="Times New Roman"/>
          <w:iCs/>
          <w:sz w:val="28"/>
          <w:szCs w:val="28"/>
        </w:rPr>
        <w:t xml:space="preserve">например, такие как </w:t>
      </w:r>
      <w:r w:rsidR="00436D7C" w:rsidRPr="00436D7C">
        <w:rPr>
          <w:rStyle w:val="tlid-translation"/>
          <w:rFonts w:ascii="Times New Roman" w:hAnsi="Times New Roman" w:cs="Times New Roman"/>
          <w:iCs/>
          <w:sz w:val="28"/>
          <w:szCs w:val="28"/>
        </w:rPr>
        <w:t xml:space="preserve">ID3 и C4.5, </w:t>
      </w:r>
      <w:r w:rsidR="00436D7C">
        <w:rPr>
          <w:rStyle w:val="tlid-translation"/>
          <w:rFonts w:ascii="Times New Roman" w:hAnsi="Times New Roman" w:cs="Times New Roman"/>
          <w:iCs/>
          <w:sz w:val="28"/>
          <w:szCs w:val="28"/>
        </w:rPr>
        <w:t>основаны на</w:t>
      </w:r>
      <w:r w:rsidR="00436D7C" w:rsidRPr="00436D7C">
        <w:rPr>
          <w:rStyle w:val="tlid-translation"/>
          <w:rFonts w:ascii="Times New Roman" w:hAnsi="Times New Roman" w:cs="Times New Roman"/>
          <w:iCs/>
          <w:sz w:val="28"/>
          <w:szCs w:val="28"/>
        </w:rPr>
        <w:t xml:space="preserve"> принцип</w:t>
      </w:r>
      <w:r w:rsidR="00436D7C">
        <w:rPr>
          <w:rStyle w:val="tlid-translation"/>
          <w:rFonts w:ascii="Times New Roman" w:hAnsi="Times New Roman" w:cs="Times New Roman"/>
          <w:iCs/>
          <w:sz w:val="28"/>
          <w:szCs w:val="28"/>
        </w:rPr>
        <w:t>е</w:t>
      </w:r>
      <w:r w:rsidR="00436D7C" w:rsidRPr="00436D7C">
        <w:rPr>
          <w:rStyle w:val="tlid-translation"/>
          <w:rFonts w:ascii="Times New Roman" w:hAnsi="Times New Roman" w:cs="Times New Roman"/>
          <w:iCs/>
          <w:sz w:val="28"/>
          <w:szCs w:val="28"/>
        </w:rPr>
        <w:t xml:space="preserve"> жадной максимизации </w:t>
      </w:r>
      <w:r w:rsidR="00436D7C">
        <w:rPr>
          <w:rStyle w:val="tlid-translation"/>
          <w:rFonts w:ascii="Times New Roman" w:hAnsi="Times New Roman" w:cs="Times New Roman"/>
          <w:iCs/>
          <w:sz w:val="28"/>
          <w:szCs w:val="28"/>
        </w:rPr>
        <w:t xml:space="preserve">показателя </w:t>
      </w:r>
      <w:r w:rsidR="00436D7C">
        <w:rPr>
          <w:rStyle w:val="tlid-translation"/>
          <w:rFonts w:ascii="Times New Roman" w:hAnsi="Times New Roman" w:cs="Times New Roman"/>
          <w:iCs/>
          <w:sz w:val="28"/>
          <w:szCs w:val="28"/>
          <w:lang w:val="en-US"/>
        </w:rPr>
        <w:t>IG</w:t>
      </w:r>
      <w:r w:rsidR="00436D7C">
        <w:rPr>
          <w:rStyle w:val="tlid-translation"/>
          <w:rFonts w:ascii="Times New Roman" w:hAnsi="Times New Roman" w:cs="Times New Roman"/>
          <w:iCs/>
          <w:sz w:val="28"/>
          <w:szCs w:val="28"/>
        </w:rPr>
        <w:t>, другими словами,</w:t>
      </w:r>
      <w:r w:rsidR="00436D7C" w:rsidRPr="00436D7C">
        <w:rPr>
          <w:rStyle w:val="tlid-translation"/>
          <w:rFonts w:ascii="Times New Roman" w:hAnsi="Times New Roman" w:cs="Times New Roman"/>
          <w:iCs/>
          <w:sz w:val="28"/>
          <w:szCs w:val="28"/>
        </w:rPr>
        <w:t xml:space="preserve"> на каждо</w:t>
      </w:r>
      <w:r w:rsidR="00436D7C">
        <w:rPr>
          <w:rStyle w:val="tlid-translation"/>
          <w:rFonts w:ascii="Times New Roman" w:hAnsi="Times New Roman" w:cs="Times New Roman"/>
          <w:iCs/>
          <w:sz w:val="28"/>
          <w:szCs w:val="28"/>
        </w:rPr>
        <w:t>й итерации выбирается такой признак</w:t>
      </w:r>
      <w:r w:rsidR="00436D7C" w:rsidRPr="00436D7C">
        <w:rPr>
          <w:rStyle w:val="tlid-translation"/>
          <w:rFonts w:ascii="Times New Roman" w:hAnsi="Times New Roman" w:cs="Times New Roman"/>
          <w:iCs/>
          <w:sz w:val="28"/>
          <w:szCs w:val="28"/>
        </w:rPr>
        <w:t>, разделени</w:t>
      </w:r>
      <w:r w:rsidR="008318EF">
        <w:rPr>
          <w:rStyle w:val="tlid-translation"/>
          <w:rFonts w:ascii="Times New Roman" w:hAnsi="Times New Roman" w:cs="Times New Roman"/>
          <w:iCs/>
          <w:sz w:val="28"/>
          <w:szCs w:val="28"/>
        </w:rPr>
        <w:t>е</w:t>
      </w:r>
      <w:r w:rsidR="00436D7C" w:rsidRPr="00436D7C">
        <w:rPr>
          <w:rStyle w:val="tlid-translation"/>
          <w:rFonts w:ascii="Times New Roman" w:hAnsi="Times New Roman" w:cs="Times New Roman"/>
          <w:iCs/>
          <w:sz w:val="28"/>
          <w:szCs w:val="28"/>
        </w:rPr>
        <w:t xml:space="preserve"> по которому </w:t>
      </w:r>
      <w:r w:rsidR="008318EF">
        <w:rPr>
          <w:rStyle w:val="tlid-translation"/>
          <w:rFonts w:ascii="Times New Roman" w:hAnsi="Times New Roman" w:cs="Times New Roman"/>
          <w:iCs/>
          <w:sz w:val="28"/>
          <w:szCs w:val="28"/>
        </w:rPr>
        <w:t xml:space="preserve">приводит к наибольшему приросту </w:t>
      </w:r>
      <w:r w:rsidR="00436D7C" w:rsidRPr="00436D7C">
        <w:rPr>
          <w:rStyle w:val="tlid-translation"/>
          <w:rFonts w:ascii="Times New Roman" w:hAnsi="Times New Roman" w:cs="Times New Roman"/>
          <w:iCs/>
          <w:sz w:val="28"/>
          <w:szCs w:val="28"/>
        </w:rPr>
        <w:t>информации</w:t>
      </w:r>
      <w:r w:rsidR="008318EF">
        <w:rPr>
          <w:rStyle w:val="tlid-translation"/>
          <w:rFonts w:ascii="Times New Roman" w:hAnsi="Times New Roman" w:cs="Times New Roman"/>
          <w:iCs/>
          <w:sz w:val="28"/>
          <w:szCs w:val="28"/>
        </w:rPr>
        <w:t xml:space="preserve"> в системе</w:t>
      </w:r>
      <w:r w:rsidR="00436D7C" w:rsidRPr="00436D7C">
        <w:rPr>
          <w:rStyle w:val="tlid-translation"/>
          <w:rFonts w:ascii="Times New Roman" w:hAnsi="Times New Roman" w:cs="Times New Roman"/>
          <w:iCs/>
          <w:sz w:val="28"/>
          <w:szCs w:val="28"/>
        </w:rPr>
        <w:t>. Дальше процедура повторяется рекурсивно, пока энтропия не окажется равной нулю или какой-то малой величине (если дерево не подгоняется идеально под обучающую выборку во избежание переобучения)</w:t>
      </w:r>
      <w:r w:rsidR="008318EF">
        <w:rPr>
          <w:rStyle w:val="a9"/>
          <w:rFonts w:ascii="Times New Roman" w:hAnsi="Times New Roman" w:cs="Times New Roman"/>
          <w:iCs/>
          <w:sz w:val="28"/>
          <w:szCs w:val="28"/>
        </w:rPr>
        <w:footnoteReference w:id="7"/>
      </w:r>
      <w:r w:rsidR="00436D7C" w:rsidRPr="00436D7C">
        <w:rPr>
          <w:rStyle w:val="tlid-translation"/>
          <w:rFonts w:ascii="Times New Roman" w:hAnsi="Times New Roman" w:cs="Times New Roman"/>
          <w:iCs/>
          <w:sz w:val="28"/>
          <w:szCs w:val="28"/>
        </w:rPr>
        <w:t>.</w:t>
      </w:r>
    </w:p>
    <w:p w14:paraId="0B707A12" w14:textId="77777777" w:rsidR="006415C6" w:rsidRDefault="00FD2C28" w:rsidP="006415C6">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Одн</w:t>
      </w:r>
      <w:r w:rsidR="00D865DE">
        <w:rPr>
          <w:rStyle w:val="tlid-translation"/>
          <w:rFonts w:ascii="Times New Roman" w:hAnsi="Times New Roman" w:cs="Times New Roman"/>
          <w:iCs/>
          <w:sz w:val="28"/>
          <w:szCs w:val="28"/>
        </w:rPr>
        <w:t>ой</w:t>
      </w:r>
      <w:r>
        <w:rPr>
          <w:rStyle w:val="tlid-translation"/>
          <w:rFonts w:ascii="Times New Roman" w:hAnsi="Times New Roman" w:cs="Times New Roman"/>
          <w:iCs/>
          <w:sz w:val="28"/>
          <w:szCs w:val="28"/>
        </w:rPr>
        <w:t xml:space="preserve"> из главных проблем деревьев принятия решений явля</w:t>
      </w:r>
      <w:r w:rsidR="00D865DE">
        <w:rPr>
          <w:rStyle w:val="tlid-translation"/>
          <w:rFonts w:ascii="Times New Roman" w:hAnsi="Times New Roman" w:cs="Times New Roman"/>
          <w:iCs/>
          <w:sz w:val="28"/>
          <w:szCs w:val="28"/>
        </w:rPr>
        <w:t>е</w:t>
      </w:r>
      <w:r>
        <w:rPr>
          <w:rStyle w:val="tlid-translation"/>
          <w:rFonts w:ascii="Times New Roman" w:hAnsi="Times New Roman" w:cs="Times New Roman"/>
          <w:iCs/>
          <w:sz w:val="28"/>
          <w:szCs w:val="28"/>
        </w:rPr>
        <w:t>тся их нестабильность, котор</w:t>
      </w:r>
      <w:r w:rsidR="00D865DE">
        <w:rPr>
          <w:rStyle w:val="tlid-translation"/>
          <w:rFonts w:ascii="Times New Roman" w:hAnsi="Times New Roman" w:cs="Times New Roman"/>
          <w:iCs/>
          <w:sz w:val="28"/>
          <w:szCs w:val="28"/>
        </w:rPr>
        <w:t>ая</w:t>
      </w:r>
      <w:r>
        <w:rPr>
          <w:rStyle w:val="tlid-translation"/>
          <w:rFonts w:ascii="Times New Roman" w:hAnsi="Times New Roman" w:cs="Times New Roman"/>
          <w:iCs/>
          <w:sz w:val="28"/>
          <w:szCs w:val="28"/>
        </w:rPr>
        <w:t xml:space="preserve"> привод</w:t>
      </w:r>
      <w:r w:rsidR="00D865DE">
        <w:rPr>
          <w:rStyle w:val="tlid-translation"/>
          <w:rFonts w:ascii="Times New Roman" w:hAnsi="Times New Roman" w:cs="Times New Roman"/>
          <w:iCs/>
          <w:sz w:val="28"/>
          <w:szCs w:val="28"/>
        </w:rPr>
        <w:t>я</w:t>
      </w:r>
      <w:r>
        <w:rPr>
          <w:rStyle w:val="tlid-translation"/>
          <w:rFonts w:ascii="Times New Roman" w:hAnsi="Times New Roman" w:cs="Times New Roman"/>
          <w:iCs/>
          <w:sz w:val="28"/>
          <w:szCs w:val="28"/>
        </w:rPr>
        <w:t xml:space="preserve">т к тому, что незначительные изменения в </w:t>
      </w:r>
      <w:r>
        <w:rPr>
          <w:rStyle w:val="tlid-translation"/>
          <w:rFonts w:ascii="Times New Roman" w:hAnsi="Times New Roman" w:cs="Times New Roman"/>
          <w:iCs/>
          <w:sz w:val="28"/>
          <w:szCs w:val="28"/>
        </w:rPr>
        <w:lastRenderedPageBreak/>
        <w:t>структуре входных данных могут существенно повлиять на алгоритм построения дерев</w:t>
      </w:r>
      <w:r w:rsidR="00D865DE">
        <w:rPr>
          <w:rStyle w:val="tlid-translation"/>
          <w:rFonts w:ascii="Times New Roman" w:hAnsi="Times New Roman" w:cs="Times New Roman"/>
          <w:iCs/>
          <w:sz w:val="28"/>
          <w:szCs w:val="28"/>
        </w:rPr>
        <w:t>а</w:t>
      </w:r>
      <w:r>
        <w:rPr>
          <w:rStyle w:val="tlid-translation"/>
          <w:rFonts w:ascii="Times New Roman" w:hAnsi="Times New Roman" w:cs="Times New Roman"/>
          <w:iCs/>
          <w:sz w:val="28"/>
          <w:szCs w:val="28"/>
        </w:rPr>
        <w:t>.</w:t>
      </w:r>
      <w:r w:rsidR="00D865DE">
        <w:rPr>
          <w:rStyle w:val="tlid-translation"/>
          <w:rFonts w:ascii="Times New Roman" w:hAnsi="Times New Roman" w:cs="Times New Roman"/>
          <w:iCs/>
          <w:sz w:val="28"/>
          <w:szCs w:val="28"/>
        </w:rPr>
        <w:t xml:space="preserve"> Решать эту проблемы призваны ансамбли. </w:t>
      </w:r>
      <w:r w:rsidR="00D865DE" w:rsidRPr="00D865DE">
        <w:rPr>
          <w:rStyle w:val="tlid-translation"/>
          <w:rFonts w:ascii="Times New Roman" w:hAnsi="Times New Roman" w:cs="Times New Roman"/>
          <w:iCs/>
          <w:sz w:val="28"/>
          <w:szCs w:val="28"/>
        </w:rPr>
        <w:t>Ансамбль алгоритмов</w:t>
      </w:r>
      <w:r w:rsidR="00D865DE">
        <w:rPr>
          <w:rStyle w:val="tlid-translation"/>
          <w:rFonts w:ascii="Times New Roman" w:hAnsi="Times New Roman" w:cs="Times New Roman"/>
          <w:iCs/>
          <w:sz w:val="28"/>
          <w:szCs w:val="28"/>
        </w:rPr>
        <w:t xml:space="preserve"> – </w:t>
      </w:r>
      <w:r w:rsidR="00D865DE" w:rsidRPr="00D865DE">
        <w:rPr>
          <w:rStyle w:val="tlid-translation"/>
          <w:rFonts w:ascii="Times New Roman" w:hAnsi="Times New Roman" w:cs="Times New Roman"/>
          <w:iCs/>
          <w:sz w:val="28"/>
          <w:szCs w:val="28"/>
        </w:rPr>
        <w:t>метод,</w:t>
      </w:r>
      <w:r w:rsidR="00D865DE">
        <w:rPr>
          <w:rStyle w:val="tlid-translation"/>
          <w:rFonts w:ascii="Times New Roman" w:hAnsi="Times New Roman" w:cs="Times New Roman"/>
          <w:iCs/>
          <w:sz w:val="28"/>
          <w:szCs w:val="28"/>
        </w:rPr>
        <w:t xml:space="preserve"> </w:t>
      </w:r>
      <w:r w:rsidR="00D865DE" w:rsidRPr="00D865DE">
        <w:rPr>
          <w:rStyle w:val="tlid-translation"/>
          <w:rFonts w:ascii="Times New Roman" w:hAnsi="Times New Roman" w:cs="Times New Roman"/>
          <w:iCs/>
          <w:sz w:val="28"/>
          <w:szCs w:val="28"/>
        </w:rPr>
        <w:t>который использует несколько обучающих алгоритмов с целью получения лучшей эффективности прогнозирования, чем можно было бы получить от каждого обучающего алгоритма по отдельности.</w:t>
      </w:r>
      <w:r w:rsidR="00D865DE">
        <w:rPr>
          <w:rStyle w:val="a9"/>
          <w:rFonts w:ascii="Times New Roman" w:hAnsi="Times New Roman" w:cs="Times New Roman"/>
          <w:iCs/>
          <w:sz w:val="28"/>
          <w:szCs w:val="28"/>
        </w:rPr>
        <w:footnoteReference w:id="8"/>
      </w:r>
      <w:r w:rsidR="00D865DE">
        <w:rPr>
          <w:rStyle w:val="tlid-translation"/>
          <w:rFonts w:ascii="Times New Roman" w:hAnsi="Times New Roman" w:cs="Times New Roman"/>
          <w:iCs/>
          <w:sz w:val="28"/>
          <w:szCs w:val="28"/>
        </w:rPr>
        <w:t xml:space="preserve"> Классическим примером пользы ансамблей в задачах классификации является теорема Кондорсе «о жюри присяжных».</w:t>
      </w:r>
    </w:p>
    <w:p w14:paraId="3540153A" w14:textId="34AB9BC5" w:rsidR="00D33F76" w:rsidRDefault="006415C6" w:rsidP="006415C6">
      <w:pPr>
        <w:pStyle w:val="aa"/>
        <w:spacing w:after="0" w:line="360" w:lineRule="auto"/>
        <w:ind w:left="0" w:firstLine="720"/>
        <w:jc w:val="both"/>
        <w:rPr>
          <w:rStyle w:val="tlid-translation"/>
          <w:rFonts w:ascii="Times New Roman" w:hAnsi="Times New Roman" w:cs="Times New Roman"/>
          <w:iCs/>
          <w:sz w:val="28"/>
          <w:szCs w:val="28"/>
        </w:rPr>
      </w:pPr>
      <w:r w:rsidRPr="006415C6">
        <w:rPr>
          <w:rStyle w:val="tlid-translation"/>
          <w:rFonts w:ascii="Times New Roman" w:hAnsi="Times New Roman" w:cs="Times New Roman"/>
          <w:iCs/>
          <w:sz w:val="28"/>
          <w:szCs w:val="28"/>
        </w:rPr>
        <w:t xml:space="preserve">Если каждый член жюри присяжных имеет независимое мнение, и если вероятность правильного решения члена жюри больше 0.5, то тогда вероятность правильного решения присяжных </w:t>
      </w:r>
      <w:r>
        <w:rPr>
          <w:rStyle w:val="tlid-translation"/>
          <w:rFonts w:ascii="Times New Roman" w:hAnsi="Times New Roman" w:cs="Times New Roman"/>
          <w:iCs/>
          <w:sz w:val="28"/>
          <w:szCs w:val="28"/>
        </w:rPr>
        <w:t>(</w:t>
      </w:r>
      <w:r>
        <w:rPr>
          <w:rStyle w:val="tlid-translation"/>
          <w:rFonts w:ascii="Times New Roman" w:hAnsi="Times New Roman" w:cs="Times New Roman"/>
          <w:iCs/>
          <w:sz w:val="28"/>
          <w:szCs w:val="28"/>
          <w:lang w:val="en-US"/>
        </w:rPr>
        <w:t>R</w:t>
      </w:r>
      <w:r>
        <w:rPr>
          <w:rStyle w:val="tlid-translation"/>
          <w:rFonts w:ascii="Times New Roman" w:hAnsi="Times New Roman" w:cs="Times New Roman"/>
          <w:iCs/>
          <w:sz w:val="28"/>
          <w:szCs w:val="28"/>
        </w:rPr>
        <w:t>)</w:t>
      </w:r>
      <w:r w:rsidRPr="006415C6">
        <w:rPr>
          <w:rStyle w:val="tlid-translation"/>
          <w:rFonts w:ascii="Times New Roman" w:hAnsi="Times New Roman" w:cs="Times New Roman"/>
          <w:iCs/>
          <w:sz w:val="28"/>
          <w:szCs w:val="28"/>
        </w:rPr>
        <w:t xml:space="preserve"> возрастает с увеличением количества членов жюри, и стремится к единице.</w:t>
      </w:r>
    </w:p>
    <w:p w14:paraId="654CB0C4" w14:textId="4B785E8E" w:rsidR="006415C6" w:rsidRPr="006415C6" w:rsidRDefault="006415C6" w:rsidP="006415C6">
      <w:pPr>
        <w:pStyle w:val="aa"/>
        <w:spacing w:after="0" w:line="360" w:lineRule="auto"/>
        <w:ind w:left="0" w:firstLine="720"/>
        <w:jc w:val="both"/>
        <w:rPr>
          <w:rStyle w:val="tlid-translation"/>
          <w:rFonts w:ascii="Times New Roman" w:hAnsi="Times New Roman" w:cs="Times New Roman"/>
          <w:iCs/>
          <w:sz w:val="28"/>
          <w:szCs w:val="28"/>
        </w:rPr>
      </w:pPr>
      <m:oMathPara>
        <m:oMath>
          <m:r>
            <w:rPr>
              <w:rStyle w:val="tlid-translation"/>
              <w:rFonts w:ascii="Cambria Math" w:hAnsi="Cambria Math" w:cs="Times New Roman"/>
              <w:sz w:val="28"/>
              <w:szCs w:val="28"/>
            </w:rPr>
            <m:t xml:space="preserve">R= </m:t>
          </m:r>
          <m:nary>
            <m:naryPr>
              <m:chr m:val="∑"/>
              <m:limLoc m:val="undOvr"/>
              <m:ctrlPr>
                <w:rPr>
                  <w:rStyle w:val="tlid-translation"/>
                  <w:rFonts w:ascii="Cambria Math" w:hAnsi="Cambria Math" w:cs="Times New Roman"/>
                  <w:i/>
                  <w:iCs/>
                  <w:sz w:val="28"/>
                  <w:szCs w:val="28"/>
                </w:rPr>
              </m:ctrlPr>
            </m:naryPr>
            <m:sub>
              <m:r>
                <w:rPr>
                  <w:rStyle w:val="tlid-translation"/>
                  <w:rFonts w:ascii="Cambria Math" w:hAnsi="Cambria Math" w:cs="Times New Roman"/>
                  <w:sz w:val="28"/>
                  <w:szCs w:val="28"/>
                </w:rPr>
                <m:t>i=m</m:t>
              </m:r>
            </m:sub>
            <m:sup>
              <m:r>
                <w:rPr>
                  <w:rStyle w:val="tlid-translation"/>
                  <w:rFonts w:ascii="Cambria Math" w:hAnsi="Cambria Math" w:cs="Times New Roman"/>
                  <w:sz w:val="28"/>
                  <w:szCs w:val="28"/>
                </w:rPr>
                <m:t>M</m:t>
              </m:r>
            </m:sup>
            <m:e>
              <m:sSubSup>
                <m:sSubSupPr>
                  <m:ctrlPr>
                    <w:rPr>
                      <w:rStyle w:val="tlid-translation"/>
                      <w:rFonts w:ascii="Cambria Math" w:hAnsi="Cambria Math" w:cs="Times New Roman"/>
                      <w:i/>
                      <w:iCs/>
                      <w:sz w:val="28"/>
                      <w:szCs w:val="28"/>
                    </w:rPr>
                  </m:ctrlPr>
                </m:sSubSupPr>
                <m:e>
                  <m:r>
                    <w:rPr>
                      <w:rStyle w:val="tlid-translation"/>
                      <w:rFonts w:ascii="Cambria Math" w:hAnsi="Cambria Math" w:cs="Times New Roman"/>
                      <w:sz w:val="28"/>
                      <w:szCs w:val="28"/>
                    </w:rPr>
                    <m:t>C</m:t>
                  </m:r>
                </m:e>
                <m:sub>
                  <m:r>
                    <w:rPr>
                      <w:rStyle w:val="tlid-translation"/>
                      <w:rFonts w:ascii="Cambria Math" w:hAnsi="Cambria Math" w:cs="Times New Roman"/>
                      <w:sz w:val="28"/>
                      <w:szCs w:val="28"/>
                    </w:rPr>
                    <m:t>M</m:t>
                  </m:r>
                </m:sub>
                <m:sup>
                  <m:r>
                    <w:rPr>
                      <w:rStyle w:val="tlid-translation"/>
                      <w:rFonts w:ascii="Cambria Math" w:hAnsi="Cambria Math" w:cs="Times New Roman"/>
                      <w:sz w:val="28"/>
                      <w:szCs w:val="28"/>
                    </w:rPr>
                    <m:t>i</m:t>
                  </m:r>
                </m:sup>
              </m:sSubSup>
              <m:sSup>
                <m:sSupPr>
                  <m:ctrlPr>
                    <w:rPr>
                      <w:rStyle w:val="tlid-translation"/>
                      <w:rFonts w:ascii="Cambria Math" w:hAnsi="Cambria Math" w:cs="Times New Roman"/>
                      <w:i/>
                      <w:iCs/>
                      <w:sz w:val="28"/>
                      <w:szCs w:val="28"/>
                    </w:rPr>
                  </m:ctrlPr>
                </m:sSupPr>
                <m:e>
                  <m:r>
                    <w:rPr>
                      <w:rStyle w:val="tlid-translation"/>
                      <w:rFonts w:ascii="Cambria Math" w:hAnsi="Cambria Math" w:cs="Times New Roman"/>
                      <w:sz w:val="28"/>
                      <w:szCs w:val="28"/>
                    </w:rPr>
                    <m:t>p</m:t>
                  </m:r>
                </m:e>
                <m:sup>
                  <m:r>
                    <w:rPr>
                      <w:rStyle w:val="tlid-translation"/>
                      <w:rFonts w:ascii="Cambria Math" w:hAnsi="Cambria Math" w:cs="Times New Roman"/>
                      <w:sz w:val="28"/>
                      <w:szCs w:val="28"/>
                    </w:rPr>
                    <m:t>i</m:t>
                  </m:r>
                </m:sup>
              </m:sSup>
              <m:sSup>
                <m:sSupPr>
                  <m:ctrlPr>
                    <w:rPr>
                      <w:rStyle w:val="tlid-translation"/>
                      <w:rFonts w:ascii="Cambria Math" w:hAnsi="Cambria Math" w:cs="Times New Roman"/>
                      <w:i/>
                      <w:iCs/>
                      <w:sz w:val="28"/>
                      <w:szCs w:val="28"/>
                    </w:rPr>
                  </m:ctrlPr>
                </m:sSupPr>
                <m:e>
                  <m:r>
                    <w:rPr>
                      <w:rStyle w:val="tlid-translation"/>
                      <w:rFonts w:ascii="Cambria Math" w:hAnsi="Cambria Math" w:cs="Times New Roman"/>
                      <w:sz w:val="28"/>
                      <w:szCs w:val="28"/>
                    </w:rPr>
                    <m:t>(1-p)</m:t>
                  </m:r>
                </m:e>
                <m:sup>
                  <m:r>
                    <w:rPr>
                      <w:rStyle w:val="tlid-translation"/>
                      <w:rFonts w:ascii="Cambria Math" w:hAnsi="Cambria Math" w:cs="Times New Roman"/>
                      <w:sz w:val="28"/>
                      <w:szCs w:val="28"/>
                    </w:rPr>
                    <m:t>M-i</m:t>
                  </m:r>
                </m:sup>
              </m:sSup>
            </m:e>
          </m:nary>
        </m:oMath>
      </m:oMathPara>
    </w:p>
    <w:p w14:paraId="5CC5CFF5" w14:textId="3BD96C00" w:rsidR="006415C6" w:rsidRDefault="006415C6" w:rsidP="006415C6">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rPr>
        <w:t>Где:</w:t>
      </w:r>
    </w:p>
    <w:p w14:paraId="1F11074E" w14:textId="6EEB1B61" w:rsidR="006415C6" w:rsidRDefault="006415C6" w:rsidP="006415C6">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rPr>
        <w:t>М – количество членов жюри присяжных</w:t>
      </w:r>
    </w:p>
    <w:p w14:paraId="4C864F39" w14:textId="1AB4CF5C" w:rsidR="006415C6" w:rsidRDefault="006415C6" w:rsidP="006415C6">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lang w:val="en-US"/>
        </w:rPr>
        <w:t>p</w:t>
      </w:r>
      <w:r w:rsidRPr="006415C6">
        <w:rPr>
          <w:rStyle w:val="tlid-translation"/>
          <w:rFonts w:ascii="Times New Roman" w:hAnsi="Times New Roman" w:cs="Times New Roman"/>
          <w:i/>
          <w:iCs/>
          <w:sz w:val="28"/>
          <w:szCs w:val="28"/>
        </w:rPr>
        <w:t xml:space="preserve"> – </w:t>
      </w:r>
      <w:r>
        <w:rPr>
          <w:rStyle w:val="tlid-translation"/>
          <w:rFonts w:ascii="Times New Roman" w:hAnsi="Times New Roman" w:cs="Times New Roman"/>
          <w:i/>
          <w:iCs/>
          <w:sz w:val="28"/>
          <w:szCs w:val="28"/>
        </w:rPr>
        <w:t>вероятность верного решения конкретного эксперта</w:t>
      </w:r>
    </w:p>
    <w:p w14:paraId="4B17279B" w14:textId="77777777" w:rsidR="006415C6" w:rsidRDefault="006415C6" w:rsidP="006415C6">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lang w:val="en-US"/>
        </w:rPr>
        <w:t>m</w:t>
      </w:r>
      <w:r>
        <w:rPr>
          <w:rStyle w:val="tlid-translation"/>
          <w:rFonts w:ascii="Times New Roman" w:hAnsi="Times New Roman" w:cs="Times New Roman"/>
          <w:i/>
          <w:iCs/>
          <w:sz w:val="28"/>
          <w:szCs w:val="28"/>
        </w:rPr>
        <w:t xml:space="preserve"> –</w:t>
      </w:r>
      <w:r>
        <w:rPr>
          <w:rStyle w:val="tlid-translation"/>
          <w:rFonts w:ascii="Times New Roman" w:hAnsi="Times New Roman" w:cs="Times New Roman"/>
          <w:i/>
          <w:iCs/>
          <w:sz w:val="28"/>
          <w:szCs w:val="28"/>
          <w:lang w:val="en-US"/>
        </w:rPr>
        <w:t xml:space="preserve"> </w:t>
      </w:r>
      <w:r>
        <w:rPr>
          <w:rStyle w:val="tlid-translation"/>
          <w:rFonts w:ascii="Times New Roman" w:hAnsi="Times New Roman" w:cs="Times New Roman"/>
          <w:i/>
          <w:iCs/>
          <w:sz w:val="28"/>
          <w:szCs w:val="28"/>
        </w:rPr>
        <w:t>минимальное большинство членов жюри</w:t>
      </w:r>
    </w:p>
    <w:p w14:paraId="2583B632" w14:textId="3BCC117A" w:rsidR="006415C6" w:rsidRDefault="006415C6" w:rsidP="006415C6">
      <w:pPr>
        <w:pStyle w:val="aa"/>
        <w:spacing w:after="0" w:line="360" w:lineRule="auto"/>
        <w:ind w:left="0"/>
        <w:jc w:val="center"/>
        <w:rPr>
          <w:rStyle w:val="tlid-translation"/>
          <w:rFonts w:ascii="Times New Roman" w:hAnsi="Times New Roman" w:cs="Times New Roman"/>
          <w:i/>
          <w:iCs/>
          <w:sz w:val="28"/>
          <w:szCs w:val="28"/>
        </w:rPr>
      </w:pPr>
      <w:r>
        <w:rPr>
          <w:noProof/>
        </w:rPr>
        <w:drawing>
          <wp:inline distT="0" distB="0" distL="0" distR="0" wp14:anchorId="59FF4A4D" wp14:editId="4CA5D692">
            <wp:extent cx="3219939" cy="2487007"/>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3578" cy="2551608"/>
                    </a:xfrm>
                    <a:prstGeom prst="rect">
                      <a:avLst/>
                    </a:prstGeom>
                    <a:noFill/>
                    <a:ln>
                      <a:noFill/>
                    </a:ln>
                  </pic:spPr>
                </pic:pic>
              </a:graphicData>
            </a:graphic>
          </wp:inline>
        </w:drawing>
      </w:r>
    </w:p>
    <w:p w14:paraId="1EC74CC4" w14:textId="27F55AAB" w:rsidR="006415C6" w:rsidRDefault="006415C6" w:rsidP="006415C6">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lastRenderedPageBreak/>
        <w:t>Рис. Распределение вероятности правильного решения жюри</w:t>
      </w:r>
    </w:p>
    <w:p w14:paraId="0AA40FF1" w14:textId="3683ABB5" w:rsidR="006415C6" w:rsidRDefault="006415C6" w:rsidP="006415C6">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На рисунке представлена в</w:t>
      </w:r>
      <w:r w:rsidRPr="006415C6">
        <w:rPr>
          <w:rStyle w:val="tlid-translation"/>
          <w:rFonts w:ascii="Times New Roman" w:hAnsi="Times New Roman" w:cs="Times New Roman"/>
          <w:sz w:val="28"/>
          <w:szCs w:val="28"/>
        </w:rPr>
        <w:t>ероятность правильного решения жюри</w:t>
      </w:r>
      <w:r>
        <w:rPr>
          <w:rStyle w:val="tlid-translation"/>
          <w:rFonts w:ascii="Times New Roman" w:hAnsi="Times New Roman" w:cs="Times New Roman"/>
          <w:sz w:val="28"/>
          <w:szCs w:val="28"/>
        </w:rPr>
        <w:t xml:space="preserve"> присяжных </w:t>
      </w:r>
      <w:r w:rsidRPr="006415C6">
        <w:rPr>
          <w:rStyle w:val="tlid-translation"/>
          <w:rFonts w:ascii="Times New Roman" w:hAnsi="Times New Roman" w:cs="Times New Roman"/>
          <w:sz w:val="28"/>
          <w:szCs w:val="28"/>
        </w:rPr>
        <w:t xml:space="preserve">в зависимости от </w:t>
      </w:r>
      <w:r w:rsidR="009E0693">
        <w:rPr>
          <w:rStyle w:val="tlid-translation"/>
          <w:rFonts w:ascii="Times New Roman" w:hAnsi="Times New Roman" w:cs="Times New Roman"/>
          <w:sz w:val="28"/>
          <w:szCs w:val="28"/>
        </w:rPr>
        <w:t xml:space="preserve">вероятности, с которого конкретный эксперт дает верный прогноз, </w:t>
      </w:r>
      <w:r w:rsidRPr="006415C6">
        <w:rPr>
          <w:rStyle w:val="tlid-translation"/>
          <w:rFonts w:ascii="Times New Roman" w:hAnsi="Times New Roman" w:cs="Times New Roman"/>
          <w:sz w:val="28"/>
          <w:szCs w:val="28"/>
        </w:rPr>
        <w:t xml:space="preserve">при разном </w:t>
      </w:r>
      <w:r w:rsidR="009E0693">
        <w:rPr>
          <w:rStyle w:val="tlid-translation"/>
          <w:rFonts w:ascii="Times New Roman" w:hAnsi="Times New Roman" w:cs="Times New Roman"/>
          <w:sz w:val="28"/>
          <w:szCs w:val="28"/>
        </w:rPr>
        <w:t>числе членов жюри.</w:t>
      </w:r>
    </w:p>
    <w:p w14:paraId="745F221B" w14:textId="71237B73" w:rsidR="009E0693" w:rsidRDefault="009E0693" w:rsidP="006415C6">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Простейшим видом ансамблей деревьев принятий решений является бэггинг</w:t>
      </w:r>
      <w:r w:rsidR="00A1389E">
        <w:rPr>
          <w:rStyle w:val="a9"/>
          <w:rFonts w:ascii="Times New Roman" w:hAnsi="Times New Roman" w:cs="Times New Roman"/>
          <w:sz w:val="28"/>
          <w:szCs w:val="28"/>
        </w:rPr>
        <w:footnoteReference w:id="9"/>
      </w:r>
      <w:r>
        <w:rPr>
          <w:rStyle w:val="tlid-translation"/>
          <w:rFonts w:ascii="Times New Roman" w:hAnsi="Times New Roman" w:cs="Times New Roman"/>
          <w:sz w:val="28"/>
          <w:szCs w:val="28"/>
        </w:rPr>
        <w:t>. Работа данного алгоритма основана на методе бутстрэпа</w:t>
      </w:r>
      <w:r w:rsidR="004B2E45">
        <w:rPr>
          <w:rStyle w:val="tlid-translation"/>
          <w:rFonts w:ascii="Times New Roman" w:hAnsi="Times New Roman" w:cs="Times New Roman"/>
          <w:sz w:val="28"/>
          <w:szCs w:val="28"/>
        </w:rPr>
        <w:t>, суть которого заключается в нижеследующем. Из исходной совокупности последовательно равновероятно с возвращением извлекаются элементы, формируя новую выборку. Повторяя процедур</w:t>
      </w:r>
      <w:r w:rsidR="008A655E">
        <w:rPr>
          <w:rStyle w:val="tlid-translation"/>
          <w:rFonts w:ascii="Times New Roman" w:hAnsi="Times New Roman" w:cs="Times New Roman"/>
          <w:sz w:val="28"/>
          <w:szCs w:val="28"/>
        </w:rPr>
        <w:t>у</w:t>
      </w:r>
      <w:r w:rsidR="004B2E45">
        <w:rPr>
          <w:rStyle w:val="tlid-translation"/>
          <w:rFonts w:ascii="Times New Roman" w:hAnsi="Times New Roman" w:cs="Times New Roman"/>
          <w:sz w:val="28"/>
          <w:szCs w:val="28"/>
        </w:rPr>
        <w:t xml:space="preserve"> </w:t>
      </w:r>
      <w:r w:rsidR="004B2E45">
        <w:rPr>
          <w:rStyle w:val="tlid-translation"/>
          <w:rFonts w:ascii="Times New Roman" w:hAnsi="Times New Roman" w:cs="Times New Roman"/>
          <w:sz w:val="28"/>
          <w:szCs w:val="28"/>
          <w:lang w:val="en-US"/>
        </w:rPr>
        <w:t>N</w:t>
      </w:r>
      <w:r w:rsidR="004B2E45" w:rsidRPr="008A655E">
        <w:rPr>
          <w:rStyle w:val="tlid-translation"/>
          <w:rFonts w:ascii="Times New Roman" w:hAnsi="Times New Roman" w:cs="Times New Roman"/>
          <w:sz w:val="28"/>
          <w:szCs w:val="28"/>
        </w:rPr>
        <w:t xml:space="preserve"> </w:t>
      </w:r>
      <w:r w:rsidR="004B2E45">
        <w:rPr>
          <w:rStyle w:val="tlid-translation"/>
          <w:rFonts w:ascii="Times New Roman" w:hAnsi="Times New Roman" w:cs="Times New Roman"/>
          <w:sz w:val="28"/>
          <w:szCs w:val="28"/>
        </w:rPr>
        <w:t xml:space="preserve">раз, генерируется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1</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N</m:t>
            </m:r>
          </m:sub>
        </m:sSub>
      </m:oMath>
      <w:r w:rsidR="008A655E">
        <w:rPr>
          <w:rStyle w:val="tlid-translation"/>
          <w:rFonts w:ascii="Times New Roman" w:hAnsi="Times New Roman" w:cs="Times New Roman"/>
          <w:sz w:val="28"/>
          <w:szCs w:val="28"/>
        </w:rPr>
        <w:t xml:space="preserve"> новых выборок, на основе которых можно оценивать различные статистики исходного распределения. Графически описанный процесс представлен на рисунке ниже.</w:t>
      </w:r>
    </w:p>
    <w:p w14:paraId="321296A2" w14:textId="4AA69A55" w:rsidR="008A655E" w:rsidRDefault="008A655E" w:rsidP="008A655E">
      <w:pPr>
        <w:spacing w:after="0" w:line="360" w:lineRule="auto"/>
        <w:jc w:val="center"/>
        <w:rPr>
          <w:rStyle w:val="tlid-translation"/>
          <w:rFonts w:ascii="Times New Roman" w:hAnsi="Times New Roman" w:cs="Times New Roman"/>
          <w:sz w:val="28"/>
          <w:szCs w:val="28"/>
        </w:rPr>
      </w:pPr>
      <w:r>
        <w:rPr>
          <w:noProof/>
        </w:rPr>
        <w:drawing>
          <wp:inline distT="0" distB="0" distL="0" distR="0" wp14:anchorId="3F0CECAF" wp14:editId="5E890C38">
            <wp:extent cx="3179299" cy="1753804"/>
            <wp:effectExtent l="0" t="0" r="2540" b="0"/>
            <wp:docPr id="19" name="Рисунок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5833" cy="1762925"/>
                    </a:xfrm>
                    <a:prstGeom prst="rect">
                      <a:avLst/>
                    </a:prstGeom>
                    <a:noFill/>
                    <a:ln>
                      <a:noFill/>
                    </a:ln>
                  </pic:spPr>
                </pic:pic>
              </a:graphicData>
            </a:graphic>
          </wp:inline>
        </w:drawing>
      </w:r>
    </w:p>
    <w:p w14:paraId="747B8E7C" w14:textId="2D25EFC5" w:rsidR="008A655E" w:rsidRDefault="008A655E" w:rsidP="008A655E">
      <w:pPr>
        <w:spacing w:after="0" w:line="360" w:lineRule="auto"/>
        <w:ind w:firstLine="720"/>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Рис. Иллюстрация </w:t>
      </w:r>
      <w:r w:rsidR="00C24EC2">
        <w:rPr>
          <w:rStyle w:val="tlid-translation"/>
          <w:rFonts w:ascii="Times New Roman" w:hAnsi="Times New Roman" w:cs="Times New Roman"/>
          <w:sz w:val="28"/>
          <w:szCs w:val="28"/>
        </w:rPr>
        <w:t>инструмента</w:t>
      </w:r>
      <w:r>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бутсрэп</w:t>
      </w:r>
      <w:proofErr w:type="spellEnd"/>
    </w:p>
    <w:p w14:paraId="7F141EEE" w14:textId="6670102C" w:rsidR="008A655E" w:rsidRDefault="008A655E" w:rsidP="008A655E">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Под бэггингом понимается алгоритм, который принимает ответы деревьев принятия решений, обученных на бутстрапированных выборках исходной совокупности, и выдает окончательное решение, например, на основе простого большинства. Графическая иллюстрация алгоритма представлена на рисунке ниже.</w:t>
      </w:r>
    </w:p>
    <w:p w14:paraId="6EA8D313" w14:textId="26C67654" w:rsidR="008A655E" w:rsidRDefault="008A655E" w:rsidP="008A655E">
      <w:pPr>
        <w:spacing w:after="0" w:line="360" w:lineRule="auto"/>
        <w:jc w:val="center"/>
        <w:rPr>
          <w:rStyle w:val="tlid-translation"/>
          <w:rFonts w:ascii="Times New Roman" w:hAnsi="Times New Roman" w:cs="Times New Roman"/>
          <w:sz w:val="28"/>
          <w:szCs w:val="28"/>
        </w:rPr>
      </w:pPr>
      <w:r>
        <w:rPr>
          <w:noProof/>
        </w:rPr>
        <w:lastRenderedPageBreak/>
        <w:drawing>
          <wp:inline distT="0" distB="0" distL="0" distR="0" wp14:anchorId="00CBFB63" wp14:editId="3F58D9EC">
            <wp:extent cx="3988191" cy="261143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8340" cy="2624626"/>
                    </a:xfrm>
                    <a:prstGeom prst="rect">
                      <a:avLst/>
                    </a:prstGeom>
                    <a:noFill/>
                    <a:ln>
                      <a:noFill/>
                    </a:ln>
                  </pic:spPr>
                </pic:pic>
              </a:graphicData>
            </a:graphic>
          </wp:inline>
        </w:drawing>
      </w:r>
    </w:p>
    <w:p w14:paraId="13C6C0B4" w14:textId="58D2D1A9" w:rsidR="00D33F76" w:rsidRDefault="008A655E" w:rsidP="0035275F">
      <w:pPr>
        <w:spacing w:after="0" w:line="360" w:lineRule="auto"/>
        <w:ind w:firstLine="720"/>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Рис. </w:t>
      </w:r>
      <w:r w:rsidR="00C24EC2">
        <w:rPr>
          <w:rStyle w:val="tlid-translation"/>
          <w:rFonts w:ascii="Times New Roman" w:hAnsi="Times New Roman" w:cs="Times New Roman"/>
          <w:sz w:val="28"/>
          <w:szCs w:val="28"/>
        </w:rPr>
        <w:t>Графическая реализация алгоритма бэггинга</w:t>
      </w:r>
    </w:p>
    <w:p w14:paraId="2AC22852" w14:textId="7CF69FF8" w:rsidR="0035275F" w:rsidRDefault="0035275F" w:rsidP="005D340F">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Преимущество бэггинга перед </w:t>
      </w:r>
      <w:r w:rsidR="005D340F">
        <w:rPr>
          <w:rStyle w:val="tlid-translation"/>
          <w:rFonts w:ascii="Times New Roman" w:hAnsi="Times New Roman" w:cs="Times New Roman"/>
          <w:sz w:val="28"/>
          <w:szCs w:val="28"/>
        </w:rPr>
        <w:t xml:space="preserve">решающими деревьями можно показать, используя следующие выкладки. Допустим, решается задача регрессии и при этом имеется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1</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N</m:t>
            </m:r>
          </m:sub>
        </m:sSub>
      </m:oMath>
      <w:r w:rsidR="005D340F" w:rsidRPr="005D340F">
        <w:rPr>
          <w:rStyle w:val="tlid-translation"/>
          <w:rFonts w:ascii="Times New Roman" w:hAnsi="Times New Roman" w:cs="Times New Roman"/>
          <w:sz w:val="28"/>
          <w:szCs w:val="28"/>
        </w:rPr>
        <w:t xml:space="preserve"> </w:t>
      </w:r>
      <w:r w:rsidR="005D340F">
        <w:rPr>
          <w:rStyle w:val="tlid-translation"/>
          <w:rFonts w:ascii="Times New Roman" w:hAnsi="Times New Roman" w:cs="Times New Roman"/>
          <w:sz w:val="28"/>
          <w:szCs w:val="28"/>
        </w:rPr>
        <w:t xml:space="preserve">базовых алгоритмов, настроенных на решение поставленной задачи. Также представим, что существует истинная зависимость, которая выражается с помощью функции </w:t>
      </w:r>
      <m:oMath>
        <m:r>
          <w:rPr>
            <w:rStyle w:val="tlid-translation"/>
            <w:rFonts w:ascii="Cambria Math" w:hAnsi="Cambria Math" w:cs="Times New Roman"/>
            <w:sz w:val="28"/>
            <w:szCs w:val="28"/>
          </w:rPr>
          <m:t>y(x)</m:t>
        </m:r>
      </m:oMath>
      <w:r w:rsidR="005D340F">
        <w:rPr>
          <w:rStyle w:val="tlid-translation"/>
          <w:rFonts w:ascii="Times New Roman" w:hAnsi="Times New Roman" w:cs="Times New Roman"/>
          <w:sz w:val="28"/>
          <w:szCs w:val="28"/>
        </w:rPr>
        <w:t>, тогда ошибку каждого алгоритма на объектах можно записать в следующей форме:</w:t>
      </w:r>
    </w:p>
    <w:p w14:paraId="1C63F458" w14:textId="579E325E" w:rsidR="005D340F" w:rsidRPr="005D340F" w:rsidRDefault="00692DE5" w:rsidP="005D340F">
      <w:pPr>
        <w:spacing w:after="0" w:line="360" w:lineRule="auto"/>
        <w:ind w:firstLine="720"/>
        <w:jc w:val="both"/>
        <w:rPr>
          <w:rStyle w:val="mi"/>
          <w:rFonts w:ascii="Times New Roman" w:hAnsi="Times New Roman" w:cs="Times New Roman"/>
          <w:color w:val="222222"/>
          <w:sz w:val="28"/>
          <w:szCs w:val="28"/>
          <w:bdr w:val="none" w:sz="0" w:space="0" w:color="auto" w:frame="1"/>
          <w:shd w:val="clear" w:color="auto" w:fill="FFFFFF"/>
        </w:rPr>
      </w:pPr>
      <m:oMathPara>
        <m:oMath>
          <m:sSub>
            <m:sSubPr>
              <m:ctrlPr>
                <w:rPr>
                  <w:rStyle w:val="mi"/>
                  <w:rFonts w:ascii="Cambria Math" w:hAnsi="Cambria Math" w:cs="Arial"/>
                  <w:i/>
                  <w:color w:val="222222"/>
                  <w:sz w:val="28"/>
                  <w:szCs w:val="28"/>
                  <w:bdr w:val="none" w:sz="0" w:space="0" w:color="auto" w:frame="1"/>
                  <w:shd w:val="clear" w:color="auto" w:fill="FFFFFF"/>
                </w:rPr>
              </m:ctrlPr>
            </m:sSubPr>
            <m:e>
              <m:r>
                <w:rPr>
                  <w:rStyle w:val="mi"/>
                  <w:rFonts w:ascii="Cambria Math" w:hAnsi="Cambria Math" w:cs="Arial"/>
                  <w:color w:val="222222"/>
                  <w:sz w:val="28"/>
                  <w:szCs w:val="28"/>
                  <w:bdr w:val="none" w:sz="0" w:space="0" w:color="auto" w:frame="1"/>
                  <w:shd w:val="clear" w:color="auto" w:fill="FFFFFF"/>
                </w:rPr>
                <m:t>ε</m:t>
              </m:r>
            </m:e>
            <m:sub>
              <m:r>
                <w:rPr>
                  <w:rStyle w:val="mi"/>
                  <w:rFonts w:ascii="Cambria Math" w:hAnsi="Cambria Math" w:cs="Arial"/>
                  <w:color w:val="222222"/>
                  <w:sz w:val="28"/>
                  <w:szCs w:val="28"/>
                  <w:bdr w:val="none" w:sz="0" w:space="0" w:color="auto" w:frame="1"/>
                  <w:shd w:val="clear" w:color="auto" w:fill="FFFFFF"/>
                </w:rPr>
                <m:t>i</m:t>
              </m:r>
            </m:sub>
          </m:sSub>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r>
            <w:rPr>
              <w:rStyle w:val="mo"/>
              <w:rFonts w:ascii="Cambria Math" w:hAnsi="Cambria Math"/>
              <w:color w:val="222222"/>
              <w:sz w:val="28"/>
              <w:szCs w:val="28"/>
              <w:bdr w:val="none" w:sz="0" w:space="0" w:color="auto" w:frame="1"/>
              <w:shd w:val="clear" w:color="auto" w:fill="FFFFFF"/>
            </w:rPr>
            <m:t>=</m:t>
          </m:r>
          <m:sSub>
            <m:sSubPr>
              <m:ctrlPr>
                <w:rPr>
                  <w:rStyle w:val="mi"/>
                  <w:rFonts w:ascii="Cambria Math" w:hAnsi="Cambria Math" w:cs="Arial"/>
                  <w:i/>
                  <w:color w:val="222222"/>
                  <w:sz w:val="28"/>
                  <w:szCs w:val="28"/>
                  <w:bdr w:val="none" w:sz="0" w:space="0" w:color="auto" w:frame="1"/>
                  <w:shd w:val="clear" w:color="auto" w:fill="FFFFFF"/>
                </w:rPr>
              </m:ctrlPr>
            </m:sSubPr>
            <m:e>
              <m:r>
                <w:rPr>
                  <w:rStyle w:val="mi"/>
                  <w:rFonts w:ascii="Cambria Math" w:hAnsi="Cambria Math" w:cs="Arial"/>
                  <w:color w:val="222222"/>
                  <w:sz w:val="28"/>
                  <w:szCs w:val="28"/>
                  <w:bdr w:val="none" w:sz="0" w:space="0" w:color="auto" w:frame="1"/>
                  <w:shd w:val="clear" w:color="auto" w:fill="FFFFFF"/>
                </w:rPr>
                <m:t>b</m:t>
              </m:r>
            </m:e>
            <m:sub>
              <m:r>
                <w:rPr>
                  <w:rStyle w:val="mi"/>
                  <w:rFonts w:ascii="Cambria Math" w:hAnsi="Cambria Math" w:cs="Arial"/>
                  <w:color w:val="222222"/>
                  <w:sz w:val="28"/>
                  <w:szCs w:val="28"/>
                  <w:bdr w:val="none" w:sz="0" w:space="0" w:color="auto" w:frame="1"/>
                  <w:shd w:val="clear" w:color="auto" w:fill="FFFFFF"/>
                </w:rPr>
                <m:t>i</m:t>
              </m:r>
            </m:sub>
          </m:sSub>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r>
            <w:rPr>
              <w:rStyle w:val="mo"/>
              <w:rFonts w:ascii="Cambria Math" w:hAnsi="Cambria Math"/>
              <w:color w:val="222222"/>
              <w:sz w:val="28"/>
              <w:szCs w:val="28"/>
              <w:bdr w:val="none" w:sz="0" w:space="0" w:color="auto" w:frame="1"/>
              <w:shd w:val="clear" w:color="auto" w:fill="FFFFFF"/>
            </w:rPr>
            <m:t>-</m:t>
          </m:r>
          <m:r>
            <w:rPr>
              <w:rStyle w:val="mi"/>
              <w:rFonts w:ascii="Cambria Math" w:hAnsi="Cambria Math"/>
              <w:color w:val="222222"/>
              <w:sz w:val="28"/>
              <w:szCs w:val="28"/>
              <w:bdr w:val="none" w:sz="0" w:space="0" w:color="auto" w:frame="1"/>
              <w:shd w:val="clear" w:color="auto" w:fill="FFFFFF"/>
            </w:rPr>
            <m:t>y</m:t>
          </m:r>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r>
            <w:rPr>
              <w:rStyle w:val="mo"/>
              <w:rFonts w:ascii="Cambria Math" w:hAnsi="Cambria Math"/>
              <w:color w:val="222222"/>
              <w:sz w:val="28"/>
              <w:szCs w:val="28"/>
              <w:bdr w:val="none" w:sz="0" w:space="0" w:color="auto" w:frame="1"/>
              <w:shd w:val="clear" w:color="auto" w:fill="FFFFFF"/>
            </w:rPr>
            <m:t xml:space="preserve">, </m:t>
          </m:r>
          <m:r>
            <w:rPr>
              <w:rStyle w:val="mi"/>
              <w:rFonts w:ascii="Cambria Math" w:hAnsi="Cambria Math"/>
              <w:color w:val="222222"/>
              <w:sz w:val="28"/>
              <w:szCs w:val="28"/>
              <w:bdr w:val="none" w:sz="0" w:space="0" w:color="auto" w:frame="1"/>
              <w:shd w:val="clear" w:color="auto" w:fill="FFFFFF"/>
              <w:lang w:val="en-US"/>
            </w:rPr>
            <m:t>i</m:t>
          </m:r>
          <m:r>
            <w:rPr>
              <w:rStyle w:val="mo"/>
              <w:rFonts w:ascii="Cambria Math" w:hAnsi="Cambria Math"/>
              <w:color w:val="222222"/>
              <w:sz w:val="28"/>
              <w:szCs w:val="28"/>
              <w:bdr w:val="none" w:sz="0" w:space="0" w:color="auto" w:frame="1"/>
              <w:shd w:val="clear" w:color="auto" w:fill="FFFFFF"/>
            </w:rPr>
            <m:t>=</m:t>
          </m:r>
          <m:r>
            <w:rPr>
              <w:rStyle w:val="mn"/>
              <w:rFonts w:ascii="Cambria Math" w:hAnsi="Cambria Math"/>
              <w:color w:val="222222"/>
              <w:sz w:val="28"/>
              <w:szCs w:val="28"/>
              <w:bdr w:val="none" w:sz="0" w:space="0" w:color="auto" w:frame="1"/>
              <w:shd w:val="clear" w:color="auto" w:fill="FFFFFF"/>
            </w:rPr>
            <m:t>1</m:t>
          </m:r>
          <m:r>
            <w:rPr>
              <w:rStyle w:val="mo"/>
              <w:rFonts w:ascii="Cambria Math" w:hAnsi="Cambria Math"/>
              <w:color w:val="222222"/>
              <w:sz w:val="28"/>
              <w:szCs w:val="28"/>
              <w:bdr w:val="none" w:sz="0" w:space="0" w:color="auto" w:frame="1"/>
              <w:shd w:val="clear" w:color="auto" w:fill="FFFFFF"/>
            </w:rPr>
            <m:t>,...,</m:t>
          </m:r>
          <m:r>
            <w:rPr>
              <w:rStyle w:val="mi"/>
              <w:rFonts w:ascii="Cambria Math" w:hAnsi="Cambria Math"/>
              <w:color w:val="222222"/>
              <w:sz w:val="28"/>
              <w:szCs w:val="28"/>
              <w:bdr w:val="none" w:sz="0" w:space="0" w:color="auto" w:frame="1"/>
              <w:shd w:val="clear" w:color="auto" w:fill="FFFFFF"/>
            </w:rPr>
            <m:t>n</m:t>
          </m:r>
        </m:oMath>
      </m:oMathPara>
    </w:p>
    <w:p w14:paraId="6AFF3137" w14:textId="35512D5D" w:rsidR="005D340F" w:rsidRDefault="005D340F" w:rsidP="005D340F">
      <w:pPr>
        <w:spacing w:after="0" w:line="360" w:lineRule="auto"/>
        <w:ind w:firstLine="720"/>
        <w:jc w:val="both"/>
        <w:rPr>
          <w:rStyle w:val="mi"/>
          <w:rFonts w:ascii="Times New Roman" w:hAnsi="Times New Roman" w:cs="Times New Roman"/>
          <w:color w:val="222222"/>
          <w:sz w:val="28"/>
          <w:szCs w:val="28"/>
          <w:bdr w:val="none" w:sz="0" w:space="0" w:color="auto" w:frame="1"/>
          <w:shd w:val="clear" w:color="auto" w:fill="FFFFFF"/>
        </w:rPr>
      </w:pPr>
      <w:r>
        <w:rPr>
          <w:rStyle w:val="mi"/>
          <w:rFonts w:ascii="Times New Roman" w:hAnsi="Times New Roman" w:cs="Times New Roman"/>
          <w:color w:val="222222"/>
          <w:sz w:val="28"/>
          <w:szCs w:val="28"/>
          <w:bdr w:val="none" w:sz="0" w:space="0" w:color="auto" w:frame="1"/>
          <w:shd w:val="clear" w:color="auto" w:fill="FFFFFF"/>
        </w:rPr>
        <w:t>А также можно записать математическое ожидание среднеквадратичной ошибки в следующей форме:</w:t>
      </w:r>
    </w:p>
    <w:p w14:paraId="4562E9E0" w14:textId="55064F2A" w:rsidR="005D340F" w:rsidRPr="00332D24" w:rsidRDefault="00692DE5" w:rsidP="005D340F">
      <w:pPr>
        <w:spacing w:after="0" w:line="360" w:lineRule="auto"/>
        <w:ind w:firstLine="720"/>
        <w:jc w:val="both"/>
        <w:rPr>
          <w:rStyle w:val="mo"/>
          <w:rFonts w:ascii="Times New Roman" w:hAnsi="Times New Roman" w:cs="Times New Roman"/>
          <w:color w:val="222222"/>
          <w:sz w:val="28"/>
          <w:szCs w:val="28"/>
          <w:bdr w:val="none" w:sz="0" w:space="0" w:color="auto" w:frame="1"/>
          <w:shd w:val="clear" w:color="auto" w:fill="FFFFFF"/>
        </w:rPr>
      </w:pPr>
      <m:oMathPara>
        <m:oMath>
          <m:sSub>
            <m:sSubPr>
              <m:ctrlPr>
                <w:rPr>
                  <w:rStyle w:val="mi"/>
                  <w:rFonts w:ascii="Cambria Math" w:hAnsi="Cambria Math" w:cs="Arial"/>
                  <w:color w:val="222222"/>
                  <w:sz w:val="28"/>
                  <w:szCs w:val="28"/>
                  <w:bdr w:val="none" w:sz="0" w:space="0" w:color="auto" w:frame="1"/>
                  <w:shd w:val="clear" w:color="auto" w:fill="FFFFFF"/>
                </w:rPr>
              </m:ctrlPr>
            </m:sSubPr>
            <m:e>
              <m:r>
                <w:rPr>
                  <w:rStyle w:val="mi"/>
                  <w:rFonts w:ascii="Cambria Math" w:hAnsi="Cambria Math" w:cs="Arial"/>
                  <w:color w:val="222222"/>
                  <w:sz w:val="28"/>
                  <w:szCs w:val="28"/>
                  <w:bdr w:val="none" w:sz="0" w:space="0" w:color="auto" w:frame="1"/>
                  <w:shd w:val="clear" w:color="auto" w:fill="FFFFFF"/>
                  <w:lang w:val="en-US"/>
                </w:rPr>
                <m:t>E</m:t>
              </m:r>
            </m:e>
            <m:sub>
              <m:r>
                <w:rPr>
                  <w:rStyle w:val="mi"/>
                  <w:rFonts w:ascii="Cambria Math" w:hAnsi="Cambria Math" w:cs="Arial"/>
                  <w:color w:val="222222"/>
                  <w:sz w:val="28"/>
                  <w:szCs w:val="28"/>
                  <w:bdr w:val="none" w:sz="0" w:space="0" w:color="auto" w:frame="1"/>
                  <w:shd w:val="clear" w:color="auto" w:fill="FFFFFF"/>
                </w:rPr>
                <m:t>x</m:t>
              </m:r>
            </m:sub>
          </m:sSub>
          <m:sSup>
            <m:sSupPr>
              <m:ctrlPr>
                <w:rPr>
                  <w:rStyle w:val="mo"/>
                  <w:rFonts w:ascii="Cambria Math" w:hAnsi="Cambria Math"/>
                  <w:color w:val="222222"/>
                  <w:sz w:val="28"/>
                  <w:szCs w:val="28"/>
                  <w:bdr w:val="none" w:sz="0" w:space="0" w:color="auto" w:frame="1"/>
                  <w:shd w:val="clear" w:color="auto" w:fill="FFFFFF"/>
                </w:rPr>
              </m:ctrlPr>
            </m:sSupPr>
            <m:e>
              <m:r>
                <m:rPr>
                  <m:sty m:val="p"/>
                </m:rPr>
                <w:rPr>
                  <w:rStyle w:val="mo"/>
                  <w:rFonts w:ascii="Cambria Math" w:hAnsi="Cambria Math"/>
                  <w:color w:val="222222"/>
                  <w:sz w:val="28"/>
                  <w:szCs w:val="28"/>
                  <w:bdr w:val="none" w:sz="0" w:space="0" w:color="auto" w:frame="1"/>
                  <w:shd w:val="clear" w:color="auto" w:fill="FFFFFF"/>
                </w:rPr>
                <m:t>(</m:t>
              </m:r>
              <m:sSub>
                <m:sSubPr>
                  <m:ctrlPr>
                    <w:rPr>
                      <w:rStyle w:val="mi"/>
                      <w:rFonts w:ascii="Cambria Math" w:hAnsi="Cambria Math" w:cs="Arial"/>
                      <w:color w:val="222222"/>
                      <w:sz w:val="28"/>
                      <w:szCs w:val="28"/>
                      <w:bdr w:val="none" w:sz="0" w:space="0" w:color="auto" w:frame="1"/>
                      <w:shd w:val="clear" w:color="auto" w:fill="FFFFFF"/>
                    </w:rPr>
                  </m:ctrlPr>
                </m:sSubPr>
                <m:e>
                  <m:r>
                    <w:rPr>
                      <w:rStyle w:val="mi"/>
                      <w:rFonts w:ascii="Cambria Math" w:hAnsi="Cambria Math" w:cs="Arial"/>
                      <w:color w:val="222222"/>
                      <w:sz w:val="28"/>
                      <w:szCs w:val="28"/>
                      <w:bdr w:val="none" w:sz="0" w:space="0" w:color="auto" w:frame="1"/>
                      <w:shd w:val="clear" w:color="auto" w:fill="FFFFFF"/>
                    </w:rPr>
                    <m:t>b</m:t>
                  </m:r>
                </m:e>
                <m:sub>
                  <m:r>
                    <w:rPr>
                      <w:rStyle w:val="mi"/>
                      <w:rFonts w:ascii="Cambria Math" w:hAnsi="Cambria Math" w:cs="Arial"/>
                      <w:color w:val="222222"/>
                      <w:sz w:val="28"/>
                      <w:szCs w:val="28"/>
                      <w:bdr w:val="none" w:sz="0" w:space="0" w:color="auto" w:frame="1"/>
                      <w:shd w:val="clear" w:color="auto" w:fill="FFFFFF"/>
                    </w:rPr>
                    <m:t>i</m:t>
                  </m:r>
                </m:sub>
              </m:sSub>
              <m:r>
                <m:rPr>
                  <m:sty m:val="p"/>
                </m:rPr>
                <w:rPr>
                  <w:rStyle w:val="mo"/>
                  <w:rFonts w:ascii="Cambria Math" w:hAnsi="Cambria Math"/>
                  <w:color w:val="222222"/>
                  <w:sz w:val="28"/>
                  <w:szCs w:val="28"/>
                  <w:bdr w:val="none" w:sz="0" w:space="0" w:color="auto" w:frame="1"/>
                  <w:shd w:val="clear" w:color="auto" w:fill="FFFFFF"/>
                </w:rPr>
                <m:t>(</m:t>
              </m:r>
              <m:r>
                <m:rPr>
                  <m:sty m:val="p"/>
                </m:rPr>
                <w:rPr>
                  <w:rStyle w:val="mi"/>
                  <w:rFonts w:ascii="Cambria Math" w:hAnsi="Cambria Math"/>
                  <w:color w:val="222222"/>
                  <w:sz w:val="28"/>
                  <w:szCs w:val="28"/>
                  <w:bdr w:val="none" w:sz="0" w:space="0" w:color="auto" w:frame="1"/>
                  <w:shd w:val="clear" w:color="auto" w:fill="FFFFFF"/>
                </w:rPr>
                <m:t>x</m:t>
              </m:r>
              <m:r>
                <m:rPr>
                  <m:sty m:val="p"/>
                </m:rPr>
                <w:rPr>
                  <w:rStyle w:val="mo"/>
                  <w:rFonts w:ascii="Cambria Math" w:hAnsi="Cambria Math"/>
                  <w:color w:val="222222"/>
                  <w:sz w:val="28"/>
                  <w:szCs w:val="28"/>
                  <w:bdr w:val="none" w:sz="0" w:space="0" w:color="auto" w:frame="1"/>
                  <w:shd w:val="clear" w:color="auto" w:fill="FFFFFF"/>
                </w:rPr>
                <m:t>)-</m:t>
              </m:r>
              <m:r>
                <m:rPr>
                  <m:sty m:val="p"/>
                </m:rPr>
                <w:rPr>
                  <w:rStyle w:val="mi"/>
                  <w:rFonts w:ascii="Cambria Math" w:hAnsi="Cambria Math"/>
                  <w:color w:val="222222"/>
                  <w:sz w:val="28"/>
                  <w:szCs w:val="28"/>
                  <w:bdr w:val="none" w:sz="0" w:space="0" w:color="auto" w:frame="1"/>
                  <w:shd w:val="clear" w:color="auto" w:fill="FFFFFF"/>
                </w:rPr>
                <m:t>y</m:t>
              </m:r>
              <m:r>
                <m:rPr>
                  <m:sty m:val="p"/>
                </m:rPr>
                <w:rPr>
                  <w:rStyle w:val="mo"/>
                  <w:rFonts w:ascii="Cambria Math" w:hAnsi="Cambria Math"/>
                  <w:color w:val="222222"/>
                  <w:sz w:val="28"/>
                  <w:szCs w:val="28"/>
                  <w:bdr w:val="none" w:sz="0" w:space="0" w:color="auto" w:frame="1"/>
                  <w:shd w:val="clear" w:color="auto" w:fill="FFFFFF"/>
                </w:rPr>
                <m:t>(</m:t>
              </m:r>
              <m:r>
                <m:rPr>
                  <m:sty m:val="p"/>
                </m:rPr>
                <w:rPr>
                  <w:rStyle w:val="mi"/>
                  <w:rFonts w:ascii="Cambria Math" w:hAnsi="Cambria Math"/>
                  <w:color w:val="222222"/>
                  <w:sz w:val="28"/>
                  <w:szCs w:val="28"/>
                  <w:bdr w:val="none" w:sz="0" w:space="0" w:color="auto" w:frame="1"/>
                  <w:shd w:val="clear" w:color="auto" w:fill="FFFFFF"/>
                </w:rPr>
                <m:t>x</m:t>
              </m:r>
              <m:r>
                <m:rPr>
                  <m:sty m:val="p"/>
                </m:rPr>
                <w:rPr>
                  <w:rStyle w:val="mo"/>
                  <w:rFonts w:ascii="Cambria Math" w:hAnsi="Cambria Math"/>
                  <w:color w:val="222222"/>
                  <w:sz w:val="28"/>
                  <w:szCs w:val="28"/>
                  <w:bdr w:val="none" w:sz="0" w:space="0" w:color="auto" w:frame="1"/>
                  <w:shd w:val="clear" w:color="auto" w:fill="FFFFFF"/>
                </w:rPr>
                <m:t>)</m:t>
              </m:r>
              <m:r>
                <m:rPr>
                  <m:sty m:val="p"/>
                </m:rPr>
                <w:rPr>
                  <w:rStyle w:val="mo"/>
                  <w:rFonts w:ascii="Cambria Math" w:hAnsi="Cambria Math" w:cs="Arial"/>
                  <w:color w:val="222222"/>
                  <w:sz w:val="28"/>
                  <w:szCs w:val="28"/>
                  <w:bdr w:val="none" w:sz="0" w:space="0" w:color="auto" w:frame="1"/>
                  <w:shd w:val="clear" w:color="auto" w:fill="FFFFFF"/>
                </w:rPr>
                <m:t>)</m:t>
              </m:r>
            </m:e>
            <m:sup>
              <m:r>
                <w:rPr>
                  <w:rStyle w:val="mo"/>
                  <w:rFonts w:ascii="Cambria Math" w:hAnsi="Cambria Math"/>
                  <w:color w:val="222222"/>
                  <w:sz w:val="28"/>
                  <w:szCs w:val="28"/>
                  <w:bdr w:val="none" w:sz="0" w:space="0" w:color="auto" w:frame="1"/>
                  <w:shd w:val="clear" w:color="auto" w:fill="FFFFFF"/>
                </w:rPr>
                <m:t>2</m:t>
              </m:r>
            </m:sup>
          </m:sSup>
          <m:r>
            <m:rPr>
              <m:sty m:val="p"/>
            </m:rPr>
            <w:rPr>
              <w:rStyle w:val="mo"/>
              <w:rFonts w:ascii="Cambria Math" w:hAnsi="Cambria Math"/>
              <w:color w:val="222222"/>
              <w:sz w:val="28"/>
              <w:szCs w:val="28"/>
              <w:bdr w:val="none" w:sz="0" w:space="0" w:color="auto" w:frame="1"/>
              <w:shd w:val="clear" w:color="auto" w:fill="FFFFFF"/>
            </w:rPr>
            <m:t>=</m:t>
          </m:r>
          <m:sSub>
            <m:sSubPr>
              <m:ctrlPr>
                <w:rPr>
                  <w:rStyle w:val="mi"/>
                  <w:rFonts w:ascii="Cambria Math" w:hAnsi="Cambria Math" w:cs="Arial"/>
                  <w:color w:val="222222"/>
                  <w:sz w:val="28"/>
                  <w:szCs w:val="28"/>
                  <w:bdr w:val="none" w:sz="0" w:space="0" w:color="auto" w:frame="1"/>
                  <w:shd w:val="clear" w:color="auto" w:fill="FFFFFF"/>
                </w:rPr>
              </m:ctrlPr>
            </m:sSubPr>
            <m:e>
              <m:r>
                <w:rPr>
                  <w:rStyle w:val="mi"/>
                  <w:rFonts w:ascii="Cambria Math" w:hAnsi="Cambria Math" w:cs="Arial"/>
                  <w:color w:val="222222"/>
                  <w:sz w:val="28"/>
                  <w:szCs w:val="28"/>
                  <w:bdr w:val="none" w:sz="0" w:space="0" w:color="auto" w:frame="1"/>
                  <w:shd w:val="clear" w:color="auto" w:fill="FFFFFF"/>
                  <w:lang w:val="en-US"/>
                </w:rPr>
                <m:t>E</m:t>
              </m:r>
            </m:e>
            <m:sub>
              <m:r>
                <w:rPr>
                  <w:rStyle w:val="mi"/>
                  <w:rFonts w:ascii="Cambria Math" w:hAnsi="Cambria Math" w:cs="Arial"/>
                  <w:color w:val="222222"/>
                  <w:sz w:val="28"/>
                  <w:szCs w:val="28"/>
                  <w:bdr w:val="none" w:sz="0" w:space="0" w:color="auto" w:frame="1"/>
                  <w:shd w:val="clear" w:color="auto" w:fill="FFFFFF"/>
                </w:rPr>
                <m:t>x</m:t>
              </m:r>
            </m:sub>
          </m:sSub>
          <m:sSubSup>
            <m:sSubSupPr>
              <m:ctrlPr>
                <w:rPr>
                  <w:rStyle w:val="mi"/>
                  <w:rFonts w:ascii="Cambria Math" w:hAnsi="Cambria Math" w:cs="Arial"/>
                  <w:color w:val="222222"/>
                  <w:sz w:val="28"/>
                  <w:szCs w:val="28"/>
                  <w:bdr w:val="none" w:sz="0" w:space="0" w:color="auto" w:frame="1"/>
                  <w:shd w:val="clear" w:color="auto" w:fill="FFFFFF"/>
                </w:rPr>
              </m:ctrlPr>
            </m:sSubSupPr>
            <m:e>
              <m:r>
                <w:rPr>
                  <w:rStyle w:val="mi"/>
                  <w:rFonts w:ascii="Cambria Math" w:hAnsi="Cambria Math" w:cs="Arial"/>
                  <w:color w:val="222222"/>
                  <w:sz w:val="28"/>
                  <w:szCs w:val="28"/>
                  <w:bdr w:val="none" w:sz="0" w:space="0" w:color="auto" w:frame="1"/>
                  <w:shd w:val="clear" w:color="auto" w:fill="FFFFFF"/>
                </w:rPr>
                <m:t>ε</m:t>
              </m:r>
            </m:e>
            <m:sub>
              <m:r>
                <w:rPr>
                  <w:rStyle w:val="mi"/>
                  <w:rFonts w:ascii="Cambria Math" w:hAnsi="Cambria Math" w:cs="Arial"/>
                  <w:color w:val="222222"/>
                  <w:sz w:val="28"/>
                  <w:szCs w:val="28"/>
                  <w:bdr w:val="none" w:sz="0" w:space="0" w:color="auto" w:frame="1"/>
                  <w:shd w:val="clear" w:color="auto" w:fill="FFFFFF"/>
                </w:rPr>
                <m:t>i</m:t>
              </m:r>
            </m:sub>
            <m:sup>
              <m:r>
                <w:rPr>
                  <w:rStyle w:val="mi"/>
                  <w:rFonts w:ascii="Cambria Math" w:hAnsi="Cambria Math" w:cs="Arial"/>
                  <w:color w:val="222222"/>
                  <w:sz w:val="28"/>
                  <w:szCs w:val="28"/>
                  <w:bdr w:val="none" w:sz="0" w:space="0" w:color="auto" w:frame="1"/>
                  <w:shd w:val="clear" w:color="auto" w:fill="FFFFFF"/>
                </w:rPr>
                <m:t>2</m:t>
              </m:r>
            </m:sup>
          </m:sSubSup>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oMath>
      </m:oMathPara>
    </w:p>
    <w:p w14:paraId="6E17F192" w14:textId="0763AAE3" w:rsidR="00332D24" w:rsidRDefault="00332D24" w:rsidP="005D340F">
      <w:pPr>
        <w:spacing w:after="0" w:line="360" w:lineRule="auto"/>
        <w:ind w:firstLine="720"/>
        <w:jc w:val="both"/>
        <w:rPr>
          <w:rStyle w:val="mo"/>
          <w:rFonts w:ascii="Times New Roman" w:hAnsi="Times New Roman" w:cs="Times New Roman"/>
          <w:color w:val="222222"/>
          <w:sz w:val="28"/>
          <w:szCs w:val="28"/>
          <w:bdr w:val="none" w:sz="0" w:space="0" w:color="auto" w:frame="1"/>
          <w:shd w:val="clear" w:color="auto" w:fill="FFFFFF"/>
        </w:rPr>
      </w:pPr>
      <w:r>
        <w:rPr>
          <w:rStyle w:val="mo"/>
          <w:rFonts w:ascii="Times New Roman" w:hAnsi="Times New Roman" w:cs="Times New Roman"/>
          <w:color w:val="222222"/>
          <w:sz w:val="28"/>
          <w:szCs w:val="28"/>
          <w:bdr w:val="none" w:sz="0" w:space="0" w:color="auto" w:frame="1"/>
          <w:shd w:val="clear" w:color="auto" w:fill="FFFFFF"/>
        </w:rPr>
        <w:t>Средняя ошибка полученных алгоритма имеет вид:</w:t>
      </w:r>
    </w:p>
    <w:p w14:paraId="6036E372" w14:textId="511DA06B" w:rsidR="00D33F76" w:rsidRDefault="00692DE5" w:rsidP="00086873">
      <w:pPr>
        <w:pStyle w:val="aa"/>
        <w:spacing w:after="0" w:line="360" w:lineRule="auto"/>
        <w:ind w:left="0" w:firstLine="720"/>
        <w:jc w:val="both"/>
        <w:rPr>
          <w:rStyle w:val="tlid-translation"/>
          <w:rFonts w:ascii="Times New Roman" w:hAnsi="Times New Roman" w:cs="Times New Roman"/>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lang w:val="en-US"/>
                </w:rPr>
                <m:t>E</m:t>
              </m:r>
            </m:e>
            <m:sub>
              <m:r>
                <w:rPr>
                  <w:rStyle w:val="tlid-translation"/>
                  <w:rFonts w:ascii="Cambria Math" w:hAnsi="Cambria Math" w:cs="Times New Roman"/>
                  <w:sz w:val="28"/>
                  <w:szCs w:val="28"/>
                </w:rPr>
                <m:t>alg</m:t>
              </m:r>
            </m:sub>
          </m:sSub>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n</m:t>
              </m:r>
            </m:den>
          </m:f>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x</m:t>
              </m:r>
            </m:sub>
          </m:sSub>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Sup>
                <m:sSubSupPr>
                  <m:ctrlPr>
                    <w:rPr>
                      <w:rStyle w:val="mi"/>
                      <w:rFonts w:ascii="Cambria Math" w:hAnsi="Cambria Math" w:cs="Arial"/>
                      <w:color w:val="222222"/>
                      <w:sz w:val="28"/>
                      <w:szCs w:val="28"/>
                      <w:bdr w:val="none" w:sz="0" w:space="0" w:color="auto" w:frame="1"/>
                      <w:shd w:val="clear" w:color="auto" w:fill="FFFFFF"/>
                    </w:rPr>
                  </m:ctrlPr>
                </m:sSubSupPr>
                <m:e>
                  <m:r>
                    <w:rPr>
                      <w:rStyle w:val="mi"/>
                      <w:rFonts w:ascii="Cambria Math" w:hAnsi="Cambria Math" w:cs="Arial"/>
                      <w:color w:val="222222"/>
                      <w:sz w:val="28"/>
                      <w:szCs w:val="28"/>
                      <w:bdr w:val="none" w:sz="0" w:space="0" w:color="auto" w:frame="1"/>
                      <w:shd w:val="clear" w:color="auto" w:fill="FFFFFF"/>
                    </w:rPr>
                    <m:t>ε</m:t>
                  </m:r>
                </m:e>
                <m:sub>
                  <m:r>
                    <w:rPr>
                      <w:rStyle w:val="mi"/>
                      <w:rFonts w:ascii="Cambria Math" w:hAnsi="Cambria Math" w:cs="Arial"/>
                      <w:color w:val="222222"/>
                      <w:sz w:val="28"/>
                      <w:szCs w:val="28"/>
                      <w:bdr w:val="none" w:sz="0" w:space="0" w:color="auto" w:frame="1"/>
                      <w:shd w:val="clear" w:color="auto" w:fill="FFFFFF"/>
                    </w:rPr>
                    <m:t>i</m:t>
                  </m:r>
                </m:sub>
                <m:sup>
                  <m:r>
                    <w:rPr>
                      <w:rStyle w:val="mi"/>
                      <w:rFonts w:ascii="Cambria Math" w:hAnsi="Cambria Math" w:cs="Arial"/>
                      <w:color w:val="222222"/>
                      <w:sz w:val="28"/>
                      <w:szCs w:val="28"/>
                      <w:bdr w:val="none" w:sz="0" w:space="0" w:color="auto" w:frame="1"/>
                      <w:shd w:val="clear" w:color="auto" w:fill="FFFFFF"/>
                    </w:rPr>
                    <m:t>2</m:t>
                  </m:r>
                </m:sup>
              </m:sSubSup>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e>
          </m:nary>
        </m:oMath>
      </m:oMathPara>
    </w:p>
    <w:p w14:paraId="536CEB9F" w14:textId="48790BAF" w:rsidR="00332D24" w:rsidRDefault="00332D24" w:rsidP="00332D24">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Если же предположить, что ошибки </w:t>
      </w:r>
      <w:r w:rsidRPr="00332D24">
        <w:rPr>
          <w:rStyle w:val="tlid-translation"/>
          <w:rFonts w:ascii="Times New Roman" w:hAnsi="Times New Roman" w:cs="Times New Roman"/>
          <w:sz w:val="28"/>
          <w:szCs w:val="28"/>
        </w:rPr>
        <w:t>не коррелированы</w:t>
      </w:r>
      <w:r>
        <w:rPr>
          <w:rStyle w:val="tlid-translation"/>
          <w:rFonts w:ascii="Times New Roman" w:hAnsi="Times New Roman" w:cs="Times New Roman"/>
          <w:sz w:val="28"/>
          <w:szCs w:val="28"/>
        </w:rPr>
        <w:t xml:space="preserve"> и </w:t>
      </w:r>
      <w:r w:rsidRPr="00332D24">
        <w:rPr>
          <w:rStyle w:val="tlid-translation"/>
          <w:rFonts w:ascii="Times New Roman" w:hAnsi="Times New Roman" w:cs="Times New Roman"/>
          <w:sz w:val="28"/>
          <w:szCs w:val="28"/>
        </w:rPr>
        <w:t>не смещены</w:t>
      </w:r>
      <w:r>
        <w:rPr>
          <w:rStyle w:val="tlid-translation"/>
          <w:rFonts w:ascii="Times New Roman" w:hAnsi="Times New Roman" w:cs="Times New Roman"/>
          <w:sz w:val="28"/>
          <w:szCs w:val="28"/>
        </w:rPr>
        <w:t>, и построить новую функцию регрессии, аналогично тому, как это осуществляется в алгоритме бэггинга, усредняя ответы уже построенных алгоритмов следующим образом:</w:t>
      </w:r>
    </w:p>
    <w:p w14:paraId="57C5D341" w14:textId="1A7D1BAB" w:rsidR="00D33F76" w:rsidRPr="00332D24" w:rsidRDefault="00332D24" w:rsidP="00332D24">
      <w:pPr>
        <w:pStyle w:val="aa"/>
        <w:spacing w:after="0" w:line="360" w:lineRule="auto"/>
        <w:ind w:left="0"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w:lastRenderedPageBreak/>
            <m:t>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n</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(x)</m:t>
              </m:r>
            </m:e>
          </m:nary>
        </m:oMath>
      </m:oMathPara>
    </w:p>
    <w:p w14:paraId="3146D4C5" w14:textId="04647B94" w:rsidR="00D33F76" w:rsidRDefault="00332D24" w:rsidP="00086873">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То среднеквадратичная ошибка в этом случае примет следующий вид:</w:t>
      </w:r>
    </w:p>
    <w:p w14:paraId="1DE5932A" w14:textId="5B20F45B" w:rsidR="00332D24" w:rsidRPr="00F353DC" w:rsidRDefault="00692DE5" w:rsidP="00086873">
      <w:pPr>
        <w:pStyle w:val="aa"/>
        <w:spacing w:after="0" w:line="360" w:lineRule="auto"/>
        <w:ind w:left="0" w:firstLine="720"/>
        <w:jc w:val="both"/>
        <w:rPr>
          <w:rStyle w:val="tlid-translation"/>
          <w:rFonts w:ascii="Times New Roman" w:hAnsi="Times New Roman" w:cs="Times New Roman"/>
          <w:sz w:val="28"/>
          <w:szCs w:val="28"/>
        </w:rPr>
      </w:pPr>
      <m:oMathPara>
        <m:oMathParaPr>
          <m:jc m:val="center"/>
        </m:oMathParaP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bag</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x</m:t>
              </m:r>
            </m:sub>
          </m:sSub>
          <m:r>
            <w:rPr>
              <w:rStyle w:val="tlid-translation"/>
              <w:rFonts w:ascii="Cambria Math" w:hAnsi="Cambria Math" w:cs="Times New Roman"/>
              <w:sz w:val="28"/>
              <w:szCs w:val="28"/>
            </w:rPr>
            <m:t xml:space="preserve">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m:t>
              </m:r>
              <m:f>
                <m:fPr>
                  <m:type m:val="skw"/>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n</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i</m:t>
                      </m:r>
                    </m:sub>
                  </m:sSub>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-y(x</m:t>
                  </m:r>
                </m:e>
              </m:nary>
              <m:r>
                <w:rPr>
                  <w:rStyle w:val="tlid-translation"/>
                  <w:rFonts w:ascii="Cambria Math" w:hAnsi="Cambria Math" w:cs="Times New Roman"/>
                  <w:sz w:val="28"/>
                  <w:szCs w:val="28"/>
                </w:rPr>
                <m:t>))</m:t>
              </m:r>
            </m:e>
            <m:sup>
              <m:r>
                <w:rPr>
                  <w:rStyle w:val="tlid-translation"/>
                  <w:rFonts w:ascii="Cambria Math" w:hAnsi="Cambria Math" w:cs="Times New Roman"/>
                  <w:sz w:val="28"/>
                  <w:szCs w:val="28"/>
                </w:rPr>
                <m:t>2</m:t>
              </m:r>
            </m:sup>
          </m:sSup>
          <m:r>
            <w:rPr>
              <w:rStyle w:val="tlid-translation"/>
              <w:rFonts w:ascii="Cambria Math" w:hAnsi="Cambria Math" w:cs="Times New Roman"/>
              <w:sz w:val="28"/>
              <w:szCs w:val="28"/>
            </w:rPr>
            <m:t xml:space="preserve">= </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x</m:t>
              </m:r>
            </m:sub>
          </m:sSub>
          <m:sSup>
            <m:sSupPr>
              <m:ctrlPr>
                <w:rPr>
                  <w:rStyle w:val="tlid-translation"/>
                  <w:rFonts w:ascii="Cambria Math" w:hAnsi="Cambria Math" w:cs="Times New Roman"/>
                  <w:i/>
                  <w:sz w:val="28"/>
                  <w:szCs w:val="28"/>
                </w:rPr>
              </m:ctrlPr>
            </m:sSupPr>
            <m:e>
              <m:d>
                <m:dPr>
                  <m:ctrlPr>
                    <w:rPr>
                      <w:rStyle w:val="tlid-translation"/>
                      <w:rFonts w:ascii="Cambria Math" w:hAnsi="Cambria Math" w:cs="Times New Roman"/>
                      <w:i/>
                      <w:sz w:val="28"/>
                      <w:szCs w:val="28"/>
                    </w:rPr>
                  </m:ctrlPr>
                </m:dPr>
                <m:e>
                  <m:f>
                    <m:fPr>
                      <m:type m:val="skw"/>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n</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ε</m:t>
                          </m:r>
                        </m:e>
                        <m:sub>
                          <m:r>
                            <w:rPr>
                              <w:rStyle w:val="tlid-translation"/>
                              <w:rFonts w:ascii="Cambria Math" w:hAnsi="Cambria Math" w:cs="Times New Roman"/>
                              <w:sz w:val="28"/>
                              <w:szCs w:val="28"/>
                            </w:rPr>
                            <m:t>i</m:t>
                          </m:r>
                        </m:sub>
                      </m:sSub>
                    </m:e>
                  </m:nary>
                </m:e>
              </m:d>
            </m:e>
            <m:sup>
              <m:r>
                <w:rPr>
                  <w:rStyle w:val="tlid-translation"/>
                  <w:rFonts w:ascii="Cambria Math" w:hAnsi="Cambria Math" w:cs="Times New Roman"/>
                  <w:sz w:val="28"/>
                  <w:szCs w:val="28"/>
                </w:rPr>
                <m:t>2</m:t>
              </m:r>
            </m:sup>
          </m:sSup>
          <m:r>
            <w:rPr>
              <w:rStyle w:val="tlid-translation"/>
              <w:rFonts w:ascii="Cambria Math" w:hAnsi="Cambria Math" w:cs="Times New Roman"/>
              <w:sz w:val="28"/>
              <w:szCs w:val="28"/>
            </w:rPr>
            <m:t>=</m:t>
          </m:r>
          <m:r>
            <m:rPr>
              <m:sty m:val="p"/>
            </m:rPr>
            <w:rPr>
              <w:rStyle w:val="tlid-translation"/>
              <w:rFonts w:ascii="Cambria Math" w:hAnsi="Cambria Math" w:cs="Times New Roman"/>
              <w:sz w:val="28"/>
              <w:szCs w:val="28"/>
            </w:rPr>
            <w:br/>
          </m:r>
        </m:oMath>
        <m:oMath>
          <m:r>
            <w:rPr>
              <w:rStyle w:val="tlid-translation"/>
              <w:rFonts w:ascii="Cambria Math" w:hAnsi="Cambria Math" w:cs="Times New Roman"/>
              <w:sz w:val="28"/>
              <w:szCs w:val="28"/>
            </w:rPr>
            <m:t xml:space="preserve">= </m:t>
          </m:r>
          <m:f>
            <m:fPr>
              <m:type m:val="skw"/>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n</m:t>
                  </m:r>
                </m:e>
                <m:sup>
                  <m:r>
                    <w:rPr>
                      <w:rStyle w:val="tlid-translation"/>
                      <w:rFonts w:ascii="Cambria Math" w:hAnsi="Cambria Math" w:cs="Times New Roman"/>
                      <w:sz w:val="28"/>
                      <w:szCs w:val="28"/>
                    </w:rPr>
                    <m:t>2</m:t>
                  </m:r>
                </m:sup>
              </m:sSup>
            </m:den>
          </m:f>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x</m:t>
              </m:r>
            </m:sub>
          </m:sSub>
          <m:d>
            <m:dPr>
              <m:ctrlPr>
                <w:rPr>
                  <w:rStyle w:val="tlid-translation"/>
                  <w:rFonts w:ascii="Cambria Math" w:hAnsi="Cambria Math" w:cs="Times New Roman"/>
                  <w:i/>
                  <w:sz w:val="28"/>
                  <w:szCs w:val="28"/>
                </w:rPr>
              </m:ctrlPr>
            </m:dPr>
            <m:e>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Sup>
                    <m:sSubSupPr>
                      <m:ctrlPr>
                        <w:rPr>
                          <w:rStyle w:val="mi"/>
                          <w:rFonts w:ascii="Cambria Math" w:hAnsi="Cambria Math" w:cs="Arial"/>
                          <w:color w:val="222222"/>
                          <w:sz w:val="28"/>
                          <w:szCs w:val="28"/>
                          <w:bdr w:val="none" w:sz="0" w:space="0" w:color="auto" w:frame="1"/>
                          <w:shd w:val="clear" w:color="auto" w:fill="FFFFFF"/>
                        </w:rPr>
                      </m:ctrlPr>
                    </m:sSubSupPr>
                    <m:e>
                      <m:r>
                        <w:rPr>
                          <w:rStyle w:val="mi"/>
                          <w:rFonts w:ascii="Cambria Math" w:hAnsi="Cambria Math" w:cs="Arial"/>
                          <w:color w:val="222222"/>
                          <w:sz w:val="28"/>
                          <w:szCs w:val="28"/>
                          <w:bdr w:val="none" w:sz="0" w:space="0" w:color="auto" w:frame="1"/>
                          <w:shd w:val="clear" w:color="auto" w:fill="FFFFFF"/>
                        </w:rPr>
                        <m:t>ε</m:t>
                      </m:r>
                    </m:e>
                    <m:sub>
                      <m:r>
                        <w:rPr>
                          <w:rStyle w:val="mi"/>
                          <w:rFonts w:ascii="Cambria Math" w:hAnsi="Cambria Math" w:cs="Arial"/>
                          <w:color w:val="222222"/>
                          <w:sz w:val="28"/>
                          <w:szCs w:val="28"/>
                          <w:bdr w:val="none" w:sz="0" w:space="0" w:color="auto" w:frame="1"/>
                          <w:shd w:val="clear" w:color="auto" w:fill="FFFFFF"/>
                        </w:rPr>
                        <m:t>i</m:t>
                      </m:r>
                    </m:sub>
                    <m:sup>
                      <m:r>
                        <w:rPr>
                          <w:rStyle w:val="mi"/>
                          <w:rFonts w:ascii="Cambria Math" w:hAnsi="Cambria Math" w:cs="Arial"/>
                          <w:color w:val="222222"/>
                          <w:sz w:val="28"/>
                          <w:szCs w:val="28"/>
                          <w:bdr w:val="none" w:sz="0" w:space="0" w:color="auto" w:frame="1"/>
                          <w:shd w:val="clear" w:color="auto" w:fill="FFFFFF"/>
                        </w:rPr>
                        <m:t>2</m:t>
                      </m:r>
                    </m:sup>
                  </m:sSubSup>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e>
              </m:nary>
              <m:r>
                <w:rPr>
                  <w:rStyle w:val="tlid-translation"/>
                  <w:rFonts w:ascii="Cambria Math" w:hAnsi="Cambria Math" w:cs="Times New Roman"/>
                  <w:sz w:val="28"/>
                  <w:szCs w:val="28"/>
                </w:rPr>
                <m:t xml:space="preserve">+ </m:t>
              </m:r>
              <m:nary>
                <m:naryPr>
                  <m:chr m:val="∑"/>
                  <m:limLoc m:val="subSup"/>
                  <m:supHide m:val="1"/>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i≠j</m:t>
                  </m:r>
                </m:sub>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ε</m:t>
                      </m:r>
                    </m:e>
                    <m:sub>
                      <m:r>
                        <w:rPr>
                          <w:rStyle w:val="tlid-translation"/>
                          <w:rFonts w:ascii="Cambria Math" w:hAnsi="Cambria Math" w:cs="Times New Roman"/>
                          <w:sz w:val="28"/>
                          <w:szCs w:val="28"/>
                        </w:rPr>
                        <m:t>i</m:t>
                      </m:r>
                    </m:sub>
                  </m:sSub>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ε</m:t>
                      </m:r>
                    </m:e>
                    <m:sub>
                      <m:r>
                        <w:rPr>
                          <w:rStyle w:val="tlid-translation"/>
                          <w:rFonts w:ascii="Cambria Math" w:hAnsi="Cambria Math" w:cs="Times New Roman"/>
                          <w:sz w:val="28"/>
                          <w:szCs w:val="28"/>
                        </w:rPr>
                        <m:t>j</m:t>
                      </m:r>
                    </m:sub>
                  </m:sSub>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e>
              </m:nary>
            </m:e>
          </m:d>
          <m:r>
            <w:rPr>
              <w:rStyle w:val="tlid-translation"/>
              <w:rFonts w:ascii="Cambria Math" w:hAnsi="Cambria Math" w:cs="Times New Roman"/>
              <w:sz w:val="28"/>
              <w:szCs w:val="28"/>
            </w:rPr>
            <m:t>=</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n</m:t>
                  </m:r>
                </m:e>
                <m:sup>
                  <m:r>
                    <w:rPr>
                      <w:rStyle w:val="tlid-translation"/>
                      <w:rFonts w:ascii="Cambria Math" w:hAnsi="Cambria Math" w:cs="Times New Roman"/>
                      <w:sz w:val="28"/>
                      <w:szCs w:val="28"/>
                    </w:rPr>
                    <m:t>2</m:t>
                  </m:r>
                </m:sup>
              </m:sSup>
            </m:den>
          </m:f>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x</m:t>
              </m:r>
            </m:sub>
          </m:sSub>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Sup>
                <m:sSubSupPr>
                  <m:ctrlPr>
                    <w:rPr>
                      <w:rStyle w:val="mi"/>
                      <w:rFonts w:ascii="Cambria Math" w:hAnsi="Cambria Math" w:cs="Arial"/>
                      <w:color w:val="222222"/>
                      <w:sz w:val="28"/>
                      <w:szCs w:val="28"/>
                      <w:bdr w:val="none" w:sz="0" w:space="0" w:color="auto" w:frame="1"/>
                      <w:shd w:val="clear" w:color="auto" w:fill="FFFFFF"/>
                    </w:rPr>
                  </m:ctrlPr>
                </m:sSubSupPr>
                <m:e>
                  <m:r>
                    <w:rPr>
                      <w:rStyle w:val="mi"/>
                      <w:rFonts w:ascii="Cambria Math" w:hAnsi="Cambria Math" w:cs="Arial"/>
                      <w:color w:val="222222"/>
                      <w:sz w:val="28"/>
                      <w:szCs w:val="28"/>
                      <w:bdr w:val="none" w:sz="0" w:space="0" w:color="auto" w:frame="1"/>
                      <w:shd w:val="clear" w:color="auto" w:fill="FFFFFF"/>
                    </w:rPr>
                    <m:t>ε</m:t>
                  </m:r>
                </m:e>
                <m:sub>
                  <m:r>
                    <w:rPr>
                      <w:rStyle w:val="mi"/>
                      <w:rFonts w:ascii="Cambria Math" w:hAnsi="Cambria Math" w:cs="Arial"/>
                      <w:color w:val="222222"/>
                      <w:sz w:val="28"/>
                      <w:szCs w:val="28"/>
                      <w:bdr w:val="none" w:sz="0" w:space="0" w:color="auto" w:frame="1"/>
                      <w:shd w:val="clear" w:color="auto" w:fill="FFFFFF"/>
                    </w:rPr>
                    <m:t>i</m:t>
                  </m:r>
                </m:sub>
                <m:sup>
                  <m:r>
                    <w:rPr>
                      <w:rStyle w:val="mi"/>
                      <w:rFonts w:ascii="Cambria Math" w:hAnsi="Cambria Math" w:cs="Arial"/>
                      <w:color w:val="222222"/>
                      <w:sz w:val="28"/>
                      <w:szCs w:val="28"/>
                      <w:bdr w:val="none" w:sz="0" w:space="0" w:color="auto" w:frame="1"/>
                      <w:shd w:val="clear" w:color="auto" w:fill="FFFFFF"/>
                    </w:rPr>
                    <m:t>2</m:t>
                  </m:r>
                </m:sup>
              </m:sSubSup>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e>
          </m:nary>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n</m:t>
              </m:r>
            </m:den>
          </m:f>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lang w:val="en-US"/>
                </w:rPr>
                <m:t>E</m:t>
              </m:r>
            </m:e>
            <m:sub>
              <m:r>
                <w:rPr>
                  <w:rStyle w:val="tlid-translation"/>
                  <w:rFonts w:ascii="Cambria Math" w:hAnsi="Cambria Math" w:cs="Times New Roman"/>
                  <w:sz w:val="28"/>
                  <w:szCs w:val="28"/>
                </w:rPr>
                <m:t>alg</m:t>
              </m:r>
            </m:sub>
          </m:sSub>
        </m:oMath>
      </m:oMathPara>
    </w:p>
    <w:p w14:paraId="4D0BD985" w14:textId="0E7BB003" w:rsidR="00F353DC" w:rsidRDefault="00F353DC" w:rsidP="00086873">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Таким образом</w:t>
      </w:r>
      <w:r w:rsidR="00D05B47">
        <w:rPr>
          <w:rStyle w:val="tlid-translation"/>
          <w:rFonts w:ascii="Times New Roman" w:hAnsi="Times New Roman" w:cs="Times New Roman"/>
          <w:sz w:val="28"/>
          <w:szCs w:val="28"/>
        </w:rPr>
        <w:t>,</w:t>
      </w:r>
      <w:r>
        <w:rPr>
          <w:rStyle w:val="tlid-translation"/>
          <w:rFonts w:ascii="Times New Roman" w:hAnsi="Times New Roman" w:cs="Times New Roman"/>
          <w:sz w:val="28"/>
          <w:szCs w:val="28"/>
        </w:rPr>
        <w:t xml:space="preserve"> при использовании бэггинга ошибка предсказания сокращается в </w:t>
      </w:r>
      <w:r>
        <w:rPr>
          <w:rStyle w:val="tlid-translation"/>
          <w:rFonts w:ascii="Times New Roman" w:hAnsi="Times New Roman" w:cs="Times New Roman"/>
          <w:sz w:val="28"/>
          <w:szCs w:val="28"/>
          <w:lang w:val="en-US"/>
        </w:rPr>
        <w:t>n</w:t>
      </w:r>
      <w:r w:rsidRPr="00F353DC">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раз. Эффективность бэггинга объясняется тем, что алгоритмы обучаются на разных выборках, однако на практике далеко не всегда получается выполнить предпосылки некоррелированности ошибок, что приводит к тому, что ошибка снижается не так существенно. </w:t>
      </w:r>
      <w:r w:rsidR="00D05B47">
        <w:rPr>
          <w:rStyle w:val="tlid-translation"/>
          <w:rFonts w:ascii="Times New Roman" w:hAnsi="Times New Roman" w:cs="Times New Roman"/>
          <w:sz w:val="28"/>
          <w:szCs w:val="28"/>
        </w:rPr>
        <w:t>Для р</w:t>
      </w:r>
      <w:r>
        <w:rPr>
          <w:rStyle w:val="tlid-translation"/>
          <w:rFonts w:ascii="Times New Roman" w:hAnsi="Times New Roman" w:cs="Times New Roman"/>
          <w:sz w:val="28"/>
          <w:szCs w:val="28"/>
        </w:rPr>
        <w:t>ешени</w:t>
      </w:r>
      <w:r w:rsidR="00D05B47">
        <w:rPr>
          <w:rStyle w:val="tlid-translation"/>
          <w:rFonts w:ascii="Times New Roman" w:hAnsi="Times New Roman" w:cs="Times New Roman"/>
          <w:sz w:val="28"/>
          <w:szCs w:val="28"/>
        </w:rPr>
        <w:t>я</w:t>
      </w:r>
      <w:r>
        <w:rPr>
          <w:rStyle w:val="tlid-translation"/>
          <w:rFonts w:ascii="Times New Roman" w:hAnsi="Times New Roman" w:cs="Times New Roman"/>
          <w:sz w:val="28"/>
          <w:szCs w:val="28"/>
        </w:rPr>
        <w:t xml:space="preserve"> этой проблемы </w:t>
      </w:r>
      <w:r w:rsidR="00D05B47">
        <w:rPr>
          <w:rStyle w:val="tlid-translation"/>
          <w:rFonts w:ascii="Times New Roman" w:hAnsi="Times New Roman" w:cs="Times New Roman"/>
          <w:sz w:val="28"/>
          <w:szCs w:val="28"/>
        </w:rPr>
        <w:t xml:space="preserve">алгоритм бэггинга был усовершенствован </w:t>
      </w:r>
      <w:r w:rsidR="00D05B47" w:rsidRPr="00D05B47">
        <w:rPr>
          <w:rStyle w:val="tlid-translation"/>
          <w:rFonts w:ascii="Times New Roman" w:hAnsi="Times New Roman" w:cs="Times New Roman"/>
          <w:sz w:val="28"/>
          <w:szCs w:val="28"/>
        </w:rPr>
        <w:t xml:space="preserve">Адель </w:t>
      </w:r>
      <w:proofErr w:type="spellStart"/>
      <w:r w:rsidR="00D05B47" w:rsidRPr="00D05B47">
        <w:rPr>
          <w:rStyle w:val="tlid-translation"/>
          <w:rFonts w:ascii="Times New Roman" w:hAnsi="Times New Roman" w:cs="Times New Roman"/>
          <w:sz w:val="28"/>
          <w:szCs w:val="28"/>
        </w:rPr>
        <w:t>Катлер</w:t>
      </w:r>
      <w:r w:rsidR="00D05B47">
        <w:rPr>
          <w:rStyle w:val="tlid-translation"/>
          <w:rFonts w:ascii="Times New Roman" w:hAnsi="Times New Roman" w:cs="Times New Roman"/>
          <w:sz w:val="28"/>
          <w:szCs w:val="28"/>
        </w:rPr>
        <w:t>ом</w:t>
      </w:r>
      <w:proofErr w:type="spellEnd"/>
      <w:r w:rsidR="00D05B47">
        <w:rPr>
          <w:rStyle w:val="tlid-translation"/>
          <w:rFonts w:ascii="Times New Roman" w:hAnsi="Times New Roman" w:cs="Times New Roman"/>
          <w:sz w:val="28"/>
          <w:szCs w:val="28"/>
        </w:rPr>
        <w:t xml:space="preserve"> и </w:t>
      </w:r>
      <w:r w:rsidR="00D05B47" w:rsidRPr="00D05B47">
        <w:rPr>
          <w:rStyle w:val="tlid-translation"/>
          <w:rFonts w:ascii="Times New Roman" w:hAnsi="Times New Roman" w:cs="Times New Roman"/>
          <w:sz w:val="28"/>
          <w:szCs w:val="28"/>
        </w:rPr>
        <w:t xml:space="preserve">Лео </w:t>
      </w:r>
      <w:proofErr w:type="spellStart"/>
      <w:r w:rsidR="00D05B47" w:rsidRPr="00D05B47">
        <w:rPr>
          <w:rStyle w:val="tlid-translation"/>
          <w:rFonts w:ascii="Times New Roman" w:hAnsi="Times New Roman" w:cs="Times New Roman"/>
          <w:sz w:val="28"/>
          <w:szCs w:val="28"/>
        </w:rPr>
        <w:t>Брейман</w:t>
      </w:r>
      <w:r w:rsidR="00D05B47">
        <w:rPr>
          <w:rStyle w:val="tlid-translation"/>
          <w:rFonts w:ascii="Times New Roman" w:hAnsi="Times New Roman" w:cs="Times New Roman"/>
          <w:sz w:val="28"/>
          <w:szCs w:val="28"/>
        </w:rPr>
        <w:t>ом</w:t>
      </w:r>
      <w:proofErr w:type="spellEnd"/>
      <w:r w:rsidR="00D05B47">
        <w:rPr>
          <w:rStyle w:val="tlid-translation"/>
          <w:rFonts w:ascii="Times New Roman" w:hAnsi="Times New Roman" w:cs="Times New Roman"/>
          <w:sz w:val="28"/>
          <w:szCs w:val="28"/>
        </w:rPr>
        <w:t>, которые добавили в алгоритм метод случайных подпространств</w:t>
      </w:r>
      <w:r w:rsidR="00A1389E">
        <w:rPr>
          <w:rStyle w:val="a9"/>
          <w:rFonts w:ascii="Times New Roman" w:hAnsi="Times New Roman" w:cs="Times New Roman"/>
          <w:sz w:val="28"/>
          <w:szCs w:val="28"/>
        </w:rPr>
        <w:footnoteReference w:id="10"/>
      </w:r>
      <w:r w:rsidR="00D05B47">
        <w:rPr>
          <w:rStyle w:val="tlid-translation"/>
          <w:rFonts w:ascii="Times New Roman" w:hAnsi="Times New Roman" w:cs="Times New Roman"/>
          <w:sz w:val="28"/>
          <w:szCs w:val="28"/>
        </w:rPr>
        <w:t>. Этот метод предполагает обучение деревьев на различных подмножествах признакового описания объектов, которые выделяются случайным образом.</w:t>
      </w:r>
      <w:r w:rsidR="00A1389E">
        <w:rPr>
          <w:rStyle w:val="tlid-translation"/>
          <w:rFonts w:ascii="Times New Roman" w:hAnsi="Times New Roman" w:cs="Times New Roman"/>
          <w:sz w:val="28"/>
          <w:szCs w:val="28"/>
        </w:rPr>
        <w:t xml:space="preserve"> Итоговый вариант алгоритма получил название случайного леса.</w:t>
      </w:r>
    </w:p>
    <w:p w14:paraId="5037D6FF" w14:textId="77777777" w:rsidR="006402DA" w:rsidRDefault="006402DA" w:rsidP="006402DA">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 xml:space="preserve">Как уже было сказано выше, при решении данной задачи классификации требуется не просто предсказать метку класса, но получить вероятность соответствующей метки, на основе которой будет строиться рейтинговая шкала. Линейные модели, например логистическая регрессия, описанная выше, дают неплохие оценки вероятности принадлежности объекта к классу. Однако нелинейные </w:t>
      </w:r>
      <w:r w:rsidRPr="00616D3F">
        <w:rPr>
          <w:rStyle w:val="tlid-translation"/>
          <w:rFonts w:ascii="Times New Roman" w:eastAsiaTheme="minorHAnsi" w:hAnsi="Times New Roman" w:cs="Times New Roman"/>
          <w:sz w:val="28"/>
          <w:szCs w:val="28"/>
          <w:lang w:eastAsia="en-US"/>
        </w:rPr>
        <w:t>модели могут давать плохие оценки вероятностей класса</w:t>
      </w:r>
      <w:r>
        <w:rPr>
          <w:rStyle w:val="tlid-translation"/>
          <w:rFonts w:ascii="Times New Roman" w:eastAsiaTheme="minorHAnsi" w:hAnsi="Times New Roman" w:cs="Times New Roman"/>
          <w:sz w:val="28"/>
          <w:szCs w:val="28"/>
          <w:lang w:eastAsia="en-US"/>
        </w:rPr>
        <w:t>. Следовательно, их необходимо калибровать.</w:t>
      </w:r>
    </w:p>
    <w:p w14:paraId="3F9C6B3F" w14:textId="6478CE78" w:rsidR="006402DA" w:rsidRDefault="006402DA" w:rsidP="006402DA">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sidRPr="00616D3F">
        <w:rPr>
          <w:rStyle w:val="tlid-translation"/>
          <w:rFonts w:ascii="Times New Roman" w:eastAsiaTheme="minorHAnsi" w:hAnsi="Times New Roman" w:cs="Times New Roman"/>
          <w:sz w:val="28"/>
          <w:szCs w:val="28"/>
          <w:lang w:eastAsia="en-US"/>
        </w:rPr>
        <w:lastRenderedPageBreak/>
        <w:t xml:space="preserve">Хорошо откалиброванные классификаторы </w:t>
      </w:r>
      <w:r>
        <w:rPr>
          <w:rStyle w:val="tlid-translation"/>
          <w:rFonts w:ascii="Times New Roman" w:eastAsiaTheme="minorHAnsi" w:hAnsi="Times New Roman" w:cs="Times New Roman"/>
          <w:sz w:val="28"/>
          <w:szCs w:val="28"/>
          <w:lang w:eastAsia="en-US"/>
        </w:rPr>
        <w:t xml:space="preserve">– </w:t>
      </w:r>
      <w:r w:rsidRPr="00616D3F">
        <w:rPr>
          <w:rStyle w:val="tlid-translation"/>
          <w:rFonts w:ascii="Times New Roman" w:eastAsiaTheme="minorHAnsi" w:hAnsi="Times New Roman" w:cs="Times New Roman"/>
          <w:sz w:val="28"/>
          <w:szCs w:val="28"/>
          <w:lang w:eastAsia="en-US"/>
        </w:rPr>
        <w:t xml:space="preserve">это вероятностные классификаторы, для которых выходные данные метода прогнозирования могут напрямую интерпретироваться как уровень достоверности. Например, хорошо откалиброванный классификатор должен классифицировать </w:t>
      </w:r>
      <w:r>
        <w:rPr>
          <w:rStyle w:val="tlid-translation"/>
          <w:rFonts w:ascii="Times New Roman" w:eastAsiaTheme="minorHAnsi" w:hAnsi="Times New Roman" w:cs="Times New Roman"/>
          <w:sz w:val="28"/>
          <w:szCs w:val="28"/>
          <w:lang w:eastAsia="en-US"/>
        </w:rPr>
        <w:t xml:space="preserve">объекты </w:t>
      </w:r>
      <w:r w:rsidRPr="00616D3F">
        <w:rPr>
          <w:rStyle w:val="tlid-translation"/>
          <w:rFonts w:ascii="Times New Roman" w:eastAsiaTheme="minorHAnsi" w:hAnsi="Times New Roman" w:cs="Times New Roman"/>
          <w:sz w:val="28"/>
          <w:szCs w:val="28"/>
          <w:lang w:eastAsia="en-US"/>
        </w:rPr>
        <w:t xml:space="preserve">выборки так, чтобы среди </w:t>
      </w:r>
      <w:r>
        <w:rPr>
          <w:rStyle w:val="tlid-translation"/>
          <w:rFonts w:ascii="Times New Roman" w:eastAsiaTheme="minorHAnsi" w:hAnsi="Times New Roman" w:cs="Times New Roman"/>
          <w:sz w:val="28"/>
          <w:szCs w:val="28"/>
          <w:lang w:eastAsia="en-US"/>
        </w:rPr>
        <w:t>тех объектов</w:t>
      </w:r>
      <w:r w:rsidRPr="00616D3F">
        <w:rPr>
          <w:rStyle w:val="tlid-translation"/>
          <w:rFonts w:ascii="Times New Roman" w:eastAsiaTheme="minorHAnsi" w:hAnsi="Times New Roman" w:cs="Times New Roman"/>
          <w:sz w:val="28"/>
          <w:szCs w:val="28"/>
          <w:lang w:eastAsia="en-US"/>
        </w:rPr>
        <w:t xml:space="preserve">, для которых он дал значение предиката близкое к 0,8, примерно 80% </w:t>
      </w:r>
      <w:r>
        <w:rPr>
          <w:rStyle w:val="tlid-translation"/>
          <w:rFonts w:ascii="Times New Roman" w:eastAsiaTheme="minorHAnsi" w:hAnsi="Times New Roman" w:cs="Times New Roman"/>
          <w:sz w:val="28"/>
          <w:szCs w:val="28"/>
          <w:lang w:eastAsia="en-US"/>
        </w:rPr>
        <w:t xml:space="preserve">объектов </w:t>
      </w:r>
      <w:r w:rsidRPr="00616D3F">
        <w:rPr>
          <w:rStyle w:val="tlid-translation"/>
          <w:rFonts w:ascii="Times New Roman" w:eastAsiaTheme="minorHAnsi" w:hAnsi="Times New Roman" w:cs="Times New Roman"/>
          <w:sz w:val="28"/>
          <w:szCs w:val="28"/>
          <w:lang w:eastAsia="en-US"/>
        </w:rPr>
        <w:t>фактически принадлежали</w:t>
      </w:r>
      <w:r>
        <w:rPr>
          <w:rStyle w:val="tlid-translation"/>
          <w:rFonts w:ascii="Times New Roman" w:eastAsiaTheme="minorHAnsi" w:hAnsi="Times New Roman" w:cs="Times New Roman"/>
          <w:sz w:val="28"/>
          <w:szCs w:val="28"/>
          <w:lang w:eastAsia="en-US"/>
        </w:rPr>
        <w:t xml:space="preserve"> к</w:t>
      </w:r>
      <w:r w:rsidRPr="00616D3F">
        <w:rPr>
          <w:rStyle w:val="tlid-translation"/>
          <w:rFonts w:ascii="Times New Roman" w:eastAsiaTheme="minorHAnsi" w:hAnsi="Times New Roman" w:cs="Times New Roman"/>
          <w:sz w:val="28"/>
          <w:szCs w:val="28"/>
          <w:lang w:eastAsia="en-US"/>
        </w:rPr>
        <w:t xml:space="preserve"> положительному классу. Следующий график сравнивает, насколько хорошо откалиброваны вероятностные прогнозы различных классификаторов:</w:t>
      </w:r>
    </w:p>
    <w:p w14:paraId="6ECB1472" w14:textId="77777777" w:rsidR="006402DA" w:rsidRDefault="006402DA" w:rsidP="006402DA">
      <w:pPr>
        <w:autoSpaceDE w:val="0"/>
        <w:autoSpaceDN w:val="0"/>
        <w:adjustRightInd w:val="0"/>
        <w:spacing w:after="0" w:line="360" w:lineRule="auto"/>
        <w:jc w:val="center"/>
        <w:rPr>
          <w:rStyle w:val="tlid-translation"/>
          <w:rFonts w:ascii="Times New Roman" w:eastAsiaTheme="minorHAnsi" w:hAnsi="Times New Roman" w:cs="Times New Roman"/>
          <w:sz w:val="28"/>
          <w:szCs w:val="28"/>
          <w:lang w:eastAsia="en-US"/>
        </w:rPr>
      </w:pPr>
      <w:r w:rsidRPr="00616D3F">
        <w:rPr>
          <w:rStyle w:val="tlid-translation"/>
          <w:rFonts w:ascii="Times New Roman" w:eastAsiaTheme="minorHAnsi" w:hAnsi="Times New Roman" w:cs="Times New Roman"/>
          <w:noProof/>
          <w:sz w:val="28"/>
          <w:szCs w:val="28"/>
          <w:lang w:eastAsia="en-US"/>
        </w:rPr>
        <w:drawing>
          <wp:inline distT="0" distB="0" distL="0" distR="0" wp14:anchorId="2C692277" wp14:editId="585BFC68">
            <wp:extent cx="4228123" cy="2799563"/>
            <wp:effectExtent l="0" t="0" r="127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5008" cy="2810743"/>
                    </a:xfrm>
                    <a:prstGeom prst="rect">
                      <a:avLst/>
                    </a:prstGeom>
                  </pic:spPr>
                </pic:pic>
              </a:graphicData>
            </a:graphic>
          </wp:inline>
        </w:drawing>
      </w:r>
    </w:p>
    <w:p w14:paraId="7FDC3AF8" w14:textId="77777777" w:rsidR="006402DA" w:rsidRDefault="006402DA" w:rsidP="006402DA">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 xml:space="preserve">Из рисунка видно, что алгоритм случайного леса </w:t>
      </w:r>
      <w:r w:rsidRPr="00616D3F">
        <w:rPr>
          <w:rStyle w:val="tlid-translation"/>
          <w:rFonts w:ascii="Times New Roman" w:eastAsiaTheme="minorHAnsi" w:hAnsi="Times New Roman" w:cs="Times New Roman"/>
          <w:sz w:val="28"/>
          <w:szCs w:val="28"/>
          <w:lang w:eastAsia="en-US"/>
        </w:rPr>
        <w:t>показывает пики вероятнос</w:t>
      </w:r>
      <w:r>
        <w:rPr>
          <w:rStyle w:val="tlid-translation"/>
          <w:rFonts w:ascii="Times New Roman" w:eastAsiaTheme="minorHAnsi" w:hAnsi="Times New Roman" w:cs="Times New Roman"/>
          <w:sz w:val="28"/>
          <w:szCs w:val="28"/>
          <w:lang w:eastAsia="en-US"/>
        </w:rPr>
        <w:t>тей</w:t>
      </w:r>
      <w:r w:rsidRPr="00616D3F">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в районе 20%</w:t>
      </w:r>
      <w:r w:rsidRPr="00616D3F">
        <w:rPr>
          <w:rStyle w:val="tlid-translation"/>
          <w:rFonts w:ascii="Times New Roman" w:eastAsiaTheme="minorHAnsi" w:hAnsi="Times New Roman" w:cs="Times New Roman"/>
          <w:sz w:val="28"/>
          <w:szCs w:val="28"/>
          <w:lang w:eastAsia="en-US"/>
        </w:rPr>
        <w:t xml:space="preserve"> и </w:t>
      </w:r>
      <w:r>
        <w:rPr>
          <w:rStyle w:val="tlid-translation"/>
          <w:rFonts w:ascii="Times New Roman" w:eastAsiaTheme="minorHAnsi" w:hAnsi="Times New Roman" w:cs="Times New Roman"/>
          <w:sz w:val="28"/>
          <w:szCs w:val="28"/>
          <w:lang w:eastAsia="en-US"/>
        </w:rPr>
        <w:t>90%</w:t>
      </w:r>
      <w:r w:rsidRPr="00616D3F">
        <w:rPr>
          <w:rStyle w:val="tlid-translation"/>
          <w:rFonts w:ascii="Times New Roman" w:eastAsiaTheme="minorHAnsi" w:hAnsi="Times New Roman" w:cs="Times New Roman"/>
          <w:sz w:val="28"/>
          <w:szCs w:val="28"/>
          <w:lang w:eastAsia="en-US"/>
        </w:rPr>
        <w:t xml:space="preserve">, в то время как вероятности, близкие к 0 или 1, очень редки. Объяснение этому дают </w:t>
      </w:r>
      <w:proofErr w:type="spellStart"/>
      <w:r w:rsidRPr="00616D3F">
        <w:rPr>
          <w:rStyle w:val="tlid-translation"/>
          <w:rFonts w:ascii="Times New Roman" w:eastAsiaTheme="minorHAnsi" w:hAnsi="Times New Roman" w:cs="Times New Roman"/>
          <w:sz w:val="28"/>
          <w:szCs w:val="28"/>
          <w:lang w:eastAsia="en-US"/>
        </w:rPr>
        <w:t>Niculescu-Mizil</w:t>
      </w:r>
      <w:proofErr w:type="spellEnd"/>
      <w:r w:rsidRPr="00616D3F">
        <w:rPr>
          <w:rStyle w:val="tlid-translation"/>
          <w:rFonts w:ascii="Times New Roman" w:eastAsiaTheme="minorHAnsi" w:hAnsi="Times New Roman" w:cs="Times New Roman"/>
          <w:sz w:val="28"/>
          <w:szCs w:val="28"/>
          <w:lang w:eastAsia="en-US"/>
        </w:rPr>
        <w:t xml:space="preserve"> и </w:t>
      </w:r>
      <w:proofErr w:type="spellStart"/>
      <w:r w:rsidRPr="00616D3F">
        <w:rPr>
          <w:rStyle w:val="tlid-translation"/>
          <w:rFonts w:ascii="Times New Roman" w:eastAsiaTheme="minorHAnsi" w:hAnsi="Times New Roman" w:cs="Times New Roman"/>
          <w:sz w:val="28"/>
          <w:szCs w:val="28"/>
          <w:lang w:eastAsia="en-US"/>
        </w:rPr>
        <w:t>Caruana</w:t>
      </w:r>
      <w:proofErr w:type="spellEnd"/>
      <w:r>
        <w:rPr>
          <w:rStyle w:val="a9"/>
          <w:rFonts w:ascii="Times New Roman" w:eastAsiaTheme="minorHAnsi" w:hAnsi="Times New Roman" w:cs="Times New Roman"/>
          <w:sz w:val="28"/>
          <w:szCs w:val="28"/>
          <w:lang w:eastAsia="en-US"/>
        </w:rPr>
        <w:footnoteReference w:id="11"/>
      </w:r>
      <w:r w:rsidRPr="00616D3F">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в своих работах.</w:t>
      </w:r>
      <w:r w:rsidRPr="00616D3F">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У таких алгоритмов</w:t>
      </w:r>
      <w:r w:rsidRPr="00616D3F">
        <w:rPr>
          <w:rStyle w:val="tlid-translation"/>
          <w:rFonts w:ascii="Times New Roman" w:eastAsiaTheme="minorHAnsi" w:hAnsi="Times New Roman" w:cs="Times New Roman"/>
          <w:sz w:val="28"/>
          <w:szCs w:val="28"/>
          <w:lang w:eastAsia="en-US"/>
        </w:rPr>
        <w:t xml:space="preserve">, как </w:t>
      </w:r>
      <w:r>
        <w:rPr>
          <w:rStyle w:val="tlid-translation"/>
          <w:rFonts w:ascii="Times New Roman" w:eastAsiaTheme="minorHAnsi" w:hAnsi="Times New Roman" w:cs="Times New Roman"/>
          <w:sz w:val="28"/>
          <w:szCs w:val="28"/>
          <w:lang w:eastAsia="en-US"/>
        </w:rPr>
        <w:t>бэггинг</w:t>
      </w:r>
      <w:r w:rsidRPr="00616D3F">
        <w:rPr>
          <w:rStyle w:val="tlid-translation"/>
          <w:rFonts w:ascii="Times New Roman" w:eastAsiaTheme="minorHAnsi" w:hAnsi="Times New Roman" w:cs="Times New Roman"/>
          <w:sz w:val="28"/>
          <w:szCs w:val="28"/>
          <w:lang w:eastAsia="en-US"/>
        </w:rPr>
        <w:t xml:space="preserve"> и случайные леса, которые усредняют прогнозы базового набора моделей, могут </w:t>
      </w:r>
      <w:r>
        <w:rPr>
          <w:rStyle w:val="tlid-translation"/>
          <w:rFonts w:ascii="Times New Roman" w:eastAsiaTheme="minorHAnsi" w:hAnsi="Times New Roman" w:cs="Times New Roman"/>
          <w:sz w:val="28"/>
          <w:szCs w:val="28"/>
          <w:lang w:eastAsia="en-US"/>
        </w:rPr>
        <w:t xml:space="preserve">возникать </w:t>
      </w:r>
      <w:r w:rsidRPr="00616D3F">
        <w:rPr>
          <w:rStyle w:val="tlid-translation"/>
          <w:rFonts w:ascii="Times New Roman" w:eastAsiaTheme="minorHAnsi" w:hAnsi="Times New Roman" w:cs="Times New Roman"/>
          <w:sz w:val="28"/>
          <w:szCs w:val="28"/>
          <w:lang w:eastAsia="en-US"/>
        </w:rPr>
        <w:t xml:space="preserve">трудности при прогнозировании </w:t>
      </w:r>
      <w:r>
        <w:rPr>
          <w:rStyle w:val="tlid-translation"/>
          <w:rFonts w:ascii="Times New Roman" w:eastAsiaTheme="minorHAnsi" w:hAnsi="Times New Roman" w:cs="Times New Roman"/>
          <w:sz w:val="28"/>
          <w:szCs w:val="28"/>
          <w:lang w:eastAsia="en-US"/>
        </w:rPr>
        <w:t xml:space="preserve">вероятностей классов </w:t>
      </w:r>
      <w:r w:rsidRPr="00616D3F">
        <w:rPr>
          <w:rStyle w:val="tlid-translation"/>
          <w:rFonts w:ascii="Times New Roman" w:eastAsiaTheme="minorHAnsi" w:hAnsi="Times New Roman" w:cs="Times New Roman"/>
          <w:sz w:val="28"/>
          <w:szCs w:val="28"/>
          <w:lang w:eastAsia="en-US"/>
        </w:rPr>
        <w:t>около 0 и 1</w:t>
      </w:r>
      <w:r>
        <w:rPr>
          <w:rStyle w:val="tlid-translation"/>
          <w:rFonts w:ascii="Times New Roman" w:eastAsiaTheme="minorHAnsi" w:hAnsi="Times New Roman" w:cs="Times New Roman"/>
          <w:sz w:val="28"/>
          <w:szCs w:val="28"/>
          <w:lang w:eastAsia="en-US"/>
        </w:rPr>
        <w:t>. Эта проблема возникает в следствие того, что дисперсия предиктов</w:t>
      </w:r>
      <w:r w:rsidRPr="00616D3F">
        <w:rPr>
          <w:rStyle w:val="tlid-translation"/>
          <w:rFonts w:ascii="Times New Roman" w:eastAsiaTheme="minorHAnsi" w:hAnsi="Times New Roman" w:cs="Times New Roman"/>
          <w:sz w:val="28"/>
          <w:szCs w:val="28"/>
          <w:lang w:eastAsia="en-US"/>
        </w:rPr>
        <w:t xml:space="preserve"> базовых модел</w:t>
      </w:r>
      <w:r>
        <w:rPr>
          <w:rStyle w:val="tlid-translation"/>
          <w:rFonts w:ascii="Times New Roman" w:eastAsiaTheme="minorHAnsi" w:hAnsi="Times New Roman" w:cs="Times New Roman"/>
          <w:sz w:val="28"/>
          <w:szCs w:val="28"/>
          <w:lang w:eastAsia="en-US"/>
        </w:rPr>
        <w:t>ей</w:t>
      </w:r>
      <w:r w:rsidRPr="00616D3F">
        <w:rPr>
          <w:rStyle w:val="tlid-translation"/>
          <w:rFonts w:ascii="Times New Roman" w:eastAsiaTheme="minorHAnsi" w:hAnsi="Times New Roman" w:cs="Times New Roman"/>
          <w:sz w:val="28"/>
          <w:szCs w:val="28"/>
          <w:lang w:eastAsia="en-US"/>
        </w:rPr>
        <w:t xml:space="preserve"> смеща</w:t>
      </w:r>
      <w:r>
        <w:rPr>
          <w:rStyle w:val="tlid-translation"/>
          <w:rFonts w:ascii="Times New Roman" w:eastAsiaTheme="minorHAnsi" w:hAnsi="Times New Roman" w:cs="Times New Roman"/>
          <w:sz w:val="28"/>
          <w:szCs w:val="28"/>
          <w:lang w:eastAsia="en-US"/>
        </w:rPr>
        <w:t>ет</w:t>
      </w:r>
      <w:r w:rsidRPr="00616D3F">
        <w:rPr>
          <w:rStyle w:val="tlid-translation"/>
          <w:rFonts w:ascii="Times New Roman" w:eastAsiaTheme="minorHAnsi" w:hAnsi="Times New Roman" w:cs="Times New Roman"/>
          <w:sz w:val="28"/>
          <w:szCs w:val="28"/>
          <w:lang w:eastAsia="en-US"/>
        </w:rPr>
        <w:t xml:space="preserve"> прогнозы </w:t>
      </w:r>
      <w:r>
        <w:rPr>
          <w:rStyle w:val="tlid-translation"/>
          <w:rFonts w:ascii="Times New Roman" w:eastAsiaTheme="minorHAnsi" w:hAnsi="Times New Roman" w:cs="Times New Roman"/>
          <w:sz w:val="28"/>
          <w:szCs w:val="28"/>
          <w:lang w:eastAsia="en-US"/>
        </w:rPr>
        <w:t>от 0 и 1</w:t>
      </w:r>
      <w:r w:rsidRPr="00616D3F">
        <w:rPr>
          <w:rStyle w:val="tlid-translation"/>
          <w:rFonts w:ascii="Times New Roman" w:eastAsiaTheme="minorHAnsi" w:hAnsi="Times New Roman" w:cs="Times New Roman"/>
          <w:sz w:val="28"/>
          <w:szCs w:val="28"/>
          <w:lang w:eastAsia="en-US"/>
        </w:rPr>
        <w:t xml:space="preserve">. Например, если модель должна прогнозировать </w:t>
      </w:r>
      <w:r>
        <w:rPr>
          <w:rStyle w:val="tlid-translation"/>
          <w:rFonts w:ascii="Times New Roman" w:eastAsiaTheme="minorHAnsi" w:hAnsi="Times New Roman" w:cs="Times New Roman"/>
          <w:sz w:val="28"/>
          <w:szCs w:val="28"/>
          <w:lang w:eastAsia="en-US"/>
        </w:rPr>
        <w:t xml:space="preserve">вероятность класса равную </w:t>
      </w:r>
      <w:r w:rsidRPr="00616D3F">
        <w:rPr>
          <w:rStyle w:val="tlid-translation"/>
          <w:rFonts w:ascii="Times New Roman" w:eastAsiaTheme="minorHAnsi" w:hAnsi="Times New Roman" w:cs="Times New Roman"/>
          <w:sz w:val="28"/>
          <w:szCs w:val="28"/>
          <w:lang w:eastAsia="en-US"/>
        </w:rPr>
        <w:t>0,</w:t>
      </w:r>
      <w:r>
        <w:rPr>
          <w:rStyle w:val="tlid-translation"/>
          <w:rFonts w:ascii="Times New Roman" w:eastAsiaTheme="minorHAnsi" w:hAnsi="Times New Roman" w:cs="Times New Roman"/>
          <w:sz w:val="28"/>
          <w:szCs w:val="28"/>
          <w:lang w:eastAsia="en-US"/>
        </w:rPr>
        <w:t xml:space="preserve"> то</w:t>
      </w:r>
      <w:r w:rsidRPr="00616D3F">
        <w:rPr>
          <w:rStyle w:val="tlid-translation"/>
          <w:rFonts w:ascii="Times New Roman" w:eastAsiaTheme="minorHAnsi" w:hAnsi="Times New Roman" w:cs="Times New Roman"/>
          <w:sz w:val="28"/>
          <w:szCs w:val="28"/>
          <w:lang w:eastAsia="en-US"/>
        </w:rPr>
        <w:t xml:space="preserve"> единственный способ, которым </w:t>
      </w:r>
      <w:r>
        <w:rPr>
          <w:rStyle w:val="tlid-translation"/>
          <w:rFonts w:ascii="Times New Roman" w:eastAsiaTheme="minorHAnsi" w:hAnsi="Times New Roman" w:cs="Times New Roman"/>
          <w:sz w:val="28"/>
          <w:szCs w:val="28"/>
          <w:lang w:eastAsia="en-US"/>
        </w:rPr>
        <w:t>она может быть</w:t>
      </w:r>
      <w:r w:rsidRPr="00616D3F">
        <w:rPr>
          <w:rStyle w:val="tlid-translation"/>
          <w:rFonts w:ascii="Times New Roman" w:eastAsiaTheme="minorHAnsi" w:hAnsi="Times New Roman" w:cs="Times New Roman"/>
          <w:sz w:val="28"/>
          <w:szCs w:val="28"/>
          <w:lang w:eastAsia="en-US"/>
        </w:rPr>
        <w:t xml:space="preserve"> достигнута</w:t>
      </w:r>
      <w:r>
        <w:rPr>
          <w:rStyle w:val="tlid-translation"/>
          <w:rFonts w:ascii="Times New Roman" w:eastAsiaTheme="minorHAnsi" w:hAnsi="Times New Roman" w:cs="Times New Roman"/>
          <w:sz w:val="28"/>
          <w:szCs w:val="28"/>
          <w:lang w:eastAsia="en-US"/>
        </w:rPr>
        <w:t xml:space="preserve"> –</w:t>
      </w:r>
      <w:r w:rsidRPr="00616D3F">
        <w:rPr>
          <w:rStyle w:val="tlid-translation"/>
          <w:rFonts w:ascii="Times New Roman" w:eastAsiaTheme="minorHAnsi" w:hAnsi="Times New Roman" w:cs="Times New Roman"/>
          <w:sz w:val="28"/>
          <w:szCs w:val="28"/>
          <w:lang w:eastAsia="en-US"/>
        </w:rPr>
        <w:t xml:space="preserve"> это </w:t>
      </w:r>
      <w:r w:rsidRPr="00616D3F">
        <w:rPr>
          <w:rStyle w:val="tlid-translation"/>
          <w:rFonts w:ascii="Times New Roman" w:eastAsiaTheme="minorHAnsi" w:hAnsi="Times New Roman" w:cs="Times New Roman"/>
          <w:sz w:val="28"/>
          <w:szCs w:val="28"/>
          <w:lang w:eastAsia="en-US"/>
        </w:rPr>
        <w:lastRenderedPageBreak/>
        <w:t xml:space="preserve">если все деревья в мешках предсказывают ноль. </w:t>
      </w:r>
      <w:r>
        <w:rPr>
          <w:rStyle w:val="tlid-translation"/>
          <w:rFonts w:ascii="Times New Roman" w:eastAsiaTheme="minorHAnsi" w:hAnsi="Times New Roman" w:cs="Times New Roman"/>
          <w:sz w:val="28"/>
          <w:szCs w:val="28"/>
          <w:lang w:eastAsia="en-US"/>
        </w:rPr>
        <w:t>Однако если вспомнить суть алгоритма случайного леса, в котором каждое дерево обучается на бутстрапированной выборке и на случайном подпространстве признакового описания объекта, то вполне очевидно, что вероятность того, что хотя бы один из базовых алгоритмов проголосует за 1, тем самым сдвинув среднее предсказание ансамбля от 0, достаточно высока.</w:t>
      </w:r>
      <w:r w:rsidRPr="00616D3F">
        <w:rPr>
          <w:rStyle w:val="tlid-translation"/>
          <w:rFonts w:ascii="Times New Roman" w:eastAsiaTheme="minorHAnsi" w:hAnsi="Times New Roman" w:cs="Times New Roman"/>
          <w:sz w:val="28"/>
          <w:szCs w:val="28"/>
          <w:lang w:eastAsia="en-US"/>
        </w:rPr>
        <w:t xml:space="preserve"> В результате калибровочная кривая, также называемая диаграммой надежности</w:t>
      </w:r>
      <w:r>
        <w:rPr>
          <w:rStyle w:val="a9"/>
          <w:rFonts w:ascii="Times New Roman" w:eastAsiaTheme="minorHAnsi" w:hAnsi="Times New Roman" w:cs="Times New Roman"/>
          <w:sz w:val="28"/>
          <w:szCs w:val="28"/>
          <w:lang w:eastAsia="en-US"/>
        </w:rPr>
        <w:footnoteReference w:id="12"/>
      </w:r>
      <w:r w:rsidRPr="00616D3F">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имеет</w:t>
      </w:r>
      <w:r w:rsidRPr="00616D3F">
        <w:rPr>
          <w:rStyle w:val="tlid-translation"/>
          <w:rFonts w:ascii="Times New Roman" w:eastAsiaTheme="minorHAnsi" w:hAnsi="Times New Roman" w:cs="Times New Roman"/>
          <w:sz w:val="28"/>
          <w:szCs w:val="28"/>
          <w:lang w:eastAsia="en-US"/>
        </w:rPr>
        <w:t xml:space="preserve"> характерную сигмовидную форму, указывая на то, что классификатор может больше доверять своей «интуиции» и возвращать вероятности ближе к 0 или 1.</w:t>
      </w:r>
    </w:p>
    <w:p w14:paraId="3ECF291D" w14:textId="77777777" w:rsidR="006402DA" w:rsidRPr="00090529" w:rsidRDefault="006402DA" w:rsidP="006402DA">
      <w:pPr>
        <w:autoSpaceDE w:val="0"/>
        <w:autoSpaceDN w:val="0"/>
        <w:adjustRightInd w:val="0"/>
        <w:spacing w:after="0" w:line="360" w:lineRule="auto"/>
        <w:ind w:firstLine="720"/>
        <w:jc w:val="both"/>
        <w:rPr>
          <w:rStyle w:val="tlid-translation"/>
          <w:rFonts w:ascii="Segoe UI" w:hAnsi="Segoe UI" w:cs="Segoe UI"/>
          <w:color w:val="212529"/>
          <w:shd w:val="clear" w:color="auto" w:fill="FFFFFF"/>
        </w:rPr>
      </w:pPr>
      <w:r w:rsidRPr="006402DA">
        <w:rPr>
          <w:rStyle w:val="tlid-translation"/>
          <w:rFonts w:ascii="Times New Roman" w:eastAsiaTheme="minorHAnsi" w:hAnsi="Times New Roman" w:cs="Times New Roman"/>
          <w:sz w:val="28"/>
          <w:szCs w:val="28"/>
          <w:lang w:eastAsia="en-US"/>
        </w:rPr>
        <w:t xml:space="preserve">Выделяют два подхода для калибровки вероятностных прогнозов, а именно параметрический подход, основанный на сигмоидальной модели </w:t>
      </w:r>
      <w:proofErr w:type="spellStart"/>
      <w:r w:rsidRPr="006402DA">
        <w:rPr>
          <w:rStyle w:val="tlid-translation"/>
          <w:rFonts w:ascii="Times New Roman" w:eastAsiaTheme="minorHAnsi" w:hAnsi="Times New Roman" w:cs="Times New Roman"/>
          <w:sz w:val="28"/>
          <w:szCs w:val="28"/>
          <w:lang w:eastAsia="en-US"/>
        </w:rPr>
        <w:t>Платта</w:t>
      </w:r>
      <w:proofErr w:type="spellEnd"/>
      <w:r w:rsidRPr="006402DA">
        <w:rPr>
          <w:rStyle w:val="tlid-translation"/>
          <w:rFonts w:ascii="Times New Roman" w:eastAsiaTheme="minorHAnsi" w:hAnsi="Times New Roman" w:cs="Times New Roman"/>
          <w:sz w:val="28"/>
          <w:szCs w:val="28"/>
          <w:lang w:eastAsia="en-US"/>
        </w:rPr>
        <w:footnoteReference w:id="13"/>
      </w:r>
      <w:r w:rsidRPr="006402DA">
        <w:rPr>
          <w:rStyle w:val="tlid-translation"/>
          <w:rFonts w:ascii="Times New Roman" w:eastAsiaTheme="minorHAnsi" w:hAnsi="Times New Roman" w:cs="Times New Roman"/>
          <w:sz w:val="28"/>
          <w:szCs w:val="28"/>
          <w:lang w:eastAsia="en-US"/>
        </w:rPr>
        <w:t xml:space="preserve"> и непараметрический подход, основанный на изотонической регрессии. Оба этих подход реализованы в библиотеке </w:t>
      </w:r>
      <w:proofErr w:type="spellStart"/>
      <w:r w:rsidRPr="006402DA">
        <w:rPr>
          <w:rStyle w:val="tlid-translation"/>
          <w:rFonts w:ascii="Times New Roman" w:eastAsiaTheme="minorHAnsi" w:hAnsi="Times New Roman" w:cs="Times New Roman"/>
          <w:sz w:val="28"/>
          <w:szCs w:val="28"/>
          <w:lang w:eastAsia="en-US"/>
        </w:rPr>
        <w:t>scikit</w:t>
      </w:r>
      <w:proofErr w:type="spellEnd"/>
      <w:r w:rsidRPr="006402DA">
        <w:rPr>
          <w:rStyle w:val="tlid-translation"/>
          <w:rFonts w:ascii="Times New Roman" w:eastAsiaTheme="minorHAnsi" w:hAnsi="Times New Roman" w:cs="Times New Roman"/>
          <w:sz w:val="28"/>
          <w:szCs w:val="28"/>
          <w:lang w:eastAsia="en-US"/>
        </w:rPr>
        <w:t xml:space="preserve"> </w:t>
      </w:r>
      <w:proofErr w:type="spellStart"/>
      <w:r w:rsidRPr="006402DA">
        <w:rPr>
          <w:rStyle w:val="tlid-translation"/>
          <w:rFonts w:ascii="Times New Roman" w:eastAsiaTheme="minorHAnsi" w:hAnsi="Times New Roman" w:cs="Times New Roman"/>
          <w:sz w:val="28"/>
          <w:szCs w:val="28"/>
          <w:lang w:eastAsia="en-US"/>
        </w:rPr>
        <w:t>learn</w:t>
      </w:r>
      <w:proofErr w:type="spellEnd"/>
      <w:r>
        <w:rPr>
          <w:rStyle w:val="a9"/>
          <w:rFonts w:ascii="Segoe UI" w:hAnsi="Segoe UI" w:cs="Segoe UI"/>
          <w:color w:val="212529"/>
          <w:shd w:val="clear" w:color="auto" w:fill="FFFFFF"/>
          <w:lang w:val="en-US"/>
        </w:rPr>
        <w:footnoteReference w:id="14"/>
      </w:r>
    </w:p>
    <w:p w14:paraId="3BE6F404" w14:textId="02DA1D31" w:rsidR="009630FD" w:rsidRPr="007A527F" w:rsidRDefault="009630FD" w:rsidP="000C4806">
      <w:pPr>
        <w:pStyle w:val="2"/>
        <w:spacing w:line="360" w:lineRule="auto"/>
        <w:ind w:firstLine="720"/>
        <w:jc w:val="both"/>
        <w:rPr>
          <w:rStyle w:val="tlid-translation"/>
          <w:rFonts w:ascii="Times New Roman" w:hAnsi="Times New Roman" w:cs="Times New Roman"/>
          <w:sz w:val="28"/>
          <w:szCs w:val="28"/>
        </w:rPr>
      </w:pPr>
      <w:bookmarkStart w:id="544" w:name="_Toc37313185"/>
      <w:ins w:id="545" w:author="Александр Гордеев" w:date="2020-02-29T12:40:00Z">
        <w:r w:rsidRPr="007A527F">
          <w:rPr>
            <w:rStyle w:val="tlid-translation"/>
            <w:rFonts w:ascii="Times New Roman" w:hAnsi="Times New Roman" w:cs="Times New Roman"/>
            <w:sz w:val="28"/>
            <w:szCs w:val="28"/>
          </w:rPr>
          <w:t>1.</w:t>
        </w:r>
      </w:ins>
      <w:r>
        <w:rPr>
          <w:rStyle w:val="tlid-translation"/>
          <w:rFonts w:ascii="Times New Roman" w:hAnsi="Times New Roman" w:cs="Times New Roman"/>
          <w:sz w:val="28"/>
          <w:szCs w:val="28"/>
        </w:rPr>
        <w:t>4</w:t>
      </w:r>
      <w:r w:rsidRPr="007A527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Нел</w:t>
      </w:r>
      <w:r w:rsidRPr="007A527F">
        <w:rPr>
          <w:rStyle w:val="tlid-translation"/>
          <w:rFonts w:ascii="Times New Roman" w:hAnsi="Times New Roman" w:cs="Times New Roman"/>
          <w:sz w:val="28"/>
          <w:szCs w:val="28"/>
        </w:rPr>
        <w:t>инейные методы решения задачи двоичной классификации</w:t>
      </w:r>
      <w:r>
        <w:rPr>
          <w:rStyle w:val="tlid-translation"/>
          <w:rFonts w:ascii="Times New Roman" w:hAnsi="Times New Roman" w:cs="Times New Roman"/>
          <w:sz w:val="28"/>
          <w:szCs w:val="28"/>
        </w:rPr>
        <w:t>, основанные на последовательном обучении</w:t>
      </w:r>
      <w:bookmarkEnd w:id="544"/>
    </w:p>
    <w:p w14:paraId="1D3E4CD9" w14:textId="77777777" w:rsidR="00B7610C" w:rsidRPr="003A592E" w:rsidRDefault="00785BDE" w:rsidP="00B7610C">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Pr>
          <w:rStyle w:val="tlid-translation"/>
          <w:rFonts w:ascii="Times New Roman" w:hAnsi="Times New Roman" w:cs="Times New Roman"/>
          <w:sz w:val="28"/>
          <w:szCs w:val="28"/>
        </w:rPr>
        <w:t>Нелинейный метод решения задачи двоичной классификации, основанный на параллельном обучении и описанный выше, имеет ряд проблем.</w:t>
      </w:r>
      <w:r w:rsidR="003A592E" w:rsidRPr="003A592E">
        <w:rPr>
          <w:rStyle w:val="tlid-translation"/>
          <w:rFonts w:ascii="Times New Roman" w:hAnsi="Times New Roman" w:cs="Times New Roman"/>
          <w:sz w:val="28"/>
          <w:szCs w:val="28"/>
        </w:rPr>
        <w:t xml:space="preserve"> </w:t>
      </w:r>
      <w:r w:rsidR="00B7610C">
        <w:rPr>
          <w:rFonts w:ascii="Times New Roman" w:eastAsiaTheme="minorHAnsi" w:hAnsi="Times New Roman" w:cs="Times New Roman"/>
          <w:sz w:val="28"/>
          <w:szCs w:val="28"/>
          <w:lang w:eastAsia="en-US"/>
        </w:rPr>
        <w:t>Первая</w:t>
      </w:r>
      <w:r w:rsidR="00B7610C" w:rsidRPr="003A592E">
        <w:rPr>
          <w:rFonts w:ascii="Times New Roman" w:eastAsiaTheme="minorHAnsi" w:hAnsi="Times New Roman" w:cs="Times New Roman"/>
          <w:sz w:val="28"/>
          <w:szCs w:val="28"/>
          <w:lang w:eastAsia="en-US"/>
        </w:rPr>
        <w:t xml:space="preserve"> проблема </w:t>
      </w:r>
      <w:r w:rsidR="00B7610C">
        <w:rPr>
          <w:rFonts w:ascii="Times New Roman" w:eastAsiaTheme="minorHAnsi" w:hAnsi="Times New Roman" w:cs="Times New Roman"/>
          <w:sz w:val="28"/>
          <w:szCs w:val="28"/>
          <w:lang w:eastAsia="en-US"/>
        </w:rPr>
        <w:t>заключается в том, что алгоритм случайного леса является ненаправленным жадным алгоритмом, т.е. каждое новое дерево строится отдельно от всех остальных, поэтому для успешной работы алгоритма требуется построение большого числа деревьев.</w:t>
      </w:r>
    </w:p>
    <w:p w14:paraId="3CFC436F" w14:textId="7313846D" w:rsidR="003A592E" w:rsidRDefault="00B7610C" w:rsidP="003A592E">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Вторая проблема вытекает из первой.</w:t>
      </w:r>
      <w:r w:rsidR="00785BDE">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Так как суть</w:t>
      </w:r>
      <w:r w:rsidR="00785BDE">
        <w:rPr>
          <w:rStyle w:val="tlid-translation"/>
          <w:rFonts w:ascii="Times New Roman" w:hAnsi="Times New Roman" w:cs="Times New Roman"/>
          <w:sz w:val="28"/>
          <w:szCs w:val="28"/>
        </w:rPr>
        <w:t xml:space="preserve"> алгоритма заключается в построении большого количества </w:t>
      </w:r>
      <w:r>
        <w:rPr>
          <w:rStyle w:val="tlid-translation"/>
          <w:rFonts w:ascii="Times New Roman" w:hAnsi="Times New Roman" w:cs="Times New Roman"/>
          <w:sz w:val="28"/>
          <w:szCs w:val="28"/>
        </w:rPr>
        <w:t xml:space="preserve">глубоких </w:t>
      </w:r>
      <w:r w:rsidR="00785BDE">
        <w:rPr>
          <w:rStyle w:val="tlid-translation"/>
          <w:rFonts w:ascii="Times New Roman" w:hAnsi="Times New Roman" w:cs="Times New Roman"/>
          <w:sz w:val="28"/>
          <w:szCs w:val="28"/>
        </w:rPr>
        <w:t>переобученных деревьев</w:t>
      </w:r>
      <w:r>
        <w:rPr>
          <w:rStyle w:val="tlid-translation"/>
          <w:rFonts w:ascii="Times New Roman" w:hAnsi="Times New Roman" w:cs="Times New Roman"/>
          <w:sz w:val="28"/>
          <w:szCs w:val="28"/>
        </w:rPr>
        <w:t xml:space="preserve">, это, естественно, требует немалого количества вычислительных </w:t>
      </w:r>
      <w:r>
        <w:rPr>
          <w:rStyle w:val="tlid-translation"/>
          <w:rFonts w:ascii="Times New Roman" w:hAnsi="Times New Roman" w:cs="Times New Roman"/>
          <w:sz w:val="28"/>
          <w:szCs w:val="28"/>
        </w:rPr>
        <w:lastRenderedPageBreak/>
        <w:t>ресурсов, особенно если речь идет о гигантских выборках с большим количество признаков. При этом в данном случае нельзя просто ограничить глубину решающих деревьев, так как это приведет к тому, что алгоритм станет неспособен улавливать сложные связи и закономерности в данных.</w:t>
      </w:r>
    </w:p>
    <w:p w14:paraId="7DBBCEC6" w14:textId="59700384" w:rsidR="003A592E" w:rsidRDefault="003A592E" w:rsidP="003A592E">
      <w:pPr>
        <w:spacing w:after="0" w:line="360" w:lineRule="auto"/>
        <w:jc w:val="center"/>
        <w:rPr>
          <w:rStyle w:val="tlid-translation"/>
          <w:rFonts w:ascii="Times New Roman" w:hAnsi="Times New Roman" w:cs="Times New Roman"/>
          <w:sz w:val="28"/>
          <w:szCs w:val="28"/>
        </w:rPr>
      </w:pPr>
      <w:r w:rsidRPr="003A592E">
        <w:rPr>
          <w:rStyle w:val="tlid-translation"/>
          <w:rFonts w:ascii="Times New Roman" w:hAnsi="Times New Roman" w:cs="Times New Roman"/>
          <w:noProof/>
          <w:sz w:val="28"/>
          <w:szCs w:val="28"/>
        </w:rPr>
        <w:drawing>
          <wp:inline distT="0" distB="0" distL="0" distR="0" wp14:anchorId="7A88C6A4" wp14:editId="374B28FB">
            <wp:extent cx="2467359" cy="2110154"/>
            <wp:effectExtent l="0" t="0" r="952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2488912" cy="2128587"/>
                    </a:xfrm>
                    <a:prstGeom prst="rect">
                      <a:avLst/>
                    </a:prstGeom>
                    <a:noFill/>
                    <a:ln>
                      <a:noFill/>
                    </a:ln>
                  </pic:spPr>
                </pic:pic>
              </a:graphicData>
            </a:graphic>
          </wp:inline>
        </w:drawing>
      </w:r>
    </w:p>
    <w:p w14:paraId="3943D318" w14:textId="167E4395" w:rsidR="003A592E" w:rsidRDefault="003A592E" w:rsidP="003A592E">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Рис. Разделяющая поверхность, которую строит случайный лес, ограниченный по глубине </w:t>
      </w:r>
    </w:p>
    <w:p w14:paraId="3DA674C0" w14:textId="13F639C9" w:rsidR="003A592E" w:rsidRDefault="00B7610C" w:rsidP="00797416">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Одним из вариантов решения проблем, описанных выше, является использование бустинга.</w:t>
      </w:r>
      <w:r w:rsidR="003A592E" w:rsidRPr="003A592E">
        <w:rPr>
          <w:rFonts w:ascii="Times New Roman" w:eastAsiaTheme="minorHAnsi" w:hAnsi="Times New Roman" w:cs="Times New Roman"/>
          <w:sz w:val="28"/>
          <w:szCs w:val="28"/>
          <w:lang w:eastAsia="en-US"/>
        </w:rPr>
        <w:t xml:space="preserve"> </w:t>
      </w:r>
      <w:r w:rsidR="00797416">
        <w:rPr>
          <w:rFonts w:ascii="Times New Roman" w:eastAsiaTheme="minorHAnsi" w:hAnsi="Times New Roman" w:cs="Times New Roman"/>
          <w:sz w:val="28"/>
          <w:szCs w:val="28"/>
          <w:lang w:eastAsia="en-US"/>
        </w:rPr>
        <w:t>Под бустингом понимается подход, в рамках которого базовые алгоритмы строятся друг за другом, а не параллельно, при этом каждый алгоритм настраивается таким образом, чтобы исправлять ошибки построенной композиции в целом.</w:t>
      </w:r>
    </w:p>
    <w:p w14:paraId="344BCC35" w14:textId="1730F5EF" w:rsidR="003A592E" w:rsidRPr="003A592E" w:rsidRDefault="003A592E" w:rsidP="003A592E">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sidRPr="003A592E">
        <w:rPr>
          <w:rFonts w:ascii="Times New Roman" w:eastAsiaTheme="minorHAnsi" w:hAnsi="Times New Roman" w:cs="Times New Roman"/>
          <w:sz w:val="28"/>
          <w:szCs w:val="28"/>
          <w:lang w:eastAsia="en-US"/>
        </w:rPr>
        <w:t>Благодаря тому, что построение композиций в бустинге является направленным, достаточно использовать</w:t>
      </w:r>
      <w:r>
        <w:rPr>
          <w:rFonts w:ascii="Times New Roman" w:eastAsiaTheme="minorHAnsi" w:hAnsi="Times New Roman" w:cs="Times New Roman"/>
          <w:sz w:val="28"/>
          <w:szCs w:val="28"/>
          <w:lang w:eastAsia="en-US"/>
        </w:rPr>
        <w:t xml:space="preserve"> </w:t>
      </w:r>
      <w:r w:rsidRPr="003A592E">
        <w:rPr>
          <w:rFonts w:ascii="Times New Roman" w:eastAsiaTheme="minorHAnsi" w:hAnsi="Times New Roman" w:cs="Times New Roman"/>
          <w:sz w:val="28"/>
          <w:szCs w:val="28"/>
          <w:lang w:eastAsia="en-US"/>
        </w:rPr>
        <w:t>простые базовые алгоритмы, например неглубокие деревья.</w:t>
      </w:r>
    </w:p>
    <w:p w14:paraId="472DE1E7" w14:textId="04BCAABF" w:rsidR="00E84625" w:rsidRDefault="0095542E" w:rsidP="00E84625">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95542E">
        <w:rPr>
          <w:rFonts w:ascii="Times New Roman" w:eastAsiaTheme="minorHAnsi" w:hAnsi="Times New Roman" w:cs="Times New Roman"/>
          <w:sz w:val="28"/>
          <w:szCs w:val="28"/>
          <w:lang w:eastAsia="en-US"/>
        </w:rPr>
        <w:t xml:space="preserve">На примере задачи </w:t>
      </w:r>
      <w:r w:rsidR="00E84625">
        <w:rPr>
          <w:rFonts w:ascii="Times New Roman" w:eastAsiaTheme="minorHAnsi" w:hAnsi="Times New Roman" w:cs="Times New Roman"/>
          <w:sz w:val="28"/>
          <w:szCs w:val="28"/>
          <w:lang w:eastAsia="en-US"/>
        </w:rPr>
        <w:t>классификации</w:t>
      </w:r>
      <w:r w:rsidRPr="0095542E">
        <w:rPr>
          <w:rFonts w:ascii="Times New Roman" w:eastAsiaTheme="minorHAnsi" w:hAnsi="Times New Roman" w:cs="Times New Roman"/>
          <w:sz w:val="28"/>
          <w:szCs w:val="28"/>
          <w:lang w:eastAsia="en-US"/>
        </w:rPr>
        <w:t xml:space="preserve"> алгоритм бустинга можно описать следующим образом. </w:t>
      </w:r>
      <w:r w:rsidR="00E84625">
        <w:rPr>
          <w:rFonts w:ascii="Times New Roman" w:eastAsiaTheme="minorHAnsi" w:hAnsi="Times New Roman" w:cs="Times New Roman"/>
          <w:sz w:val="28"/>
          <w:szCs w:val="28"/>
          <w:lang w:eastAsia="en-US"/>
        </w:rPr>
        <w:t xml:space="preserve">Пусть задана функция потерь </w:t>
      </w:r>
      <m:oMath>
        <m:r>
          <w:rPr>
            <w:rFonts w:ascii="Cambria Math" w:eastAsiaTheme="minorHAnsi" w:hAnsi="Cambria Math" w:cs="Times New Roman"/>
            <w:sz w:val="28"/>
            <w:szCs w:val="28"/>
            <w:lang w:eastAsia="en-US"/>
          </w:rPr>
          <m:t>L(y,z)</m:t>
        </m:r>
      </m:oMath>
      <w:r w:rsidR="00E84625">
        <w:rPr>
          <w:rFonts w:ascii="Times New Roman" w:eastAsiaTheme="minorHAnsi" w:hAnsi="Times New Roman" w:cs="Times New Roman"/>
          <w:sz w:val="28"/>
          <w:szCs w:val="28"/>
          <w:lang w:eastAsia="en-US"/>
        </w:rPr>
        <w:t xml:space="preserve">, где </w:t>
      </w:r>
      <w:r w:rsidR="00E84625" w:rsidRPr="00E84625">
        <w:rPr>
          <w:rFonts w:ascii="Times New Roman" w:eastAsiaTheme="minorHAnsi" w:hAnsi="Times New Roman" w:cs="Times New Roman"/>
          <w:sz w:val="28"/>
          <w:szCs w:val="28"/>
          <w:lang w:eastAsia="en-US"/>
        </w:rPr>
        <w:t xml:space="preserve">y </w:t>
      </w:r>
      <w:r w:rsidR="00E84625">
        <w:rPr>
          <w:rFonts w:ascii="Times New Roman" w:eastAsiaTheme="minorHAnsi" w:hAnsi="Times New Roman" w:cs="Times New Roman"/>
          <w:sz w:val="28"/>
          <w:szCs w:val="28"/>
          <w:lang w:eastAsia="en-US"/>
        </w:rPr>
        <w:t>–</w:t>
      </w:r>
      <w:r w:rsidR="00E84625" w:rsidRPr="00E84625">
        <w:rPr>
          <w:rFonts w:ascii="Times New Roman" w:eastAsiaTheme="minorHAnsi" w:hAnsi="Times New Roman" w:cs="Times New Roman"/>
          <w:sz w:val="28"/>
          <w:szCs w:val="28"/>
          <w:lang w:eastAsia="en-US"/>
        </w:rPr>
        <w:t xml:space="preserve"> истинный ответ, z</w:t>
      </w:r>
      <w:r w:rsidR="00E84625">
        <w:rPr>
          <w:rFonts w:ascii="Times New Roman" w:eastAsiaTheme="minorHAnsi" w:hAnsi="Times New Roman" w:cs="Times New Roman"/>
          <w:sz w:val="28"/>
          <w:szCs w:val="28"/>
          <w:lang w:eastAsia="en-US"/>
        </w:rPr>
        <w:t xml:space="preserve"> – </w:t>
      </w:r>
      <w:r w:rsidR="00E84625" w:rsidRPr="00E84625">
        <w:rPr>
          <w:rFonts w:ascii="Times New Roman" w:eastAsiaTheme="minorHAnsi" w:hAnsi="Times New Roman" w:cs="Times New Roman"/>
          <w:sz w:val="28"/>
          <w:szCs w:val="28"/>
          <w:lang w:eastAsia="en-US"/>
        </w:rPr>
        <w:t>прогноз алгоритма на некотором</w:t>
      </w:r>
      <w:r w:rsidR="00E84625">
        <w:rPr>
          <w:rFonts w:ascii="Times New Roman" w:eastAsiaTheme="minorHAnsi" w:hAnsi="Times New Roman" w:cs="Times New Roman"/>
          <w:sz w:val="28"/>
          <w:szCs w:val="28"/>
          <w:lang w:eastAsia="en-US"/>
        </w:rPr>
        <w:t xml:space="preserve"> </w:t>
      </w:r>
      <w:r w:rsidR="00E84625" w:rsidRPr="00E84625">
        <w:rPr>
          <w:rFonts w:ascii="Times New Roman" w:eastAsiaTheme="minorHAnsi" w:hAnsi="Times New Roman" w:cs="Times New Roman"/>
          <w:sz w:val="28"/>
          <w:szCs w:val="28"/>
          <w:lang w:eastAsia="en-US"/>
        </w:rPr>
        <w:t xml:space="preserve">объекте. </w:t>
      </w:r>
      <w:r w:rsidR="00E84625">
        <w:rPr>
          <w:rFonts w:ascii="Times New Roman" w:eastAsiaTheme="minorHAnsi" w:hAnsi="Times New Roman" w:cs="Times New Roman"/>
          <w:sz w:val="28"/>
          <w:szCs w:val="28"/>
          <w:lang w:eastAsia="en-US"/>
        </w:rPr>
        <w:t>В задаче классификации примером функции потерь может быть рассмотренная выше логистическая функция потерь</w:t>
      </w:r>
      <w:r w:rsidR="00E84625" w:rsidRPr="00E84625">
        <w:rPr>
          <w:rFonts w:ascii="Times New Roman" w:eastAsiaTheme="minorHAnsi" w:hAnsi="Times New Roman" w:cs="Times New Roman"/>
          <w:sz w:val="28"/>
          <w:szCs w:val="28"/>
          <w:lang w:eastAsia="en-US"/>
        </w:rPr>
        <w:t>:</w:t>
      </w:r>
    </w:p>
    <w:p w14:paraId="54EF0C65" w14:textId="38006582" w:rsidR="00E84625" w:rsidRDefault="00E84625" w:rsidP="00E84625">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m:oMathPara>
        <m:oMath>
          <m:r>
            <w:rPr>
              <w:rFonts w:ascii="Cambria Math" w:eastAsiaTheme="minorHAnsi" w:hAnsi="Cambria Math" w:cs="Times New Roman"/>
              <w:sz w:val="28"/>
              <w:szCs w:val="28"/>
              <w:lang w:eastAsia="en-US"/>
            </w:rPr>
            <m:t>L</m:t>
          </m:r>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y,z</m:t>
              </m:r>
            </m:e>
          </m:d>
          <m:r>
            <w:rPr>
              <w:rFonts w:ascii="Cambria Math" w:eastAsiaTheme="minorHAnsi" w:hAnsi="Cambria Math" w:cs="Times New Roman"/>
              <w:sz w:val="28"/>
              <w:szCs w:val="28"/>
              <w:lang w:eastAsia="en-US"/>
            </w:rPr>
            <m:t xml:space="preserve">= </m:t>
          </m:r>
          <m:func>
            <m:funcPr>
              <m:ctrlPr>
                <w:rPr>
                  <w:rFonts w:ascii="Cambria Math" w:eastAsiaTheme="minorHAnsi" w:hAnsi="Cambria Math" w:cs="Times New Roman"/>
                  <w:i/>
                  <w:sz w:val="28"/>
                  <w:szCs w:val="28"/>
                  <w:lang w:eastAsia="en-US"/>
                </w:rPr>
              </m:ctrlPr>
            </m:funcPr>
            <m:fName>
              <m:r>
                <m:rPr>
                  <m:sty m:val="p"/>
                </m:rPr>
                <w:rPr>
                  <w:rFonts w:ascii="Cambria Math" w:eastAsiaTheme="minorHAnsi" w:hAnsi="Cambria Math" w:cs="Times New Roman"/>
                  <w:sz w:val="28"/>
                  <w:szCs w:val="28"/>
                  <w:lang w:eastAsia="en-US"/>
                </w:rPr>
                <m:t>log</m:t>
              </m:r>
            </m:fName>
            <m:e>
              <m:r>
                <w:rPr>
                  <w:rFonts w:ascii="Cambria Math" w:eastAsiaTheme="minorHAnsi" w:hAnsi="Cambria Math" w:cs="Times New Roman"/>
                  <w:sz w:val="28"/>
                  <w:szCs w:val="28"/>
                  <w:lang w:eastAsia="en-US"/>
                </w:rPr>
                <m:t>(1+</m:t>
              </m:r>
              <m:func>
                <m:funcPr>
                  <m:ctrlPr>
                    <w:rPr>
                      <w:rFonts w:ascii="Cambria Math" w:eastAsiaTheme="minorHAnsi" w:hAnsi="Cambria Math" w:cs="Times New Roman"/>
                      <w:sz w:val="28"/>
                      <w:szCs w:val="28"/>
                      <w:lang w:val="en-US" w:eastAsia="en-US"/>
                    </w:rPr>
                  </m:ctrlPr>
                </m:funcPr>
                <m:fName>
                  <m:r>
                    <m:rPr>
                      <m:sty m:val="p"/>
                    </m:rPr>
                    <w:rPr>
                      <w:rFonts w:ascii="Cambria Math" w:eastAsiaTheme="minorHAnsi" w:hAnsi="Cambria Math" w:cs="Times New Roman"/>
                      <w:sz w:val="28"/>
                      <w:szCs w:val="28"/>
                      <w:lang w:val="en-US" w:eastAsia="en-US"/>
                    </w:rPr>
                    <m:t>exp</m:t>
                  </m:r>
                  <m:ctrlPr>
                    <w:rPr>
                      <w:rFonts w:ascii="Cambria Math" w:eastAsiaTheme="minorHAnsi" w:hAnsi="Cambria Math" w:cs="Times New Roman"/>
                      <w:i/>
                      <w:sz w:val="28"/>
                      <w:szCs w:val="28"/>
                      <w:lang w:eastAsia="en-US"/>
                    </w:rPr>
                  </m:ctrlPr>
                </m:fName>
                <m:e>
                  <m:d>
                    <m:dPr>
                      <m:ctrlPr>
                        <w:rPr>
                          <w:rFonts w:ascii="Cambria Math" w:eastAsiaTheme="minorHAnsi" w:hAnsi="Cambria Math" w:cs="Times New Roman"/>
                          <w:i/>
                          <w:sz w:val="28"/>
                          <w:szCs w:val="28"/>
                          <w:lang w:val="en-US" w:eastAsia="en-US"/>
                        </w:rPr>
                      </m:ctrlPr>
                    </m:dPr>
                    <m:e>
                      <m:r>
                        <w:rPr>
                          <w:rFonts w:ascii="Cambria Math" w:eastAsiaTheme="minorHAnsi" w:hAnsi="Cambria Math" w:cs="Times New Roman"/>
                          <w:sz w:val="28"/>
                          <w:szCs w:val="28"/>
                          <w:lang w:val="en-US" w:eastAsia="en-US"/>
                        </w:rPr>
                        <m:t>-yz</m:t>
                      </m:r>
                    </m:e>
                  </m:d>
                </m:e>
              </m:func>
              <m:r>
                <w:rPr>
                  <w:rFonts w:ascii="Cambria Math" w:eastAsiaTheme="minorHAnsi" w:hAnsi="Cambria Math" w:cs="Times New Roman"/>
                  <w:sz w:val="28"/>
                  <w:szCs w:val="28"/>
                  <w:lang w:val="en-US" w:eastAsia="en-US"/>
                </w:rPr>
                <m:t>)</m:t>
              </m:r>
            </m:e>
          </m:func>
        </m:oMath>
      </m:oMathPara>
    </w:p>
    <w:p w14:paraId="69DAE2AC" w14:textId="116DE342" w:rsidR="003A592E" w:rsidRDefault="0095542E" w:rsidP="00E84625">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95542E">
        <w:rPr>
          <w:rFonts w:ascii="Times New Roman" w:eastAsiaTheme="minorHAnsi" w:hAnsi="Times New Roman" w:cs="Times New Roman"/>
          <w:sz w:val="28"/>
          <w:szCs w:val="28"/>
          <w:lang w:eastAsia="en-US"/>
        </w:rPr>
        <w:lastRenderedPageBreak/>
        <w:t xml:space="preserve">В начале построения композиции по методу градиентного бустинга нужно ее инициализировать, то есть построить первый базовый алгоритм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val="en-US" w:eastAsia="en-US"/>
              </w:rPr>
              <m:t>b</m:t>
            </m:r>
          </m:e>
          <m:sub>
            <m:r>
              <w:rPr>
                <w:rFonts w:ascii="Cambria Math" w:eastAsiaTheme="minorHAnsi" w:hAnsi="Cambria Math" w:cs="Times New Roman"/>
                <w:sz w:val="28"/>
                <w:szCs w:val="28"/>
                <w:lang w:eastAsia="en-US"/>
              </w:rPr>
              <m:t>1</m:t>
            </m:r>
          </m:sub>
        </m:sSub>
        <m:r>
          <w:rPr>
            <w:rFonts w:ascii="Cambria Math" w:eastAsiaTheme="minorHAnsi" w:hAnsi="Cambria Math" w:cs="Times New Roman"/>
            <w:sz w:val="28"/>
            <w:szCs w:val="28"/>
            <w:lang w:eastAsia="en-US"/>
          </w:rPr>
          <m:t>(x)</m:t>
        </m:r>
      </m:oMath>
      <w:r w:rsidRPr="0095542E">
        <w:rPr>
          <w:rFonts w:ascii="Times New Roman" w:eastAsiaTheme="minorHAnsi" w:hAnsi="Times New Roman" w:cs="Times New Roman"/>
          <w:sz w:val="28"/>
          <w:szCs w:val="28"/>
          <w:lang w:eastAsia="en-US"/>
        </w:rPr>
        <w:t>. Этот алгоритм не должен быть сколько-нибудь сложным и не стоит тратить на него много усилий. Можно использовать алгоритм</w:t>
      </w:r>
      <w:r>
        <w:rPr>
          <w:rFonts w:ascii="Times New Roman" w:eastAsiaTheme="minorHAnsi" w:hAnsi="Times New Roman" w:cs="Times New Roman"/>
          <w:sz w:val="28"/>
          <w:szCs w:val="28"/>
          <w:lang w:eastAsia="en-US"/>
        </w:rPr>
        <w:t>,</w:t>
      </w:r>
      <w:r w:rsidRPr="0095542E">
        <w:rPr>
          <w:rFonts w:ascii="Times New Roman" w:eastAsiaTheme="minorHAnsi" w:hAnsi="Times New Roman" w:cs="Times New Roman"/>
          <w:sz w:val="28"/>
          <w:szCs w:val="28"/>
          <w:lang w:eastAsia="en-US"/>
        </w:rPr>
        <w:t xml:space="preserve"> который всегда возвращает метку самого распространенного класса в обучающей выборке</w:t>
      </w:r>
      <w:r>
        <w:rPr>
          <w:rFonts w:ascii="Times New Roman" w:eastAsiaTheme="minorHAnsi" w:hAnsi="Times New Roman" w:cs="Times New Roman"/>
          <w:sz w:val="28"/>
          <w:szCs w:val="28"/>
          <w:lang w:eastAsia="en-US"/>
        </w:rPr>
        <w:t>.</w:t>
      </w:r>
    </w:p>
    <w:p w14:paraId="599A1117" w14:textId="7C27CC74" w:rsidR="0095542E" w:rsidRPr="0095542E" w:rsidRDefault="00692DE5" w:rsidP="0095542E">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m:oMathPara>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val="en-US" w:eastAsia="en-US"/>
                </w:rPr>
                <m:t>b</m:t>
              </m:r>
            </m:e>
            <m:sub>
              <m:r>
                <w:rPr>
                  <w:rFonts w:ascii="Cambria Math" w:eastAsiaTheme="minorHAnsi" w:hAnsi="Cambria Math" w:cs="Times New Roman"/>
                  <w:sz w:val="28"/>
                  <w:szCs w:val="28"/>
                  <w:lang w:eastAsia="en-US"/>
                </w:rPr>
                <m:t>1</m:t>
              </m:r>
            </m:sub>
          </m:sSub>
          <m:r>
            <w:rPr>
              <w:rFonts w:ascii="Cambria Math" w:eastAsiaTheme="minorHAnsi" w:hAnsi="Cambria Math" w:cs="Times New Roman"/>
              <w:sz w:val="28"/>
              <w:szCs w:val="28"/>
              <w:lang w:eastAsia="en-US"/>
            </w:rPr>
            <m:t>(x)=</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argmax</m:t>
              </m:r>
            </m:e>
            <m:sub>
              <m:r>
                <w:rPr>
                  <w:rFonts w:ascii="Cambria Math" w:eastAsiaTheme="minorHAnsi" w:hAnsi="Cambria Math" w:cs="Times New Roman"/>
                  <w:sz w:val="28"/>
                  <w:szCs w:val="28"/>
                  <w:lang w:eastAsia="en-US"/>
                </w:rPr>
                <m:t>y∈</m:t>
              </m:r>
              <m:r>
                <m:rPr>
                  <m:scr m:val="double-struck"/>
                </m:rPr>
                <w:rPr>
                  <w:rFonts w:ascii="Cambria Math" w:eastAsiaTheme="minorHAnsi" w:hAnsi="Cambria Math" w:cs="Times New Roman"/>
                  <w:sz w:val="28"/>
                  <w:szCs w:val="28"/>
                  <w:lang w:eastAsia="en-US"/>
                </w:rPr>
                <m:t>Y</m:t>
              </m:r>
            </m:sub>
          </m:sSub>
          <m:nary>
            <m:naryPr>
              <m:chr m:val="∑"/>
              <m:limLoc m:val="subSup"/>
              <m:ctrlPr>
                <w:rPr>
                  <w:rFonts w:ascii="Cambria Math" w:eastAsiaTheme="minorHAnsi" w:hAnsi="Cambria Math" w:cs="Times New Roman"/>
                  <w:i/>
                  <w:sz w:val="28"/>
                  <w:szCs w:val="28"/>
                  <w:lang w:eastAsia="en-US"/>
                </w:rPr>
              </m:ctrlPr>
            </m:naryPr>
            <m:sub>
              <m:r>
                <w:rPr>
                  <w:rFonts w:ascii="Cambria Math" w:eastAsiaTheme="minorHAnsi" w:hAnsi="Cambria Math" w:cs="Times New Roman"/>
                  <w:sz w:val="28"/>
                  <w:szCs w:val="28"/>
                  <w:lang w:eastAsia="en-US"/>
                </w:rPr>
                <m:t>i=1</m:t>
              </m:r>
            </m:sub>
            <m:sup>
              <m:r>
                <w:rPr>
                  <w:rFonts w:ascii="Cambria Math" w:eastAsiaTheme="minorHAnsi" w:hAnsi="Cambria Math" w:cs="Times New Roman"/>
                  <w:sz w:val="28"/>
                  <w:szCs w:val="28"/>
                  <w:lang w:eastAsia="en-US"/>
                </w:rPr>
                <m:t>l</m:t>
              </m:r>
            </m:sup>
            <m:e>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y</m:t>
                  </m:r>
                </m:e>
                <m:sub>
                  <m:r>
                    <w:rPr>
                      <w:rFonts w:ascii="Cambria Math" w:eastAsiaTheme="minorHAnsi" w:hAnsi="Cambria Math" w:cs="Times New Roman"/>
                      <w:sz w:val="28"/>
                      <w:szCs w:val="28"/>
                      <w:lang w:eastAsia="en-US"/>
                    </w:rPr>
                    <m:t>i</m:t>
                  </m:r>
                </m:sub>
              </m:sSub>
              <m:r>
                <w:rPr>
                  <w:rFonts w:ascii="Cambria Math" w:eastAsiaTheme="minorHAnsi" w:hAnsi="Cambria Math" w:cs="Times New Roman"/>
                  <w:sz w:val="28"/>
                  <w:szCs w:val="28"/>
                  <w:lang w:eastAsia="en-US"/>
                </w:rPr>
                <m:t>=y]</m:t>
              </m:r>
            </m:e>
          </m:nary>
        </m:oMath>
      </m:oMathPara>
    </w:p>
    <w:p w14:paraId="0D848F8B" w14:textId="362F9F2B" w:rsidR="003A592E" w:rsidRPr="00E84625" w:rsidRDefault="00E84625" w:rsidP="00543068">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E84625">
        <w:rPr>
          <w:rFonts w:ascii="Times New Roman" w:eastAsiaTheme="minorHAnsi" w:hAnsi="Times New Roman" w:cs="Times New Roman"/>
          <w:sz w:val="28"/>
          <w:szCs w:val="28"/>
          <w:lang w:eastAsia="en-US"/>
        </w:rPr>
        <w:t xml:space="preserve">Обучение базовых алгоритмов происходит последовательно. Пусть к некоторому моменту обучены </w:t>
      </w:r>
      <m:oMath>
        <m:r>
          <w:rPr>
            <w:rFonts w:ascii="Cambria Math" w:eastAsiaTheme="minorHAnsi" w:hAnsi="Cambria Math" w:cs="Times New Roman"/>
            <w:sz w:val="28"/>
            <w:szCs w:val="28"/>
            <w:lang w:eastAsia="en-US"/>
          </w:rPr>
          <m:t>N-1</m:t>
        </m:r>
      </m:oMath>
      <w:r w:rsidRPr="00E84625">
        <w:rPr>
          <w:rFonts w:ascii="Times New Roman" w:eastAsiaTheme="minorHAnsi" w:hAnsi="Times New Roman" w:cs="Times New Roman"/>
          <w:sz w:val="28"/>
          <w:szCs w:val="28"/>
          <w:lang w:eastAsia="en-US"/>
        </w:rPr>
        <w:t xml:space="preserve"> алгоритмов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1</m:t>
            </m:r>
          </m:sub>
        </m:sSub>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x</m:t>
            </m:r>
          </m:e>
        </m:d>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N-1</m:t>
            </m:r>
          </m:sub>
        </m:sSub>
        <m:r>
          <w:rPr>
            <w:rFonts w:ascii="Cambria Math" w:eastAsiaTheme="minorHAnsi" w:hAnsi="Cambria Math" w:cs="Times New Roman"/>
            <w:sz w:val="28"/>
            <w:szCs w:val="28"/>
            <w:lang w:eastAsia="en-US"/>
          </w:rPr>
          <m:t>(x)</m:t>
        </m:r>
      </m:oMath>
      <w:r w:rsidRPr="00E84625">
        <w:rPr>
          <w:rFonts w:ascii="Times New Roman" w:eastAsiaTheme="minorHAnsi" w:hAnsi="Times New Roman" w:cs="Times New Roman"/>
          <w:sz w:val="28"/>
          <w:szCs w:val="28"/>
          <w:lang w:eastAsia="en-US"/>
        </w:rPr>
        <w:t>, то есть композиция имеет вид:</w:t>
      </w:r>
    </w:p>
    <w:p w14:paraId="7EC994B3" w14:textId="732275B7" w:rsidR="00E84625" w:rsidRPr="00543068" w:rsidRDefault="00692DE5" w:rsidP="00543068">
      <w:pPr>
        <w:autoSpaceDE w:val="0"/>
        <w:autoSpaceDN w:val="0"/>
        <w:adjustRightInd w:val="0"/>
        <w:spacing w:after="0" w:line="360" w:lineRule="auto"/>
        <w:ind w:firstLine="720"/>
        <w:rPr>
          <w:rStyle w:val="tlid-translation"/>
          <w:rFonts w:ascii="Times New Roman" w:hAnsi="Times New Roman" w:cs="Times New Roman"/>
          <w:i/>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a</m:t>
              </m:r>
            </m:e>
            <m:sub>
              <m:r>
                <w:rPr>
                  <w:rStyle w:val="tlid-translation"/>
                  <w:rFonts w:ascii="Cambria Math" w:hAnsi="Cambria Math" w:cs="Times New Roman"/>
                  <w:sz w:val="28"/>
                  <w:szCs w:val="28"/>
                </w:rPr>
                <m:t>N-1</m:t>
              </m:r>
            </m:sub>
          </m:sSub>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m:t>
          </m:r>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N-1</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(x)</m:t>
              </m:r>
            </m:e>
          </m:nary>
        </m:oMath>
      </m:oMathPara>
    </w:p>
    <w:p w14:paraId="7024DAD7" w14:textId="13BA8DDB" w:rsidR="00E84625" w:rsidRDefault="00E84625" w:rsidP="00543068">
      <w:pPr>
        <w:autoSpaceDE w:val="0"/>
        <w:autoSpaceDN w:val="0"/>
        <w:adjustRightInd w:val="0"/>
        <w:spacing w:after="0" w:line="360" w:lineRule="auto"/>
        <w:ind w:firstLine="720"/>
        <w:rPr>
          <w:rStyle w:val="tlid-translation"/>
          <w:rFonts w:ascii="Times New Roman" w:hAnsi="Times New Roman" w:cs="Times New Roman"/>
          <w:sz w:val="28"/>
          <w:szCs w:val="28"/>
        </w:rPr>
      </w:pPr>
      <w:r w:rsidRPr="00E84625">
        <w:rPr>
          <w:rStyle w:val="tlid-translation"/>
          <w:rFonts w:ascii="Times New Roman" w:hAnsi="Times New Roman" w:cs="Times New Roman"/>
          <w:sz w:val="28"/>
          <w:szCs w:val="28"/>
        </w:rPr>
        <w:t xml:space="preserve">Теперь к текущей композиции добавляется еще один алгоритм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m:t>
            </m:r>
          </m:sub>
        </m:sSub>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x</m:t>
            </m:r>
          </m:e>
        </m:d>
      </m:oMath>
      <w:r w:rsidRPr="00E84625">
        <w:rPr>
          <w:rStyle w:val="tlid-translation"/>
          <w:rFonts w:ascii="Times New Roman" w:hAnsi="Times New Roman" w:cs="Times New Roman"/>
          <w:sz w:val="28"/>
          <w:szCs w:val="28"/>
        </w:rPr>
        <w:t>.</w:t>
      </w:r>
      <w:r w:rsidR="00543068" w:rsidRPr="00543068">
        <w:rPr>
          <w:rStyle w:val="tlid-translation"/>
          <w:rFonts w:ascii="Times New Roman" w:hAnsi="Times New Roman" w:cs="Times New Roman"/>
          <w:sz w:val="28"/>
          <w:szCs w:val="28"/>
        </w:rPr>
        <w:t xml:space="preserve"> </w:t>
      </w:r>
      <w:r w:rsidRPr="00E84625">
        <w:rPr>
          <w:rStyle w:val="tlid-translation"/>
          <w:rFonts w:ascii="Times New Roman" w:hAnsi="Times New Roman" w:cs="Times New Roman"/>
          <w:sz w:val="28"/>
          <w:szCs w:val="28"/>
        </w:rPr>
        <w:t>Этот алгоритм обучается так, чтобы</w:t>
      </w:r>
      <w:r>
        <w:rPr>
          <w:rStyle w:val="tlid-translation"/>
          <w:rFonts w:ascii="Times New Roman" w:hAnsi="Times New Roman" w:cs="Times New Roman"/>
          <w:sz w:val="28"/>
          <w:szCs w:val="28"/>
        </w:rPr>
        <w:t xml:space="preserve"> </w:t>
      </w:r>
      <w:r w:rsidRPr="00E84625">
        <w:rPr>
          <w:rStyle w:val="tlid-translation"/>
          <w:rFonts w:ascii="Times New Roman" w:hAnsi="Times New Roman" w:cs="Times New Roman"/>
          <w:sz w:val="28"/>
          <w:szCs w:val="28"/>
        </w:rPr>
        <w:t>как можно сильнее уменьшить ошибку композиции на обучающей выборке:</w:t>
      </w:r>
    </w:p>
    <w:p w14:paraId="3E02CD93" w14:textId="30D43A95" w:rsidR="00543068" w:rsidRPr="00753FE5" w:rsidRDefault="00692DE5" w:rsidP="00543068">
      <w:pPr>
        <w:autoSpaceDE w:val="0"/>
        <w:autoSpaceDN w:val="0"/>
        <w:adjustRightInd w:val="0"/>
        <w:spacing w:after="0" w:line="360" w:lineRule="auto"/>
        <w:ind w:firstLine="720"/>
        <w:rPr>
          <w:rStyle w:val="tlid-translation"/>
          <w:rFonts w:ascii="Times New Roman" w:hAnsi="Times New Roman" w:cs="Times New Roman"/>
          <w:sz w:val="28"/>
          <w:szCs w:val="28"/>
        </w:rPr>
      </w:pPr>
      <m:oMathPara>
        <m:oMath>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e>
              <m:r>
                <w:rPr>
                  <w:rStyle w:val="tlid-translation"/>
                  <w:rFonts w:ascii="Cambria Math" w:hAnsi="Cambria Math" w:cs="Times New Roman"/>
                  <w:sz w:val="28"/>
                  <w:szCs w:val="28"/>
                </w:rPr>
                <m:t>L(</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a</m:t>
                  </m:r>
                </m:e>
                <m:sub>
                  <m:r>
                    <w:rPr>
                      <w:rStyle w:val="tlid-translation"/>
                      <w:rFonts w:ascii="Cambria Math" w:hAnsi="Cambria Math" w:cs="Times New Roman"/>
                      <w:sz w:val="28"/>
                      <w:szCs w:val="28"/>
                    </w:rPr>
                    <m:t>N-1</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+b(</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func>
                <m:funcPr>
                  <m:ctrlPr>
                    <w:rPr>
                      <w:rStyle w:val="tlid-translation"/>
                      <w:rFonts w:ascii="Cambria Math" w:hAnsi="Cambria Math" w:cs="Times New Roman"/>
                      <w:i/>
                      <w:sz w:val="28"/>
                      <w:szCs w:val="28"/>
                    </w:rPr>
                  </m:ctrlPr>
                </m:funcPr>
                <m:fName>
                  <m:limLow>
                    <m:limLowPr>
                      <m:ctrlPr>
                        <w:rPr>
                          <w:rStyle w:val="tlid-translation"/>
                          <w:rFonts w:ascii="Cambria Math" w:hAnsi="Cambria Math" w:cs="Times New Roman"/>
                          <w:i/>
                          <w:sz w:val="28"/>
                          <w:szCs w:val="28"/>
                        </w:rPr>
                      </m:ctrlPr>
                    </m:limLowPr>
                    <m:e>
                      <m:r>
                        <m:rPr>
                          <m:sty m:val="p"/>
                        </m:rPr>
                        <w:rPr>
                          <w:rStyle w:val="tlid-translation"/>
                          <w:rFonts w:ascii="Cambria Math" w:hAnsi="Cambria Math" w:cs="Times New Roman"/>
                          <w:sz w:val="28"/>
                          <w:szCs w:val="28"/>
                        </w:rPr>
                        <m:t>min</m:t>
                      </m:r>
                    </m:e>
                    <m:lim>
                      <m:r>
                        <w:rPr>
                          <w:rStyle w:val="tlid-translation"/>
                          <w:rFonts w:ascii="Cambria Math" w:hAnsi="Cambria Math" w:cs="Times New Roman"/>
                          <w:sz w:val="28"/>
                          <w:szCs w:val="28"/>
                        </w:rPr>
                        <m:t>b</m:t>
                      </m:r>
                    </m:lim>
                  </m:limLow>
                </m:fName>
                <m:e>
                  <m:r>
                    <w:rPr>
                      <w:rStyle w:val="tlid-translation"/>
                      <w:rFonts w:ascii="Cambria Math" w:hAnsi="Cambria Math" w:cs="Times New Roman"/>
                      <w:sz w:val="28"/>
                      <w:szCs w:val="28"/>
                    </w:rPr>
                    <m:t xml:space="preserve"> </m:t>
                  </m:r>
                </m:e>
              </m:func>
            </m:e>
          </m:nary>
        </m:oMath>
      </m:oMathPara>
    </w:p>
    <w:p w14:paraId="79364730" w14:textId="0874E23F" w:rsidR="00543068" w:rsidRDefault="00543068" w:rsidP="00543068">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543068">
        <w:rPr>
          <w:rFonts w:ascii="Times New Roman" w:eastAsiaTheme="minorHAnsi" w:hAnsi="Times New Roman" w:cs="Times New Roman"/>
          <w:sz w:val="28"/>
          <w:szCs w:val="28"/>
          <w:lang w:eastAsia="en-US"/>
        </w:rPr>
        <w:t xml:space="preserve">Сначала имеет смысл решить более простую задачу: определить, какие значения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s</m:t>
            </m:r>
          </m:e>
          <m:sub>
            <m:r>
              <w:rPr>
                <w:rFonts w:ascii="Cambria Math" w:eastAsiaTheme="minorHAnsi" w:hAnsi="Cambria Math" w:cs="Times New Roman"/>
                <w:sz w:val="28"/>
                <w:szCs w:val="28"/>
                <w:lang w:eastAsia="en-US"/>
              </w:rPr>
              <m:t>1</m:t>
            </m:r>
          </m:sub>
        </m:sSub>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s</m:t>
            </m:r>
          </m:e>
          <m:sub>
            <m:r>
              <w:rPr>
                <w:rFonts w:ascii="Cambria Math" w:eastAsiaTheme="minorHAnsi" w:hAnsi="Cambria Math" w:cs="Times New Roman"/>
                <w:sz w:val="28"/>
                <w:szCs w:val="28"/>
                <w:lang w:eastAsia="en-US"/>
              </w:rPr>
              <m:t>l</m:t>
            </m:r>
          </m:sub>
        </m:sSub>
      </m:oMath>
      <w:r w:rsidRPr="00543068">
        <w:rPr>
          <w:rFonts w:ascii="Times New Roman" w:eastAsiaTheme="minorHAnsi" w:hAnsi="Times New Roman" w:cs="Times New Roman"/>
          <w:sz w:val="28"/>
          <w:szCs w:val="28"/>
          <w:lang w:eastAsia="en-US"/>
        </w:rPr>
        <w:t xml:space="preserve"> должен принимать алгоритм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m:t>
            </m:r>
          </m:sub>
        </m:sSub>
        <m:d>
          <m:dPr>
            <m:ctrlPr>
              <w:rPr>
                <w:rFonts w:ascii="Cambria Math" w:eastAsiaTheme="minorHAnsi" w:hAnsi="Cambria Math" w:cs="Times New Roman"/>
                <w:i/>
                <w:sz w:val="28"/>
                <w:szCs w:val="28"/>
                <w:lang w:eastAsia="en-US"/>
              </w:rPr>
            </m:ctrlPr>
          </m:dPr>
          <m:e>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x</m:t>
                </m:r>
              </m:e>
              <m:sub>
                <m:r>
                  <w:rPr>
                    <w:rFonts w:ascii="Cambria Math" w:eastAsiaTheme="minorHAnsi" w:hAnsi="Cambria Math" w:cs="Times New Roman"/>
                    <w:sz w:val="28"/>
                    <w:szCs w:val="28"/>
                    <w:lang w:eastAsia="en-US"/>
                  </w:rPr>
                  <m:t>i</m:t>
                </m:r>
              </m:sub>
            </m:sSub>
          </m:e>
        </m:d>
      </m:oMath>
      <w:r w:rsidRPr="00543068">
        <w:rPr>
          <w:rFonts w:ascii="Times New Roman" w:eastAsiaTheme="minorHAnsi" w:hAnsi="Times New Roman" w:cs="Times New Roman"/>
          <w:sz w:val="28"/>
          <w:szCs w:val="28"/>
          <w:lang w:eastAsia="en-US"/>
        </w:rPr>
        <w:t xml:space="preserve"> =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s</m:t>
            </m:r>
          </m:e>
          <m:sub>
            <m:r>
              <w:rPr>
                <w:rFonts w:ascii="Cambria Math" w:eastAsiaTheme="minorHAnsi" w:hAnsi="Cambria Math" w:cs="Times New Roman"/>
                <w:sz w:val="28"/>
                <w:szCs w:val="28"/>
                <w:lang w:eastAsia="en-US"/>
              </w:rPr>
              <m:t>i</m:t>
            </m:r>
          </m:sub>
        </m:sSub>
      </m:oMath>
      <w:r w:rsidRPr="00543068">
        <w:rPr>
          <w:rFonts w:ascii="Times New Roman" w:eastAsiaTheme="minorHAnsi" w:hAnsi="Times New Roman" w:cs="Times New Roman"/>
          <w:sz w:val="28"/>
          <w:szCs w:val="28"/>
          <w:lang w:eastAsia="en-US"/>
        </w:rPr>
        <w:t xml:space="preserve"> на объектах обучающей выборки, чтобы ошибка на обучающей выборке была минимальной:</w:t>
      </w:r>
    </w:p>
    <w:p w14:paraId="67A3E334" w14:textId="657F8EDE" w:rsidR="00753FE5" w:rsidRPr="00753FE5" w:rsidRDefault="00753FE5" w:rsidP="00753FE5">
      <w:pPr>
        <w:autoSpaceDE w:val="0"/>
        <w:autoSpaceDN w:val="0"/>
        <w:adjustRightInd w:val="0"/>
        <w:spacing w:after="0" w:line="360" w:lineRule="auto"/>
        <w:ind w:firstLine="720"/>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F</m:t>
          </m:r>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m:t>
          </m:r>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e>
              <m:r>
                <w:rPr>
                  <w:rStyle w:val="tlid-translation"/>
                  <w:rFonts w:ascii="Cambria Math" w:hAnsi="Cambria Math" w:cs="Times New Roman"/>
                  <w:sz w:val="28"/>
                  <w:szCs w:val="28"/>
                </w:rPr>
                <m:t>L(</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a</m:t>
                  </m:r>
                </m:e>
                <m:sub>
                  <m:r>
                    <w:rPr>
                      <w:rStyle w:val="tlid-translation"/>
                      <w:rFonts w:ascii="Cambria Math" w:hAnsi="Cambria Math" w:cs="Times New Roman"/>
                      <w:sz w:val="28"/>
                      <w:szCs w:val="28"/>
                    </w:rPr>
                    <m:t>N-1</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func>
                <m:funcPr>
                  <m:ctrlPr>
                    <w:rPr>
                      <w:rStyle w:val="tlid-translation"/>
                      <w:rFonts w:ascii="Cambria Math" w:hAnsi="Cambria Math" w:cs="Times New Roman"/>
                      <w:i/>
                      <w:sz w:val="28"/>
                      <w:szCs w:val="28"/>
                    </w:rPr>
                  </m:ctrlPr>
                </m:funcPr>
                <m:fName>
                  <m:limLow>
                    <m:limLowPr>
                      <m:ctrlPr>
                        <w:rPr>
                          <w:rStyle w:val="tlid-translation"/>
                          <w:rFonts w:ascii="Cambria Math" w:hAnsi="Cambria Math" w:cs="Times New Roman"/>
                          <w:i/>
                          <w:sz w:val="28"/>
                          <w:szCs w:val="28"/>
                        </w:rPr>
                      </m:ctrlPr>
                    </m:limLowPr>
                    <m:e>
                      <m:r>
                        <m:rPr>
                          <m:sty m:val="p"/>
                        </m:rPr>
                        <w:rPr>
                          <w:rStyle w:val="tlid-translation"/>
                          <w:rFonts w:ascii="Cambria Math" w:hAnsi="Cambria Math" w:cs="Times New Roman"/>
                          <w:sz w:val="28"/>
                          <w:szCs w:val="28"/>
                        </w:rPr>
                        <m:t>min</m:t>
                      </m:r>
                    </m:e>
                    <m:lim>
                      <m:r>
                        <w:rPr>
                          <w:rStyle w:val="tlid-translation"/>
                          <w:rFonts w:ascii="Cambria Math" w:hAnsi="Cambria Math" w:cs="Times New Roman"/>
                          <w:sz w:val="28"/>
                          <w:szCs w:val="28"/>
                        </w:rPr>
                        <m:t>s</m:t>
                      </m:r>
                    </m:lim>
                  </m:limLow>
                </m:fName>
                <m:e>
                  <m:r>
                    <w:rPr>
                      <w:rStyle w:val="tlid-translation"/>
                      <w:rFonts w:ascii="Cambria Math" w:hAnsi="Cambria Math" w:cs="Times New Roman"/>
                      <w:sz w:val="28"/>
                      <w:szCs w:val="28"/>
                    </w:rPr>
                    <m:t xml:space="preserve"> </m:t>
                  </m:r>
                </m:e>
              </m:func>
            </m:e>
          </m:nary>
        </m:oMath>
      </m:oMathPara>
    </w:p>
    <w:p w14:paraId="72D916E8" w14:textId="7AAAC3CE" w:rsidR="00543068" w:rsidRDefault="00543068" w:rsidP="00543068">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543068">
        <w:rPr>
          <w:rFonts w:ascii="Times New Roman" w:eastAsiaTheme="minorHAnsi" w:hAnsi="Times New Roman" w:cs="Times New Roman"/>
          <w:sz w:val="28"/>
          <w:szCs w:val="28"/>
          <w:lang w:eastAsia="en-US"/>
        </w:rPr>
        <w:t xml:space="preserve">Другими словами, необходимо найти такой вектор сдвигов s, который будет минимизировать функцию </w:t>
      </w:r>
      <m:oMath>
        <m:r>
          <w:rPr>
            <w:rFonts w:ascii="Cambria Math" w:eastAsiaTheme="minorHAnsi" w:hAnsi="Cambria Math" w:cs="Times New Roman"/>
            <w:sz w:val="28"/>
            <w:szCs w:val="28"/>
            <w:lang w:eastAsia="en-US"/>
          </w:rPr>
          <m:t>F(s)</m:t>
        </m:r>
      </m:oMath>
      <w:r w:rsidRPr="00543068">
        <w:rPr>
          <w:rFonts w:ascii="Times New Roman" w:eastAsiaTheme="minorHAnsi" w:hAnsi="Times New Roman" w:cs="Times New Roman"/>
          <w:sz w:val="28"/>
          <w:szCs w:val="28"/>
          <w:lang w:eastAsia="en-US"/>
        </w:rPr>
        <w:t>. Поскольку направление наискорейшего убывания функции задается направлением антиградиента, его можно принять в качестве вектора s:</w:t>
      </w:r>
    </w:p>
    <w:p w14:paraId="25A4F930" w14:textId="05F6E569" w:rsidR="00543068" w:rsidRPr="00753FE5" w:rsidRDefault="00753FE5" w:rsidP="00543068">
      <w:pPr>
        <w:autoSpaceDE w:val="0"/>
        <w:autoSpaceDN w:val="0"/>
        <w:adjustRightInd w:val="0"/>
        <w:spacing w:after="0" w:line="360" w:lineRule="auto"/>
        <w:ind w:firstLine="720"/>
        <w:jc w:val="both"/>
        <w:rPr>
          <w:rFonts w:ascii="Times New Roman" w:hAnsi="Times New Roman" w:cs="Times New Roman"/>
          <w:sz w:val="28"/>
          <w:szCs w:val="28"/>
          <w:lang w:eastAsia="en-US"/>
        </w:rPr>
      </w:pPr>
      <m:oMathPara>
        <m:oMath>
          <m:r>
            <w:rPr>
              <w:rFonts w:ascii="Cambria Math" w:eastAsiaTheme="minorHAnsi" w:hAnsi="Cambria Math" w:cs="Times New Roman"/>
              <w:sz w:val="28"/>
              <w:szCs w:val="28"/>
              <w:lang w:eastAsia="en-US"/>
            </w:rPr>
            <w:lastRenderedPageBreak/>
            <m:t>s= -</m:t>
          </m:r>
          <m:r>
            <m:rPr>
              <m:sty m:val="p"/>
            </m:rPr>
            <w:rPr>
              <w:rFonts w:ascii="Cambria Math" w:eastAsiaTheme="minorHAnsi" w:hAnsi="Cambria Math" w:cs="Times New Roman"/>
              <w:sz w:val="28"/>
              <w:szCs w:val="28"/>
              <w:lang w:eastAsia="en-US"/>
            </w:rPr>
            <m:t>∇F=</m:t>
          </m:r>
          <m:d>
            <m:dPr>
              <m:ctrlPr>
                <w:rPr>
                  <w:rFonts w:ascii="Cambria Math" w:eastAsiaTheme="minorHAnsi" w:hAnsi="Cambria Math" w:cs="Times New Roman"/>
                  <w:sz w:val="28"/>
                  <w:szCs w:val="28"/>
                  <w:lang w:eastAsia="en-US"/>
                </w:rPr>
              </m:ctrlPr>
            </m:dPr>
            <m:e>
              <m:m>
                <m:mPr>
                  <m:mcs>
                    <m:mc>
                      <m:mcPr>
                        <m:count m:val="1"/>
                        <m:mcJc m:val="center"/>
                      </m:mcPr>
                    </m:mc>
                  </m:mcs>
                  <m:ctrlPr>
                    <w:rPr>
                      <w:rFonts w:ascii="Cambria Math" w:eastAsiaTheme="minorHAnsi" w:hAnsi="Cambria Math" w:cs="Times New Roman"/>
                      <w:i/>
                      <w:sz w:val="28"/>
                      <w:szCs w:val="28"/>
                      <w:lang w:eastAsia="en-US"/>
                    </w:rPr>
                  </m:ctrlPr>
                </m:mPr>
                <m:mr>
                  <m:e>
                    <m:r>
                      <w:rPr>
                        <w:rFonts w:ascii="Cambria Math" w:eastAsiaTheme="minorHAnsi" w:hAnsi="Cambria Math" w:cs="Times New Roman"/>
                        <w:sz w:val="28"/>
                        <w:szCs w:val="28"/>
                        <w:lang w:eastAsia="en-US"/>
                      </w:rPr>
                      <m:t>-</m:t>
                    </m:r>
                    <m:sSubSup>
                      <m:sSubSupPr>
                        <m:ctrlPr>
                          <w:rPr>
                            <w:rFonts w:ascii="Cambria Math" w:eastAsiaTheme="minorHAnsi" w:hAnsi="Cambria Math" w:cs="Times New Roman"/>
                            <w:i/>
                            <w:sz w:val="28"/>
                            <w:szCs w:val="28"/>
                            <w:lang w:eastAsia="en-US"/>
                          </w:rPr>
                        </m:ctrlPr>
                      </m:sSubSupPr>
                      <m:e>
                        <m:r>
                          <w:rPr>
                            <w:rFonts w:ascii="Cambria Math" w:eastAsiaTheme="minorHAnsi" w:hAnsi="Cambria Math" w:cs="Times New Roman"/>
                            <w:sz w:val="28"/>
                            <w:szCs w:val="28"/>
                            <w:lang w:eastAsia="en-US"/>
                          </w:rPr>
                          <m:t>L</m:t>
                        </m:r>
                      </m:e>
                      <m:sub>
                        <m:r>
                          <w:rPr>
                            <w:rFonts w:ascii="Cambria Math" w:eastAsiaTheme="minorHAnsi" w:hAnsi="Cambria Math" w:cs="Times New Roman"/>
                            <w:sz w:val="28"/>
                            <w:szCs w:val="28"/>
                            <w:lang w:eastAsia="en-US"/>
                          </w:rPr>
                          <m:t>z</m:t>
                        </m:r>
                      </m:sub>
                      <m:sup>
                        <m:r>
                          <w:rPr>
                            <w:rFonts w:ascii="Cambria Math" w:eastAsiaTheme="minorHAnsi" w:hAnsi="Cambria Math" w:cs="Times New Roman"/>
                            <w:sz w:val="28"/>
                            <w:szCs w:val="28"/>
                            <w:lang w:eastAsia="en-US"/>
                          </w:rPr>
                          <m:t>'</m:t>
                        </m:r>
                      </m:sup>
                    </m:sSubSup>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y</m:t>
                        </m:r>
                      </m:e>
                      <m:sub>
                        <m:r>
                          <w:rPr>
                            <w:rFonts w:ascii="Cambria Math" w:eastAsiaTheme="minorHAnsi" w:hAnsi="Cambria Math" w:cs="Times New Roman"/>
                            <w:sz w:val="28"/>
                            <w:szCs w:val="28"/>
                            <w:lang w:eastAsia="en-US"/>
                          </w:rPr>
                          <m:t>1</m:t>
                        </m:r>
                      </m:sub>
                    </m:sSub>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a</m:t>
                        </m:r>
                      </m:e>
                      <m:sub>
                        <m:r>
                          <w:rPr>
                            <w:rFonts w:ascii="Cambria Math" w:eastAsiaTheme="minorHAnsi" w:hAnsi="Cambria Math" w:cs="Times New Roman"/>
                            <w:sz w:val="28"/>
                            <w:szCs w:val="28"/>
                            <w:lang w:eastAsia="en-US"/>
                          </w:rPr>
                          <m:t>N-1</m:t>
                        </m:r>
                      </m:sub>
                    </m:sSub>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x</m:t>
                        </m:r>
                      </m:e>
                      <m:sub>
                        <m:r>
                          <w:rPr>
                            <w:rFonts w:ascii="Cambria Math" w:eastAsiaTheme="minorHAnsi" w:hAnsi="Cambria Math" w:cs="Times New Roman"/>
                            <w:sz w:val="28"/>
                            <w:szCs w:val="28"/>
                            <w:lang w:eastAsia="en-US"/>
                          </w:rPr>
                          <m:t>1</m:t>
                        </m:r>
                      </m:sub>
                    </m:sSub>
                    <m:r>
                      <w:rPr>
                        <w:rFonts w:ascii="Cambria Math" w:eastAsiaTheme="minorHAnsi" w:hAnsi="Cambria Math" w:cs="Times New Roman"/>
                        <w:sz w:val="28"/>
                        <w:szCs w:val="28"/>
                        <w:lang w:eastAsia="en-US"/>
                      </w:rPr>
                      <m:t>))</m:t>
                    </m:r>
                  </m:e>
                </m:mr>
                <m:mr>
                  <m:e>
                    <m:r>
                      <w:rPr>
                        <w:rFonts w:ascii="Cambria Math" w:eastAsiaTheme="minorHAnsi" w:hAnsi="Cambria Math" w:cs="Times New Roman"/>
                        <w:sz w:val="28"/>
                        <w:szCs w:val="28"/>
                        <w:lang w:eastAsia="en-US"/>
                      </w:rPr>
                      <m:t>…</m:t>
                    </m:r>
                  </m:e>
                </m:mr>
                <m:mr>
                  <m:e>
                    <m:r>
                      <w:rPr>
                        <w:rFonts w:ascii="Cambria Math" w:eastAsiaTheme="minorHAnsi" w:hAnsi="Cambria Math" w:cs="Times New Roman"/>
                        <w:sz w:val="28"/>
                        <w:szCs w:val="28"/>
                        <w:lang w:eastAsia="en-US"/>
                      </w:rPr>
                      <m:t>-</m:t>
                    </m:r>
                    <m:sSubSup>
                      <m:sSubSupPr>
                        <m:ctrlPr>
                          <w:rPr>
                            <w:rFonts w:ascii="Cambria Math" w:eastAsiaTheme="minorHAnsi" w:hAnsi="Cambria Math" w:cs="Times New Roman"/>
                            <w:i/>
                            <w:sz w:val="28"/>
                            <w:szCs w:val="28"/>
                            <w:lang w:eastAsia="en-US"/>
                          </w:rPr>
                        </m:ctrlPr>
                      </m:sSubSupPr>
                      <m:e>
                        <m:r>
                          <w:rPr>
                            <w:rFonts w:ascii="Cambria Math" w:eastAsiaTheme="minorHAnsi" w:hAnsi="Cambria Math" w:cs="Times New Roman"/>
                            <w:sz w:val="28"/>
                            <w:szCs w:val="28"/>
                            <w:lang w:eastAsia="en-US"/>
                          </w:rPr>
                          <m:t>L</m:t>
                        </m:r>
                      </m:e>
                      <m:sub>
                        <m:r>
                          <w:rPr>
                            <w:rFonts w:ascii="Cambria Math" w:eastAsiaTheme="minorHAnsi" w:hAnsi="Cambria Math" w:cs="Times New Roman"/>
                            <w:sz w:val="28"/>
                            <w:szCs w:val="28"/>
                            <w:lang w:eastAsia="en-US"/>
                          </w:rPr>
                          <m:t>z</m:t>
                        </m:r>
                      </m:sub>
                      <m:sup>
                        <m:r>
                          <w:rPr>
                            <w:rFonts w:ascii="Cambria Math" w:eastAsiaTheme="minorHAnsi" w:hAnsi="Cambria Math" w:cs="Times New Roman"/>
                            <w:sz w:val="28"/>
                            <w:szCs w:val="28"/>
                            <w:lang w:eastAsia="en-US"/>
                          </w:rPr>
                          <m:t>'</m:t>
                        </m:r>
                      </m:sup>
                    </m:sSubSup>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y</m:t>
                        </m:r>
                      </m:e>
                      <m:sub>
                        <m:r>
                          <w:rPr>
                            <w:rFonts w:ascii="Cambria Math" w:eastAsiaTheme="minorHAnsi" w:hAnsi="Cambria Math" w:cs="Times New Roman"/>
                            <w:sz w:val="28"/>
                            <w:szCs w:val="28"/>
                            <w:lang w:eastAsia="en-US"/>
                          </w:rPr>
                          <m:t>l</m:t>
                        </m:r>
                      </m:sub>
                    </m:sSub>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a</m:t>
                        </m:r>
                      </m:e>
                      <m:sub>
                        <m:r>
                          <w:rPr>
                            <w:rFonts w:ascii="Cambria Math" w:eastAsiaTheme="minorHAnsi" w:hAnsi="Cambria Math" w:cs="Times New Roman"/>
                            <w:sz w:val="28"/>
                            <w:szCs w:val="28"/>
                            <w:lang w:eastAsia="en-US"/>
                          </w:rPr>
                          <m:t>N-1</m:t>
                        </m:r>
                      </m:sub>
                    </m:sSub>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x</m:t>
                        </m:r>
                      </m:e>
                      <m:sub>
                        <m:r>
                          <w:rPr>
                            <w:rFonts w:ascii="Cambria Math" w:eastAsiaTheme="minorHAnsi" w:hAnsi="Cambria Math" w:cs="Times New Roman"/>
                            <w:sz w:val="28"/>
                            <w:szCs w:val="28"/>
                            <w:lang w:eastAsia="en-US"/>
                          </w:rPr>
                          <m:t>l</m:t>
                        </m:r>
                      </m:sub>
                    </m:sSub>
                    <m:r>
                      <w:rPr>
                        <w:rFonts w:ascii="Cambria Math" w:eastAsiaTheme="minorHAnsi" w:hAnsi="Cambria Math" w:cs="Times New Roman"/>
                        <w:sz w:val="28"/>
                        <w:szCs w:val="28"/>
                        <w:lang w:eastAsia="en-US"/>
                      </w:rPr>
                      <m:t>))</m:t>
                    </m:r>
                  </m:e>
                </m:mr>
              </m:m>
            </m:e>
          </m:d>
        </m:oMath>
      </m:oMathPara>
    </w:p>
    <w:p w14:paraId="38E24046" w14:textId="2DD25F66" w:rsidR="00543068" w:rsidRPr="00543068" w:rsidRDefault="00543068" w:rsidP="00543068">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543068">
        <w:rPr>
          <w:rFonts w:ascii="Times New Roman" w:eastAsiaTheme="minorHAnsi" w:hAnsi="Times New Roman" w:cs="Times New Roman"/>
          <w:sz w:val="28"/>
          <w:szCs w:val="28"/>
          <w:lang w:eastAsia="en-US"/>
        </w:rPr>
        <w:t xml:space="preserve">Компоненты вектора сдвигов s, фактически, являются теми значениями, которые на объектах обучающей выборки должен принимать новый алгоритм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m:t>
            </m:r>
          </m:sub>
        </m:sSub>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x</m:t>
            </m:r>
          </m:e>
        </m:d>
      </m:oMath>
      <w:r w:rsidRPr="00543068">
        <w:rPr>
          <w:rFonts w:ascii="Times New Roman" w:hAnsi="Times New Roman" w:cs="Times New Roman"/>
          <w:sz w:val="28"/>
          <w:szCs w:val="28"/>
          <w:lang w:eastAsia="en-US"/>
        </w:rPr>
        <w:t xml:space="preserve">, </w:t>
      </w:r>
      <w:r w:rsidRPr="00543068">
        <w:rPr>
          <w:rFonts w:ascii="Times New Roman" w:eastAsiaTheme="minorHAnsi" w:hAnsi="Times New Roman" w:cs="Times New Roman"/>
          <w:sz w:val="28"/>
          <w:szCs w:val="28"/>
          <w:lang w:eastAsia="en-US"/>
        </w:rPr>
        <w:t xml:space="preserve">чтобы минимизировать ошибку строящейся композиции. </w:t>
      </w:r>
    </w:p>
    <w:p w14:paraId="08EB7D2C" w14:textId="4AB7E883" w:rsidR="00543068" w:rsidRDefault="00543068" w:rsidP="00543068">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543068">
        <w:rPr>
          <w:rFonts w:ascii="Times New Roman" w:eastAsiaTheme="minorHAnsi" w:hAnsi="Times New Roman" w:cs="Times New Roman"/>
          <w:sz w:val="28"/>
          <w:szCs w:val="28"/>
          <w:lang w:eastAsia="en-US"/>
        </w:rPr>
        <w:t xml:space="preserve">Обучение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m:t>
            </m:r>
          </m:sub>
        </m:sSub>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x</m:t>
            </m:r>
          </m:e>
        </m:d>
      </m:oMath>
      <w:r w:rsidRPr="00543068">
        <w:rPr>
          <w:rFonts w:ascii="Times New Roman" w:eastAsiaTheme="minorHAnsi" w:hAnsi="Times New Roman" w:cs="Times New Roman"/>
          <w:sz w:val="28"/>
          <w:szCs w:val="28"/>
          <w:lang w:eastAsia="en-US"/>
        </w:rPr>
        <w:t xml:space="preserve">, таким образом, представляет собой задачу обучения на размеченных данных, в которой </w:t>
      </w:r>
      <m:oMath>
        <m:sSubSup>
          <m:sSubSupPr>
            <m:ctrlPr>
              <w:rPr>
                <w:rFonts w:ascii="Cambria Math" w:eastAsiaTheme="minorHAnsi" w:hAnsi="Cambria Math" w:cs="Times New Roman"/>
                <w:i/>
                <w:sz w:val="28"/>
                <w:szCs w:val="28"/>
                <w:lang w:eastAsia="en-US"/>
              </w:rPr>
            </m:ctrlPr>
          </m:sSubSupPr>
          <m:e>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x</m:t>
                </m:r>
              </m:e>
              <m:sub>
                <m:r>
                  <w:rPr>
                    <w:rFonts w:ascii="Cambria Math" w:eastAsiaTheme="minorHAnsi" w:hAnsi="Cambria Math" w:cs="Times New Roman"/>
                    <w:sz w:val="28"/>
                    <w:szCs w:val="28"/>
                    <w:lang w:eastAsia="en-US"/>
                  </w:rPr>
                  <m:t>i</m:t>
                </m:r>
              </m:sub>
            </m:sSub>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,s</m:t>
                </m:r>
              </m:e>
              <m:sub>
                <m:r>
                  <w:rPr>
                    <w:rFonts w:ascii="Cambria Math" w:eastAsiaTheme="minorHAnsi" w:hAnsi="Cambria Math" w:cs="Times New Roman"/>
                    <w:sz w:val="28"/>
                    <w:szCs w:val="28"/>
                    <w:lang w:eastAsia="en-US"/>
                  </w:rPr>
                  <m:t>i</m:t>
                </m:r>
              </m:sub>
            </m:sSub>
            <m:r>
              <w:rPr>
                <w:rFonts w:ascii="Cambria Math" w:eastAsiaTheme="minorHAnsi" w:hAnsi="Cambria Math" w:cs="Times New Roman"/>
                <w:sz w:val="28"/>
                <w:szCs w:val="28"/>
                <w:lang w:eastAsia="en-US"/>
              </w:rPr>
              <m:t>)}</m:t>
            </m:r>
          </m:e>
          <m:sub>
            <m:r>
              <w:rPr>
                <w:rFonts w:ascii="Cambria Math" w:eastAsiaTheme="minorHAnsi" w:hAnsi="Cambria Math" w:cs="Times New Roman"/>
                <w:sz w:val="28"/>
                <w:szCs w:val="28"/>
                <w:lang w:eastAsia="en-US"/>
              </w:rPr>
              <m:t>i=1</m:t>
            </m:r>
          </m:sub>
          <m:sup>
            <m:r>
              <w:rPr>
                <w:rFonts w:ascii="Cambria Math" w:eastAsiaTheme="minorHAnsi" w:hAnsi="Cambria Math" w:cs="Times New Roman"/>
                <w:sz w:val="28"/>
                <w:szCs w:val="28"/>
                <w:lang w:eastAsia="en-US"/>
              </w:rPr>
              <m:t>l</m:t>
            </m:r>
          </m:sup>
        </m:sSubSup>
      </m:oMath>
      <w:r w:rsidR="004C6C66" w:rsidRPr="004C6C66">
        <w:rPr>
          <w:rFonts w:ascii="Times New Roman" w:hAnsi="Times New Roman" w:cs="Times New Roman"/>
          <w:sz w:val="28"/>
          <w:szCs w:val="28"/>
          <w:lang w:eastAsia="en-US"/>
        </w:rPr>
        <w:t xml:space="preserve"> </w:t>
      </w:r>
      <w:r w:rsidR="004C6C66">
        <w:rPr>
          <w:rFonts w:ascii="Times New Roman" w:hAnsi="Times New Roman" w:cs="Times New Roman"/>
          <w:sz w:val="28"/>
          <w:szCs w:val="28"/>
          <w:lang w:eastAsia="en-US"/>
        </w:rPr>
        <w:t>–</w:t>
      </w:r>
      <w:r w:rsidR="004C6C66" w:rsidRPr="004C6C66">
        <w:rPr>
          <w:rFonts w:ascii="Times New Roman" w:hAnsi="Times New Roman" w:cs="Times New Roman"/>
          <w:sz w:val="28"/>
          <w:szCs w:val="28"/>
          <w:lang w:eastAsia="en-US"/>
        </w:rPr>
        <w:t xml:space="preserve"> </w:t>
      </w:r>
      <w:r w:rsidRPr="00543068">
        <w:rPr>
          <w:rFonts w:ascii="Times New Roman" w:eastAsiaTheme="minorHAnsi" w:hAnsi="Times New Roman" w:cs="Times New Roman"/>
          <w:sz w:val="28"/>
          <w:szCs w:val="28"/>
          <w:lang w:eastAsia="en-US"/>
        </w:rPr>
        <w:t xml:space="preserve">обучающая выборка, и используется, например, </w:t>
      </w:r>
      <w:r w:rsidR="00072827">
        <w:rPr>
          <w:rFonts w:ascii="Times New Roman" w:eastAsiaTheme="minorHAnsi" w:hAnsi="Times New Roman" w:cs="Times New Roman"/>
          <w:sz w:val="28"/>
          <w:szCs w:val="28"/>
          <w:lang w:eastAsia="en-US"/>
        </w:rPr>
        <w:t>квадратичная</w:t>
      </w:r>
      <w:r w:rsidRPr="00543068">
        <w:rPr>
          <w:rFonts w:ascii="Times New Roman" w:eastAsiaTheme="minorHAnsi" w:hAnsi="Times New Roman" w:cs="Times New Roman"/>
          <w:sz w:val="28"/>
          <w:szCs w:val="28"/>
          <w:lang w:eastAsia="en-US"/>
        </w:rPr>
        <w:t xml:space="preserve"> функция </w:t>
      </w:r>
      <w:r w:rsidR="00072827">
        <w:rPr>
          <w:rFonts w:ascii="Times New Roman" w:eastAsiaTheme="minorHAnsi" w:hAnsi="Times New Roman" w:cs="Times New Roman"/>
          <w:sz w:val="28"/>
          <w:szCs w:val="28"/>
          <w:lang w:eastAsia="en-US"/>
        </w:rPr>
        <w:t>потерь</w:t>
      </w:r>
      <w:r w:rsidRPr="00543068">
        <w:rPr>
          <w:rFonts w:ascii="Times New Roman" w:eastAsiaTheme="minorHAnsi" w:hAnsi="Times New Roman" w:cs="Times New Roman"/>
          <w:sz w:val="28"/>
          <w:szCs w:val="28"/>
          <w:lang w:eastAsia="en-US"/>
        </w:rPr>
        <w:t>:</w:t>
      </w:r>
    </w:p>
    <w:p w14:paraId="7F847186" w14:textId="653C87A2" w:rsidR="00543068" w:rsidRPr="00543068" w:rsidRDefault="00692DE5" w:rsidP="00543068">
      <w:pPr>
        <w:autoSpaceDE w:val="0"/>
        <w:autoSpaceDN w:val="0"/>
        <w:adjustRightInd w:val="0"/>
        <w:spacing w:after="0" w:line="360" w:lineRule="auto"/>
        <w:ind w:firstLine="720"/>
        <w:jc w:val="both"/>
        <w:rPr>
          <w:rStyle w:val="tlid-translation"/>
          <w:rFonts w:ascii="Times New Roman" w:hAnsi="Times New Roman" w:cs="Times New Roman"/>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N</m:t>
              </m:r>
            </m:sub>
          </m:sSub>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 xml:space="preserve">= </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argmin</m:t>
              </m:r>
            </m:e>
            <m:sub>
              <m:r>
                <w:rPr>
                  <w:rStyle w:val="tlid-translation"/>
                  <w:rFonts w:ascii="Cambria Math" w:hAnsi="Cambria Math" w:cs="Times New Roman"/>
                  <w:sz w:val="28"/>
                  <w:szCs w:val="28"/>
                </w:rPr>
                <m:t>b</m:t>
              </m:r>
            </m:sub>
          </m:sSub>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l</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e>
              <m:sSup>
                <m:sSupPr>
                  <m:ctrlPr>
                    <w:rPr>
                      <w:rStyle w:val="tlid-translation"/>
                      <w:rFonts w:ascii="Cambria Math" w:hAnsi="Cambria Math" w:cs="Times New Roman"/>
                      <w:i/>
                      <w:sz w:val="28"/>
                      <w:szCs w:val="28"/>
                    </w:rPr>
                  </m:ctrlPr>
                </m:sSupPr>
                <m:e>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lang w:val="en-US"/>
                        </w:rPr>
                        <m:t>b</m:t>
                      </m:r>
                      <m:d>
                        <m:dPr>
                          <m:ctrlPr>
                            <w:rPr>
                              <w:rStyle w:val="tlid-translation"/>
                              <w:rFonts w:ascii="Cambria Math" w:hAnsi="Cambria Math" w:cs="Times New Roman"/>
                              <w:i/>
                              <w:sz w:val="28"/>
                              <w:szCs w:val="28"/>
                              <w:lang w:val="en-US"/>
                            </w:rPr>
                          </m:ctrlPr>
                        </m:dPr>
                        <m:e>
                          <m:sSub>
                            <m:sSubPr>
                              <m:ctrlPr>
                                <w:rPr>
                                  <w:rStyle w:val="tlid-translation"/>
                                  <w:rFonts w:ascii="Cambria Math" w:hAnsi="Cambria Math" w:cs="Times New Roman"/>
                                  <w:i/>
                                  <w:sz w:val="28"/>
                                  <w:szCs w:val="28"/>
                                  <w:lang w:val="en-US"/>
                                </w:rPr>
                              </m:ctrlPr>
                            </m:sSubPr>
                            <m:e>
                              <m:r>
                                <w:rPr>
                                  <w:rStyle w:val="tlid-translation"/>
                                  <w:rFonts w:ascii="Cambria Math" w:hAnsi="Cambria Math" w:cs="Times New Roman"/>
                                  <w:sz w:val="28"/>
                                  <w:szCs w:val="28"/>
                                  <w:lang w:val="en-US"/>
                                </w:rPr>
                                <m:t>x</m:t>
                              </m:r>
                            </m:e>
                            <m:sub>
                              <m:r>
                                <w:rPr>
                                  <w:rStyle w:val="tlid-translation"/>
                                  <w:rFonts w:ascii="Cambria Math" w:hAnsi="Cambria Math" w:cs="Times New Roman"/>
                                  <w:sz w:val="28"/>
                                  <w:szCs w:val="28"/>
                                  <w:lang w:val="en-US"/>
                                </w:rPr>
                                <m:t>i</m:t>
                              </m:r>
                            </m:sub>
                          </m:sSub>
                        </m:e>
                      </m:d>
                      <m:r>
                        <w:rPr>
                          <w:rStyle w:val="tlid-translation"/>
                          <w:rFonts w:ascii="Cambria Math" w:hAnsi="Cambria Math" w:cs="Times New Roman"/>
                          <w:sz w:val="28"/>
                          <w:szCs w:val="28"/>
                          <w:lang w:val="en-US"/>
                        </w:rPr>
                        <m:t>-</m:t>
                      </m:r>
                      <m:sSub>
                        <m:sSubPr>
                          <m:ctrlPr>
                            <w:rPr>
                              <w:rStyle w:val="tlid-translation"/>
                              <w:rFonts w:ascii="Cambria Math" w:hAnsi="Cambria Math" w:cs="Times New Roman"/>
                              <w:i/>
                              <w:sz w:val="28"/>
                              <w:szCs w:val="28"/>
                              <w:lang w:val="en-US"/>
                            </w:rPr>
                          </m:ctrlPr>
                        </m:sSubPr>
                        <m:e>
                          <m:r>
                            <w:rPr>
                              <w:rStyle w:val="tlid-translation"/>
                              <w:rFonts w:ascii="Cambria Math" w:hAnsi="Cambria Math" w:cs="Times New Roman"/>
                              <w:sz w:val="28"/>
                              <w:szCs w:val="28"/>
                              <w:lang w:val="en-US"/>
                            </w:rPr>
                            <m:t>s</m:t>
                          </m:r>
                        </m:e>
                        <m:sub>
                          <m:r>
                            <w:rPr>
                              <w:rStyle w:val="tlid-translation"/>
                              <w:rFonts w:ascii="Cambria Math" w:hAnsi="Cambria Math" w:cs="Times New Roman"/>
                              <w:sz w:val="28"/>
                              <w:szCs w:val="28"/>
                              <w:lang w:val="en-US"/>
                            </w:rPr>
                            <m:t>i</m:t>
                          </m:r>
                        </m:sub>
                      </m:sSub>
                    </m:e>
                  </m:d>
                </m:e>
                <m:sup>
                  <m:r>
                    <w:rPr>
                      <w:rStyle w:val="tlid-translation"/>
                      <w:rFonts w:ascii="Cambria Math" w:hAnsi="Cambria Math" w:cs="Times New Roman"/>
                      <w:sz w:val="28"/>
                      <w:szCs w:val="28"/>
                    </w:rPr>
                    <m:t>2</m:t>
                  </m:r>
                </m:sup>
              </m:sSup>
            </m:e>
          </m:nary>
        </m:oMath>
      </m:oMathPara>
    </w:p>
    <w:p w14:paraId="54A7A160" w14:textId="5E2C4A69" w:rsidR="004C6C66" w:rsidRDefault="004C6C66" w:rsidP="004C6C66">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4C6C66">
        <w:rPr>
          <w:rFonts w:ascii="Times New Roman" w:eastAsiaTheme="minorHAnsi" w:hAnsi="Times New Roman" w:cs="Times New Roman"/>
          <w:sz w:val="28"/>
          <w:szCs w:val="28"/>
          <w:lang w:eastAsia="en-US"/>
        </w:rPr>
        <w:t xml:space="preserve">Следует обратить особое внимание на то, что информация об исходной функции потерь </w:t>
      </w:r>
      <m:oMath>
        <m:r>
          <w:rPr>
            <w:rFonts w:ascii="Cambria Math" w:eastAsiaTheme="minorHAnsi" w:hAnsi="Cambria Math" w:cs="Times New Roman"/>
            <w:sz w:val="28"/>
            <w:szCs w:val="28"/>
            <w:lang w:eastAsia="en-US"/>
          </w:rPr>
          <m:t>L(y,z)</m:t>
        </m:r>
      </m:oMath>
      <w:r>
        <w:rPr>
          <w:rFonts w:ascii="Times New Roman" w:eastAsiaTheme="minorHAnsi" w:hAnsi="Times New Roman" w:cs="Times New Roman"/>
          <w:sz w:val="28"/>
          <w:szCs w:val="28"/>
          <w:lang w:eastAsia="en-US"/>
        </w:rPr>
        <w:t xml:space="preserve">, </w:t>
      </w:r>
      <w:r w:rsidRPr="004C6C66">
        <w:rPr>
          <w:rFonts w:ascii="Times New Roman" w:eastAsiaTheme="minorHAnsi" w:hAnsi="Times New Roman" w:cs="Times New Roman"/>
          <w:sz w:val="28"/>
          <w:szCs w:val="28"/>
          <w:lang w:eastAsia="en-US"/>
        </w:rPr>
        <w:t xml:space="preserve">которая не обязательно является квадратичной, содержится в выражении для вектора оптимального сдвига s. Поэтому для большинства задач при обучении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m:t>
            </m:r>
          </m:sub>
        </m:sSub>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x</m:t>
            </m:r>
          </m:e>
        </m:d>
      </m:oMath>
      <w:r w:rsidRPr="004C6C66">
        <w:rPr>
          <w:rFonts w:ascii="Times New Roman" w:eastAsiaTheme="minorHAnsi" w:hAnsi="Times New Roman" w:cs="Times New Roman"/>
          <w:sz w:val="28"/>
          <w:szCs w:val="28"/>
          <w:lang w:eastAsia="en-US"/>
        </w:rPr>
        <w:t xml:space="preserve"> можно использовать квадратичную функцию потерь.</w:t>
      </w:r>
    </w:p>
    <w:p w14:paraId="642F98F3" w14:textId="42955C45" w:rsidR="00072827" w:rsidRDefault="00785BDE" w:rsidP="004C6C66">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В рамках данной работы будут использоваться следующие реализации, описанного выше алгоритма:</w:t>
      </w:r>
    </w:p>
    <w:p w14:paraId="310F5209" w14:textId="36351BC5" w:rsidR="00785BDE" w:rsidRPr="00785BDE" w:rsidRDefault="00785BDE" w:rsidP="00785BDE">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proofErr w:type="spellStart"/>
      <w:r w:rsidRPr="00785BDE">
        <w:rPr>
          <w:rStyle w:val="tlid-translation"/>
          <w:rFonts w:ascii="Times New Roman" w:eastAsiaTheme="minorHAnsi" w:hAnsi="Times New Roman" w:cs="Times New Roman"/>
          <w:sz w:val="28"/>
          <w:szCs w:val="28"/>
          <w:lang w:eastAsia="en-US"/>
        </w:rPr>
        <w:t>XGBoost</w:t>
      </w:r>
      <w:proofErr w:type="spellEnd"/>
      <w:r w:rsidRPr="00785BDE">
        <w:rPr>
          <w:rStyle w:val="tlid-translation"/>
          <w:rFonts w:ascii="Times New Roman" w:eastAsiaTheme="minorHAnsi" w:hAnsi="Times New Roman" w:cs="Times New Roman"/>
          <w:sz w:val="28"/>
          <w:szCs w:val="28"/>
          <w:lang w:eastAsia="en-US"/>
        </w:rPr>
        <w:t xml:space="preserve"> </w:t>
      </w:r>
      <w:r w:rsidR="00A5680B" w:rsidRPr="00A5680B">
        <w:rPr>
          <w:rStyle w:val="tlid-translation"/>
          <w:rFonts w:ascii="Times New Roman" w:eastAsiaTheme="minorHAnsi" w:hAnsi="Times New Roman" w:cs="Times New Roman"/>
          <w:sz w:val="28"/>
          <w:szCs w:val="28"/>
          <w:lang w:eastAsia="en-US"/>
        </w:rPr>
        <w:t xml:space="preserve">– </w:t>
      </w:r>
      <w:r w:rsidRPr="00785BDE">
        <w:rPr>
          <w:rStyle w:val="tlid-translation"/>
          <w:rFonts w:ascii="Times New Roman" w:eastAsiaTheme="minorHAnsi" w:hAnsi="Times New Roman" w:cs="Times New Roman"/>
          <w:sz w:val="28"/>
          <w:szCs w:val="28"/>
          <w:lang w:eastAsia="en-US"/>
        </w:rPr>
        <w:t>одна из самых популярных и эффективных реализаций алгоритма градиентного бустинга на деревьях на 20</w:t>
      </w:r>
      <w:r>
        <w:rPr>
          <w:rStyle w:val="tlid-translation"/>
          <w:rFonts w:ascii="Times New Roman" w:eastAsiaTheme="minorHAnsi" w:hAnsi="Times New Roman" w:cs="Times New Roman"/>
          <w:sz w:val="28"/>
          <w:szCs w:val="28"/>
          <w:lang w:eastAsia="en-US"/>
        </w:rPr>
        <w:t>19</w:t>
      </w:r>
      <w:r w:rsidRPr="00785BDE">
        <w:rPr>
          <w:rStyle w:val="tlid-translation"/>
          <w:rFonts w:ascii="Times New Roman" w:eastAsiaTheme="minorHAnsi" w:hAnsi="Times New Roman" w:cs="Times New Roman"/>
          <w:sz w:val="28"/>
          <w:szCs w:val="28"/>
          <w:lang w:eastAsia="en-US"/>
        </w:rPr>
        <w:t>-й год.</w:t>
      </w:r>
      <w:r w:rsidR="00881103">
        <w:rPr>
          <w:rStyle w:val="a9"/>
          <w:rFonts w:ascii="Times New Roman" w:eastAsiaTheme="minorHAnsi" w:hAnsi="Times New Roman" w:cs="Times New Roman"/>
          <w:sz w:val="28"/>
          <w:szCs w:val="28"/>
          <w:lang w:eastAsia="en-US"/>
        </w:rPr>
        <w:footnoteReference w:id="15"/>
      </w:r>
    </w:p>
    <w:p w14:paraId="33CB0354" w14:textId="754D6BB4" w:rsidR="00785BDE" w:rsidRPr="00785BDE" w:rsidRDefault="00785BDE" w:rsidP="00785BDE">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proofErr w:type="spellStart"/>
      <w:r w:rsidRPr="00785BDE">
        <w:rPr>
          <w:rStyle w:val="tlid-translation"/>
          <w:rFonts w:ascii="Times New Roman" w:eastAsiaTheme="minorHAnsi" w:hAnsi="Times New Roman" w:cs="Times New Roman"/>
          <w:sz w:val="28"/>
          <w:szCs w:val="28"/>
          <w:lang w:eastAsia="en-US"/>
        </w:rPr>
        <w:t>CatBoost</w:t>
      </w:r>
      <w:proofErr w:type="spellEnd"/>
      <w:r w:rsidRPr="00785BDE">
        <w:rPr>
          <w:rStyle w:val="tlid-translation"/>
          <w:rFonts w:ascii="Times New Roman" w:eastAsiaTheme="minorHAnsi" w:hAnsi="Times New Roman" w:cs="Times New Roman"/>
          <w:sz w:val="28"/>
          <w:szCs w:val="28"/>
          <w:lang w:eastAsia="en-US"/>
        </w:rPr>
        <w:t xml:space="preserve"> </w:t>
      </w:r>
      <w:r w:rsidR="00A5680B" w:rsidRPr="00A5680B">
        <w:rPr>
          <w:rStyle w:val="tlid-translation"/>
          <w:rFonts w:ascii="Times New Roman" w:eastAsiaTheme="minorHAnsi" w:hAnsi="Times New Roman" w:cs="Times New Roman"/>
          <w:sz w:val="28"/>
          <w:szCs w:val="28"/>
          <w:lang w:eastAsia="en-US"/>
        </w:rPr>
        <w:t xml:space="preserve">– </w:t>
      </w:r>
      <w:r w:rsidRPr="00785BDE">
        <w:rPr>
          <w:rStyle w:val="tlid-translation"/>
          <w:rFonts w:ascii="Times New Roman" w:eastAsiaTheme="minorHAnsi" w:hAnsi="Times New Roman" w:cs="Times New Roman"/>
          <w:sz w:val="28"/>
          <w:szCs w:val="28"/>
          <w:lang w:eastAsia="en-US"/>
        </w:rPr>
        <w:t>библиотека для метода машинного обучения, основанная на градиентном бустинге.</w:t>
      </w:r>
      <w:r w:rsidR="00881103">
        <w:rPr>
          <w:rStyle w:val="a9"/>
          <w:rFonts w:ascii="Times New Roman" w:eastAsiaTheme="minorHAnsi" w:hAnsi="Times New Roman" w:cs="Times New Roman"/>
          <w:sz w:val="28"/>
          <w:szCs w:val="28"/>
          <w:lang w:eastAsia="en-US"/>
        </w:rPr>
        <w:footnoteReference w:id="16"/>
      </w:r>
    </w:p>
    <w:p w14:paraId="77018A9F" w14:textId="4BA55E0C" w:rsidR="00785BDE" w:rsidRDefault="00785BDE" w:rsidP="00785BDE">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proofErr w:type="spellStart"/>
      <w:r w:rsidRPr="00785BDE">
        <w:rPr>
          <w:rStyle w:val="tlid-translation"/>
          <w:rFonts w:ascii="Times New Roman" w:eastAsiaTheme="minorHAnsi" w:hAnsi="Times New Roman" w:cs="Times New Roman"/>
          <w:sz w:val="28"/>
          <w:szCs w:val="28"/>
          <w:lang w:eastAsia="en-US"/>
        </w:rPr>
        <w:t>LightGBM</w:t>
      </w:r>
      <w:proofErr w:type="spellEnd"/>
      <w:r w:rsidRPr="00785BDE">
        <w:rPr>
          <w:rStyle w:val="tlid-translation"/>
          <w:rFonts w:ascii="Times New Roman" w:eastAsiaTheme="minorHAnsi" w:hAnsi="Times New Roman" w:cs="Times New Roman"/>
          <w:sz w:val="28"/>
          <w:szCs w:val="28"/>
          <w:lang w:eastAsia="en-US"/>
        </w:rPr>
        <w:t xml:space="preserve"> </w:t>
      </w:r>
      <w:r w:rsidR="00A5680B" w:rsidRPr="00A5680B">
        <w:rPr>
          <w:rStyle w:val="tlid-translation"/>
          <w:rFonts w:ascii="Times New Roman" w:eastAsiaTheme="minorHAnsi" w:hAnsi="Times New Roman" w:cs="Times New Roman"/>
          <w:sz w:val="28"/>
          <w:szCs w:val="28"/>
          <w:lang w:eastAsia="en-US"/>
        </w:rPr>
        <w:t xml:space="preserve">– </w:t>
      </w:r>
      <w:r w:rsidRPr="00785BDE">
        <w:rPr>
          <w:rStyle w:val="tlid-translation"/>
          <w:rFonts w:ascii="Times New Roman" w:eastAsiaTheme="minorHAnsi" w:hAnsi="Times New Roman" w:cs="Times New Roman"/>
          <w:sz w:val="28"/>
          <w:szCs w:val="28"/>
          <w:lang w:eastAsia="en-US"/>
        </w:rPr>
        <w:t>открытая программная библиотека</w:t>
      </w:r>
      <w:r>
        <w:rPr>
          <w:rStyle w:val="tlid-translation"/>
          <w:rFonts w:ascii="Times New Roman" w:eastAsiaTheme="minorHAnsi" w:hAnsi="Times New Roman" w:cs="Times New Roman"/>
          <w:sz w:val="28"/>
          <w:szCs w:val="28"/>
          <w:lang w:eastAsia="en-US"/>
        </w:rPr>
        <w:t>,</w:t>
      </w:r>
      <w:r w:rsidRPr="00785BDE">
        <w:rPr>
          <w:rStyle w:val="tlid-translation"/>
          <w:rFonts w:ascii="Times New Roman" w:eastAsiaTheme="minorHAnsi" w:hAnsi="Times New Roman" w:cs="Times New Roman"/>
          <w:sz w:val="28"/>
          <w:szCs w:val="28"/>
          <w:lang w:eastAsia="en-US"/>
        </w:rPr>
        <w:t xml:space="preserve"> разработанная компанией Яндекс</w:t>
      </w:r>
      <w:r w:rsidR="00881103" w:rsidRPr="00881103">
        <w:rPr>
          <w:rStyle w:val="tlid-translation"/>
          <w:rFonts w:ascii="Times New Roman" w:eastAsiaTheme="minorHAnsi" w:hAnsi="Times New Roman" w:cs="Times New Roman"/>
          <w:sz w:val="28"/>
          <w:szCs w:val="28"/>
          <w:lang w:eastAsia="en-US"/>
        </w:rPr>
        <w:t>.</w:t>
      </w:r>
      <w:r w:rsidR="00881103">
        <w:rPr>
          <w:rStyle w:val="a9"/>
          <w:rFonts w:ascii="Times New Roman" w:eastAsiaTheme="minorHAnsi" w:hAnsi="Times New Roman" w:cs="Times New Roman"/>
          <w:sz w:val="28"/>
          <w:szCs w:val="28"/>
          <w:lang w:eastAsia="en-US"/>
        </w:rPr>
        <w:footnoteReference w:id="17"/>
      </w:r>
    </w:p>
    <w:p w14:paraId="283F4252" w14:textId="1779F418" w:rsidR="00A5680B" w:rsidRDefault="00A5680B" w:rsidP="00D41767">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 xml:space="preserve">Калибровка прогнозных вероятностей, предсказанных рассмотренными реализациями алгоритма, осуществляется аналогично алгоритму случайного </w:t>
      </w:r>
      <w:r>
        <w:rPr>
          <w:rStyle w:val="tlid-translation"/>
          <w:rFonts w:ascii="Times New Roman" w:eastAsiaTheme="minorHAnsi" w:hAnsi="Times New Roman" w:cs="Times New Roman"/>
          <w:sz w:val="28"/>
          <w:szCs w:val="28"/>
          <w:lang w:eastAsia="en-US"/>
        </w:rPr>
        <w:lastRenderedPageBreak/>
        <w:t>леса.</w:t>
      </w:r>
      <w:r w:rsidR="00D41767">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 xml:space="preserve">После обучения всех рассмотренных алгоритмов (линейных и нелинейных) получается матрица ответов алгоритмов на объектах выборки. Далее необходимо объединить </w:t>
      </w:r>
      <w:r w:rsidR="00D41767">
        <w:rPr>
          <w:rStyle w:val="tlid-translation"/>
          <w:rFonts w:ascii="Times New Roman" w:eastAsiaTheme="minorHAnsi" w:hAnsi="Times New Roman" w:cs="Times New Roman"/>
          <w:sz w:val="28"/>
          <w:szCs w:val="28"/>
          <w:lang w:eastAsia="en-US"/>
        </w:rPr>
        <w:t>эти предсказания в итоговый результат.</w:t>
      </w:r>
    </w:p>
    <w:p w14:paraId="3C96051A" w14:textId="5107FE8A" w:rsidR="00D41767" w:rsidRDefault="00D41767" w:rsidP="00D41767">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sidRPr="00D41767">
        <w:rPr>
          <w:rStyle w:val="tlid-translation"/>
          <w:rFonts w:ascii="Times New Roman" w:eastAsiaTheme="minorHAnsi" w:hAnsi="Times New Roman" w:cs="Times New Roman"/>
          <w:sz w:val="28"/>
          <w:szCs w:val="28"/>
          <w:lang w:eastAsia="en-US"/>
        </w:rPr>
        <w:t xml:space="preserve">Стекинг </w:t>
      </w:r>
      <w:r w:rsidRPr="00A5680B">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наиболее популярный метод ансамблирования алгоритмов. Идея стекинга заключается в обучении нескольких разных алгоритмов и передаче их результатов на вход последнему, который принимает итоговое решение.</w:t>
      </w:r>
    </w:p>
    <w:p w14:paraId="3ABCE55A" w14:textId="1966BFEF" w:rsidR="00D41767" w:rsidRDefault="00D41767" w:rsidP="00D41767">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 xml:space="preserve">Для формализации решения задачи стекинга введем следующие обозначения. Пусть </w:t>
      </w:r>
      <m:oMath>
        <m:r>
          <w:rPr>
            <w:rStyle w:val="tlid-translation"/>
            <w:rFonts w:ascii="Cambria Math" w:eastAsiaTheme="minorHAnsi" w:hAnsi="Cambria Math" w:cs="Times New Roman"/>
            <w:sz w:val="28"/>
            <w:szCs w:val="28"/>
            <w:lang w:eastAsia="en-US"/>
          </w:rPr>
          <m:t>(</m:t>
        </m:r>
        <m:sSub>
          <m:sSubPr>
            <m:ctrlPr>
              <w:rPr>
                <w:rStyle w:val="tlid-translation"/>
                <w:rFonts w:ascii="Cambria Math" w:eastAsiaTheme="minorHAnsi" w:hAnsi="Cambria Math" w:cs="Times New Roman"/>
                <w:i/>
                <w:sz w:val="28"/>
                <w:szCs w:val="28"/>
                <w:lang w:eastAsia="en-US"/>
              </w:rPr>
            </m:ctrlPr>
          </m:sSubPr>
          <m:e>
            <m:r>
              <w:rPr>
                <w:rStyle w:val="tlid-translation"/>
                <w:rFonts w:ascii="Cambria Math" w:eastAsiaTheme="minorHAnsi" w:hAnsi="Cambria Math" w:cs="Times New Roman"/>
                <w:sz w:val="28"/>
                <w:szCs w:val="28"/>
                <w:lang w:val="en-US" w:eastAsia="en-US"/>
              </w:rPr>
              <m:t>X</m:t>
            </m:r>
          </m:e>
          <m:sub>
            <m:r>
              <w:rPr>
                <w:rStyle w:val="tlid-translation"/>
                <w:rFonts w:ascii="Cambria Math" w:eastAsiaTheme="minorHAnsi" w:hAnsi="Cambria Math" w:cs="Times New Roman"/>
                <w:sz w:val="28"/>
                <w:szCs w:val="28"/>
                <w:lang w:eastAsia="en-US"/>
              </w:rPr>
              <m:t>0</m:t>
            </m:r>
          </m:sub>
        </m:sSub>
        <m:r>
          <w:rPr>
            <w:rStyle w:val="tlid-translation"/>
            <w:rFonts w:ascii="Cambria Math" w:eastAsiaTheme="minorHAnsi" w:hAnsi="Cambria Math" w:cs="Times New Roman"/>
            <w:sz w:val="28"/>
            <w:szCs w:val="28"/>
            <w:lang w:eastAsia="en-US"/>
          </w:rPr>
          <m:t>,</m:t>
        </m:r>
        <m:sSub>
          <m:sSubPr>
            <m:ctrlPr>
              <w:rPr>
                <w:rStyle w:val="tlid-translation"/>
                <w:rFonts w:ascii="Cambria Math" w:eastAsiaTheme="minorHAnsi" w:hAnsi="Cambria Math" w:cs="Times New Roman"/>
                <w:i/>
                <w:sz w:val="28"/>
                <w:szCs w:val="28"/>
                <w:lang w:eastAsia="en-US"/>
              </w:rPr>
            </m:ctrlPr>
          </m:sSubPr>
          <m:e>
            <m:r>
              <w:rPr>
                <w:rStyle w:val="tlid-translation"/>
                <w:rFonts w:ascii="Cambria Math" w:eastAsiaTheme="minorHAnsi" w:hAnsi="Cambria Math" w:cs="Times New Roman"/>
                <w:sz w:val="28"/>
                <w:szCs w:val="28"/>
                <w:lang w:eastAsia="en-US"/>
              </w:rPr>
              <m:t>Y</m:t>
            </m:r>
          </m:e>
          <m:sub>
            <m:r>
              <w:rPr>
                <w:rStyle w:val="tlid-translation"/>
                <w:rFonts w:ascii="Cambria Math" w:eastAsiaTheme="minorHAnsi" w:hAnsi="Cambria Math" w:cs="Times New Roman"/>
                <w:sz w:val="28"/>
                <w:szCs w:val="28"/>
                <w:lang w:eastAsia="en-US"/>
              </w:rPr>
              <m:t>0</m:t>
            </m:r>
          </m:sub>
        </m:sSub>
        <m:r>
          <w:rPr>
            <w:rStyle w:val="tlid-translation"/>
            <w:rFonts w:ascii="Cambria Math" w:eastAsiaTheme="minorHAnsi" w:hAnsi="Cambria Math" w:cs="Times New Roman"/>
            <w:sz w:val="28"/>
            <w:szCs w:val="28"/>
            <w:lang w:eastAsia="en-US"/>
          </w:rPr>
          <m:t>)</m:t>
        </m:r>
      </m:oMath>
      <w:r w:rsidR="009958FD" w:rsidRPr="009958FD">
        <w:rPr>
          <w:rStyle w:val="tlid-translation"/>
          <w:rFonts w:ascii="Times New Roman" w:eastAsiaTheme="minorHAnsi" w:hAnsi="Times New Roman" w:cs="Times New Roman"/>
          <w:sz w:val="28"/>
          <w:szCs w:val="28"/>
          <w:lang w:eastAsia="en-US"/>
        </w:rPr>
        <w:t xml:space="preserve"> </w:t>
      </w:r>
      <w:r w:rsidR="009958FD">
        <w:rPr>
          <w:rStyle w:val="tlid-translation"/>
          <w:rFonts w:ascii="Times New Roman" w:eastAsiaTheme="minorHAnsi" w:hAnsi="Times New Roman" w:cs="Times New Roman"/>
          <w:sz w:val="28"/>
          <w:szCs w:val="28"/>
          <w:lang w:eastAsia="en-US"/>
        </w:rPr>
        <w:t xml:space="preserve">– обучающая выборка, </w:t>
      </w:r>
      <m:oMath>
        <m:r>
          <m:rPr>
            <m:scr m:val="double-struck"/>
          </m:rPr>
          <w:rPr>
            <w:rStyle w:val="tlid-translation"/>
            <w:rFonts w:ascii="Cambria Math" w:eastAsiaTheme="minorHAnsi" w:hAnsi="Cambria Math" w:cs="Times New Roman"/>
            <w:sz w:val="28"/>
            <w:szCs w:val="28"/>
            <w:lang w:eastAsia="en-US"/>
          </w:rPr>
          <m:t>A</m:t>
        </m:r>
      </m:oMath>
      <w:r w:rsidR="009958FD">
        <w:rPr>
          <w:rStyle w:val="tlid-translation"/>
          <w:rFonts w:ascii="Times New Roman" w:eastAsiaTheme="minorHAnsi" w:hAnsi="Times New Roman" w:cs="Times New Roman"/>
          <w:sz w:val="28"/>
          <w:szCs w:val="28"/>
          <w:lang w:eastAsia="en-US"/>
        </w:rPr>
        <w:t xml:space="preserve"> – базовый классификатор, использующийся для построения метапризнака. </w:t>
      </w:r>
      <m:oMath>
        <m:r>
          <m:rPr>
            <m:scr m:val="double-struck"/>
          </m:rPr>
          <w:rPr>
            <w:rStyle w:val="tlid-translation"/>
            <w:rFonts w:ascii="Cambria Math" w:eastAsiaTheme="minorHAnsi" w:hAnsi="Cambria Math" w:cs="Times New Roman"/>
            <w:sz w:val="28"/>
            <w:szCs w:val="28"/>
            <w:lang w:eastAsia="en-US"/>
          </w:rPr>
          <m:t>A.</m:t>
        </m:r>
        <m:r>
          <w:rPr>
            <w:rStyle w:val="tlid-translation"/>
            <w:rFonts w:ascii="Cambria Math" w:eastAsiaTheme="minorHAnsi" w:hAnsi="Cambria Math" w:cs="Times New Roman"/>
            <w:sz w:val="28"/>
            <w:szCs w:val="28"/>
            <w:lang w:eastAsia="en-US"/>
          </w:rPr>
          <m:t>fit(X,Y)</m:t>
        </m:r>
      </m:oMath>
      <w:r w:rsidR="009958FD" w:rsidRPr="009958FD">
        <w:rPr>
          <w:rStyle w:val="tlid-translation"/>
          <w:rFonts w:ascii="Times New Roman" w:eastAsiaTheme="minorHAnsi" w:hAnsi="Times New Roman" w:cs="Times New Roman"/>
          <w:sz w:val="28"/>
          <w:szCs w:val="28"/>
          <w:lang w:eastAsia="en-US"/>
        </w:rPr>
        <w:t xml:space="preserve"> </w:t>
      </w:r>
      <w:r w:rsidR="009958FD">
        <w:rPr>
          <w:rStyle w:val="tlid-translation"/>
          <w:rFonts w:ascii="Times New Roman" w:eastAsiaTheme="minorHAnsi" w:hAnsi="Times New Roman" w:cs="Times New Roman"/>
          <w:sz w:val="28"/>
          <w:szCs w:val="28"/>
          <w:lang w:eastAsia="en-US"/>
        </w:rPr>
        <w:t xml:space="preserve">– функция обучения классификатора </w:t>
      </w:r>
      <m:oMath>
        <m:r>
          <m:rPr>
            <m:scr m:val="double-struck"/>
          </m:rPr>
          <w:rPr>
            <w:rStyle w:val="tlid-translation"/>
            <w:rFonts w:ascii="Cambria Math" w:eastAsiaTheme="minorHAnsi" w:hAnsi="Cambria Math" w:cs="Times New Roman"/>
            <w:sz w:val="28"/>
            <w:szCs w:val="28"/>
            <w:lang w:eastAsia="en-US"/>
          </w:rPr>
          <m:t>A</m:t>
        </m:r>
      </m:oMath>
      <w:r w:rsidR="009958FD">
        <w:rPr>
          <w:rStyle w:val="tlid-translation"/>
          <w:rFonts w:ascii="Times New Roman" w:eastAsiaTheme="minorHAnsi" w:hAnsi="Times New Roman" w:cs="Times New Roman"/>
          <w:sz w:val="28"/>
          <w:szCs w:val="28"/>
          <w:lang w:eastAsia="en-US"/>
        </w:rPr>
        <w:t xml:space="preserve"> на </w:t>
      </w:r>
      <m:oMath>
        <m:r>
          <w:rPr>
            <w:rStyle w:val="tlid-translation"/>
            <w:rFonts w:ascii="Cambria Math" w:eastAsiaTheme="minorHAnsi" w:hAnsi="Cambria Math" w:cs="Times New Roman"/>
            <w:sz w:val="28"/>
            <w:szCs w:val="28"/>
            <w:lang w:eastAsia="en-US"/>
          </w:rPr>
          <m:t>(X,Y)</m:t>
        </m:r>
      </m:oMath>
      <w:r w:rsidR="009958FD" w:rsidRPr="009958FD">
        <w:rPr>
          <w:rStyle w:val="tlid-translation"/>
          <w:rFonts w:ascii="Times New Roman" w:hAnsi="Times New Roman" w:cs="Times New Roman"/>
          <w:sz w:val="28"/>
          <w:szCs w:val="28"/>
          <w:lang w:eastAsia="en-US"/>
        </w:rPr>
        <w:t>.</w:t>
      </w:r>
      <w:r w:rsidR="009958FD" w:rsidRPr="009958FD">
        <w:rPr>
          <w:rStyle w:val="tlid-translation"/>
          <w:rFonts w:ascii="Times New Roman" w:eastAsiaTheme="minorHAnsi" w:hAnsi="Times New Roman" w:cs="Times New Roman"/>
          <w:sz w:val="28"/>
          <w:szCs w:val="28"/>
          <w:lang w:eastAsia="en-US"/>
        </w:rPr>
        <w:t xml:space="preserve"> </w:t>
      </w:r>
      <m:oMath>
        <m:r>
          <m:rPr>
            <m:scr m:val="double-struck"/>
          </m:rPr>
          <w:rPr>
            <w:rStyle w:val="tlid-translation"/>
            <w:rFonts w:ascii="Cambria Math" w:eastAsiaTheme="minorHAnsi" w:hAnsi="Cambria Math" w:cs="Times New Roman"/>
            <w:sz w:val="28"/>
            <w:szCs w:val="28"/>
            <w:lang w:eastAsia="en-US"/>
          </w:rPr>
          <m:t>A.</m:t>
        </m:r>
        <m:r>
          <w:rPr>
            <w:rStyle w:val="tlid-translation"/>
            <w:rFonts w:ascii="Cambria Math" w:eastAsiaTheme="minorHAnsi" w:hAnsi="Cambria Math" w:cs="Times New Roman"/>
            <w:sz w:val="28"/>
            <w:szCs w:val="28"/>
            <w:lang w:eastAsia="en-US"/>
          </w:rPr>
          <m:t>predict(X)</m:t>
        </m:r>
      </m:oMath>
      <w:r w:rsidR="009958FD" w:rsidRPr="009958FD">
        <w:rPr>
          <w:rStyle w:val="tlid-translation"/>
          <w:rFonts w:ascii="Times New Roman" w:eastAsiaTheme="minorHAnsi" w:hAnsi="Times New Roman" w:cs="Times New Roman"/>
          <w:sz w:val="28"/>
          <w:szCs w:val="28"/>
          <w:lang w:eastAsia="en-US"/>
        </w:rPr>
        <w:t xml:space="preserve"> – </w:t>
      </w:r>
      <w:r w:rsidR="009958FD">
        <w:rPr>
          <w:rStyle w:val="tlid-translation"/>
          <w:rFonts w:ascii="Times New Roman" w:eastAsiaTheme="minorHAnsi" w:hAnsi="Times New Roman" w:cs="Times New Roman"/>
          <w:sz w:val="28"/>
          <w:szCs w:val="28"/>
          <w:lang w:eastAsia="en-US"/>
        </w:rPr>
        <w:t xml:space="preserve">функция, которая предсказывает метку класса для </w:t>
      </w:r>
      <m:oMath>
        <m:r>
          <w:rPr>
            <w:rStyle w:val="tlid-translation"/>
            <w:rFonts w:ascii="Cambria Math" w:eastAsiaTheme="minorHAnsi" w:hAnsi="Cambria Math" w:cs="Times New Roman"/>
            <w:sz w:val="28"/>
            <w:szCs w:val="28"/>
            <w:lang w:eastAsia="en-US"/>
          </w:rPr>
          <m:t>X</m:t>
        </m:r>
      </m:oMath>
      <w:r w:rsidR="009958FD">
        <w:rPr>
          <w:rStyle w:val="tlid-translation"/>
          <w:rFonts w:ascii="Times New Roman" w:eastAsiaTheme="minorHAnsi" w:hAnsi="Times New Roman" w:cs="Times New Roman"/>
          <w:sz w:val="28"/>
          <w:szCs w:val="28"/>
          <w:lang w:eastAsia="en-US"/>
        </w:rPr>
        <w:t xml:space="preserve"> классификатором </w:t>
      </w:r>
      <m:oMath>
        <m:r>
          <m:rPr>
            <m:scr m:val="double-struck"/>
          </m:rPr>
          <w:rPr>
            <w:rStyle w:val="tlid-translation"/>
            <w:rFonts w:ascii="Cambria Math" w:eastAsiaTheme="minorHAnsi" w:hAnsi="Cambria Math" w:cs="Times New Roman"/>
            <w:sz w:val="28"/>
            <w:szCs w:val="28"/>
            <w:lang w:eastAsia="en-US"/>
          </w:rPr>
          <m:t>A</m:t>
        </m:r>
      </m:oMath>
      <w:r w:rsidR="009958FD">
        <w:rPr>
          <w:rStyle w:val="tlid-translation"/>
          <w:rFonts w:ascii="Times New Roman" w:eastAsiaTheme="minorHAnsi" w:hAnsi="Times New Roman" w:cs="Times New Roman"/>
          <w:sz w:val="28"/>
          <w:szCs w:val="28"/>
          <w:lang w:eastAsia="en-US"/>
        </w:rPr>
        <w:t xml:space="preserve">. </w:t>
      </w:r>
      <m:oMath>
        <m:r>
          <m:rPr>
            <m:scr m:val="double-struck"/>
          </m:rPr>
          <w:rPr>
            <w:rStyle w:val="tlid-translation"/>
            <w:rFonts w:ascii="Cambria Math" w:eastAsiaTheme="minorHAnsi" w:hAnsi="Cambria Math" w:cs="Times New Roman"/>
            <w:sz w:val="28"/>
            <w:szCs w:val="28"/>
            <w:lang w:eastAsia="en-US"/>
          </w:rPr>
          <m:t>M</m:t>
        </m:r>
      </m:oMath>
      <w:r w:rsidR="009958FD">
        <w:rPr>
          <w:rStyle w:val="tlid-translation"/>
          <w:rFonts w:ascii="Times New Roman" w:eastAsiaTheme="minorHAnsi" w:hAnsi="Times New Roman" w:cs="Times New Roman"/>
          <w:sz w:val="28"/>
          <w:szCs w:val="28"/>
          <w:lang w:eastAsia="en-US"/>
        </w:rPr>
        <w:t xml:space="preserve"> – некоторый метаклассификатор. </w:t>
      </w:r>
      <m:oMath>
        <m:r>
          <m:rPr>
            <m:scr m:val="script"/>
          </m:rPr>
          <w:rPr>
            <w:rStyle w:val="tlid-translation"/>
            <w:rFonts w:ascii="Cambria Math" w:eastAsiaTheme="minorHAnsi" w:hAnsi="Cambria Math" w:cs="Times New Roman"/>
            <w:sz w:val="28"/>
            <w:szCs w:val="28"/>
            <w:lang w:eastAsia="en-US"/>
          </w:rPr>
          <m:t>MF(</m:t>
        </m:r>
        <m:r>
          <w:rPr>
            <w:rStyle w:val="tlid-translation"/>
            <w:rFonts w:ascii="Cambria Math" w:eastAsiaTheme="minorHAnsi" w:hAnsi="Cambria Math" w:cs="Times New Roman"/>
            <w:sz w:val="28"/>
            <w:szCs w:val="28"/>
            <w:lang w:eastAsia="en-US"/>
          </w:rPr>
          <m:t>X,A)</m:t>
        </m:r>
      </m:oMath>
      <w:r w:rsidR="009958FD" w:rsidRPr="009958FD">
        <w:rPr>
          <w:rStyle w:val="tlid-translation"/>
          <w:rFonts w:ascii="Times New Roman" w:eastAsiaTheme="minorHAnsi" w:hAnsi="Times New Roman" w:cs="Times New Roman"/>
          <w:sz w:val="28"/>
          <w:szCs w:val="28"/>
          <w:lang w:eastAsia="en-US"/>
        </w:rPr>
        <w:t xml:space="preserve"> –</w:t>
      </w:r>
      <w:r w:rsidR="009958FD">
        <w:rPr>
          <w:rStyle w:val="tlid-translation"/>
          <w:rFonts w:ascii="Times New Roman" w:eastAsiaTheme="minorHAnsi" w:hAnsi="Times New Roman" w:cs="Times New Roman"/>
          <w:sz w:val="28"/>
          <w:szCs w:val="28"/>
          <w:lang w:eastAsia="en-US"/>
        </w:rPr>
        <w:t xml:space="preserve"> метапризнак, полученный классификатором </w:t>
      </w:r>
      <m:oMath>
        <m:r>
          <m:rPr>
            <m:scr m:val="double-struck"/>
          </m:rPr>
          <w:rPr>
            <w:rStyle w:val="tlid-translation"/>
            <w:rFonts w:ascii="Cambria Math" w:eastAsiaTheme="minorHAnsi" w:hAnsi="Cambria Math" w:cs="Times New Roman"/>
            <w:sz w:val="28"/>
            <w:szCs w:val="28"/>
            <w:lang w:eastAsia="en-US"/>
          </w:rPr>
          <m:t>A</m:t>
        </m:r>
      </m:oMath>
      <w:r w:rsidR="009958FD">
        <w:rPr>
          <w:rStyle w:val="tlid-translation"/>
          <w:rFonts w:ascii="Times New Roman" w:eastAsiaTheme="minorHAnsi" w:hAnsi="Times New Roman" w:cs="Times New Roman"/>
          <w:sz w:val="28"/>
          <w:szCs w:val="28"/>
          <w:lang w:eastAsia="en-US"/>
        </w:rPr>
        <w:t xml:space="preserve"> для выборки </w:t>
      </w:r>
      <m:oMath>
        <m:r>
          <w:rPr>
            <w:rStyle w:val="tlid-translation"/>
            <w:rFonts w:ascii="Cambria Math" w:eastAsiaTheme="minorHAnsi" w:hAnsi="Cambria Math" w:cs="Times New Roman"/>
            <w:sz w:val="28"/>
            <w:szCs w:val="28"/>
            <w:lang w:eastAsia="en-US"/>
          </w:rPr>
          <m:t>X</m:t>
        </m:r>
      </m:oMath>
      <w:r w:rsidR="009958FD">
        <w:rPr>
          <w:rStyle w:val="tlid-translation"/>
          <w:rFonts w:ascii="Times New Roman" w:eastAsiaTheme="minorHAnsi" w:hAnsi="Times New Roman" w:cs="Times New Roman"/>
          <w:sz w:val="28"/>
          <w:szCs w:val="28"/>
          <w:lang w:eastAsia="en-US"/>
        </w:rPr>
        <w:t xml:space="preserve">. </w:t>
      </w:r>
      <m:oMath>
        <m:r>
          <w:rPr>
            <w:rStyle w:val="tlid-translation"/>
            <w:rFonts w:ascii="Cambria Math" w:eastAsiaTheme="minorHAnsi" w:hAnsi="Cambria Math" w:cs="Times New Roman"/>
            <w:sz w:val="28"/>
            <w:szCs w:val="28"/>
            <w:lang w:eastAsia="en-US"/>
          </w:rPr>
          <m:t>P</m:t>
        </m:r>
      </m:oMath>
      <w:r w:rsidR="009958FD" w:rsidRPr="009958FD">
        <w:rPr>
          <w:rStyle w:val="tlid-translation"/>
          <w:rFonts w:ascii="Times New Roman" w:eastAsiaTheme="minorHAnsi" w:hAnsi="Times New Roman" w:cs="Times New Roman"/>
          <w:sz w:val="28"/>
          <w:szCs w:val="28"/>
          <w:lang w:eastAsia="en-US"/>
        </w:rPr>
        <w:t xml:space="preserve"> – </w:t>
      </w:r>
      <w:r w:rsidR="009958FD">
        <w:rPr>
          <w:rStyle w:val="tlid-translation"/>
          <w:rFonts w:ascii="Times New Roman" w:eastAsiaTheme="minorHAnsi" w:hAnsi="Times New Roman" w:cs="Times New Roman"/>
          <w:sz w:val="28"/>
          <w:szCs w:val="28"/>
          <w:lang w:eastAsia="en-US"/>
        </w:rPr>
        <w:t xml:space="preserve">финальное предсказание стекинга для валидационной выборки. </w:t>
      </w:r>
    </w:p>
    <w:p w14:paraId="15DDE115" w14:textId="2628B52D" w:rsidR="009958FD" w:rsidRDefault="009958FD" w:rsidP="00D41767">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sidRPr="00917384">
        <w:rPr>
          <w:rStyle w:val="tlid-translation"/>
          <w:rFonts w:ascii="Times New Roman" w:eastAsiaTheme="minorHAnsi" w:hAnsi="Times New Roman" w:cs="Times New Roman"/>
          <w:sz w:val="28"/>
          <w:szCs w:val="28"/>
          <w:lang w:eastAsia="en-US"/>
        </w:rPr>
        <w:t>В простейшем виде получение предсказания для тестовой выборки P с помощью стекинга выглядит следующим образом:</w:t>
      </w:r>
      <w:r w:rsidR="00917384">
        <w:rPr>
          <w:rStyle w:val="a9"/>
        </w:rPr>
        <w:footnoteReference w:id="18"/>
      </w:r>
    </w:p>
    <w:p w14:paraId="17786151" w14:textId="419B61EE" w:rsidR="00E240E0" w:rsidRDefault="00917384" w:rsidP="00917384">
      <w:pPr>
        <w:autoSpaceDE w:val="0"/>
        <w:autoSpaceDN w:val="0"/>
        <w:adjustRightInd w:val="0"/>
        <w:spacing w:after="0" w:line="360" w:lineRule="auto"/>
        <w:jc w:val="center"/>
        <w:rPr>
          <w:rStyle w:val="tlid-translation"/>
          <w:rFonts w:ascii="Times New Roman" w:eastAsiaTheme="minorHAnsi" w:hAnsi="Times New Roman" w:cs="Times New Roman"/>
          <w:sz w:val="28"/>
          <w:szCs w:val="28"/>
          <w:lang w:eastAsia="en-US"/>
        </w:rPr>
      </w:pPr>
      <w:r w:rsidRPr="00917384">
        <w:rPr>
          <w:rStyle w:val="tlid-translation"/>
          <w:rFonts w:ascii="Times New Roman" w:eastAsiaTheme="minorHAnsi" w:hAnsi="Times New Roman" w:cs="Times New Roman"/>
          <w:noProof/>
          <w:sz w:val="28"/>
          <w:szCs w:val="28"/>
          <w:lang w:eastAsia="en-US"/>
        </w:rPr>
        <w:lastRenderedPageBreak/>
        <w:drawing>
          <wp:inline distT="0" distB="0" distL="0" distR="0" wp14:anchorId="39B85767" wp14:editId="3B54DC7C">
            <wp:extent cx="4930677" cy="4517292"/>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7077" cy="4559802"/>
                    </a:xfrm>
                    <a:prstGeom prst="rect">
                      <a:avLst/>
                    </a:prstGeom>
                  </pic:spPr>
                </pic:pic>
              </a:graphicData>
            </a:graphic>
          </wp:inline>
        </w:drawing>
      </w:r>
    </w:p>
    <w:p w14:paraId="25AE3ACD" w14:textId="3723351D" w:rsidR="00917384" w:rsidRDefault="00917384" w:rsidP="00917384">
      <w:pPr>
        <w:autoSpaceDE w:val="0"/>
        <w:autoSpaceDN w:val="0"/>
        <w:adjustRightInd w:val="0"/>
        <w:spacing w:after="0" w:line="360" w:lineRule="auto"/>
        <w:ind w:firstLine="720"/>
        <w:rPr>
          <w:rStyle w:val="tlid-translation"/>
          <w:rFonts w:ascii="Times New Roman" w:eastAsiaTheme="minorHAnsi" w:hAnsi="Times New Roman" w:cs="Times New Roman"/>
          <w:sz w:val="28"/>
          <w:szCs w:val="28"/>
          <w:lang w:eastAsia="en-US"/>
        </w:rPr>
      </w:pPr>
      <w:r w:rsidRPr="00917384">
        <w:rPr>
          <w:rStyle w:val="tlid-translation"/>
          <w:rFonts w:ascii="Times New Roman" w:eastAsiaTheme="minorHAnsi" w:hAnsi="Times New Roman" w:cs="Times New Roman"/>
          <w:sz w:val="28"/>
          <w:szCs w:val="28"/>
          <w:lang w:eastAsia="en-US"/>
        </w:rPr>
        <w:t xml:space="preserve">Рис. Алгоритм 1, </w:t>
      </w:r>
      <w:proofErr w:type="spellStart"/>
      <w:r w:rsidRPr="00917384">
        <w:rPr>
          <w:rStyle w:val="tlid-translation"/>
          <w:rFonts w:ascii="Times New Roman" w:eastAsiaTheme="minorHAnsi" w:hAnsi="Times New Roman" w:cs="Times New Roman"/>
          <w:sz w:val="28"/>
          <w:szCs w:val="28"/>
          <w:lang w:eastAsia="en-US"/>
        </w:rPr>
        <w:t>стекинг</w:t>
      </w:r>
      <w:proofErr w:type="spellEnd"/>
      <w:r w:rsidRPr="00917384">
        <w:rPr>
          <w:rStyle w:val="tlid-translation"/>
          <w:rFonts w:ascii="Times New Roman" w:eastAsiaTheme="minorHAnsi" w:hAnsi="Times New Roman" w:cs="Times New Roman"/>
          <w:sz w:val="28"/>
          <w:szCs w:val="28"/>
          <w:lang w:eastAsia="en-US"/>
        </w:rPr>
        <w:t xml:space="preserve"> по схеме </w:t>
      </w:r>
      <w:proofErr w:type="spellStart"/>
      <w:r w:rsidRPr="00917384">
        <w:rPr>
          <w:rStyle w:val="tlid-translation"/>
          <w:rFonts w:ascii="Times New Roman" w:eastAsiaTheme="minorHAnsi" w:hAnsi="Times New Roman" w:cs="Times New Roman"/>
          <w:sz w:val="28"/>
          <w:szCs w:val="28"/>
          <w:lang w:eastAsia="en-US"/>
        </w:rPr>
        <w:t>hold-out</w:t>
      </w:r>
      <w:proofErr w:type="spellEnd"/>
      <w:r>
        <w:rPr>
          <w:rStyle w:val="a9"/>
          <w:rFonts w:ascii="Times New Roman" w:eastAsiaTheme="minorHAnsi" w:hAnsi="Times New Roman" w:cs="Times New Roman"/>
          <w:sz w:val="28"/>
          <w:szCs w:val="28"/>
          <w:lang w:eastAsia="en-US"/>
        </w:rPr>
        <w:footnoteReference w:id="19"/>
      </w:r>
    </w:p>
    <w:p w14:paraId="5BA47A8C" w14:textId="11D4C16E" w:rsidR="00917384" w:rsidRDefault="00917384" w:rsidP="00917384">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sidRPr="00917384">
        <w:rPr>
          <w:rFonts w:ascii="Times New Roman" w:hAnsi="Times New Roman" w:cs="Times New Roman"/>
          <w:sz w:val="28"/>
          <w:szCs w:val="28"/>
        </w:rPr>
        <w:t xml:space="preserve">Недостатком этого варианта стекинга является то, что </w:t>
      </w:r>
      <m:oMath>
        <m:r>
          <m:rPr>
            <m:scr m:val="double-struck"/>
          </m:rPr>
          <w:rPr>
            <w:rStyle w:val="tlid-translation"/>
            <w:rFonts w:ascii="Cambria Math" w:eastAsiaTheme="minorHAnsi" w:hAnsi="Cambria Math" w:cs="Times New Roman"/>
            <w:sz w:val="28"/>
            <w:szCs w:val="28"/>
            <w:lang w:eastAsia="en-US"/>
          </w:rPr>
          <m:t>M</m:t>
        </m:r>
      </m:oMath>
      <w:r w:rsidR="000C4806">
        <w:rPr>
          <w:rStyle w:val="tlid-translation"/>
          <w:rFonts w:ascii="Times New Roman" w:eastAsiaTheme="minorHAnsi" w:hAnsi="Times New Roman" w:cs="Times New Roman"/>
          <w:sz w:val="28"/>
          <w:szCs w:val="28"/>
          <w:lang w:eastAsia="en-US"/>
        </w:rPr>
        <w:t xml:space="preserve"> </w:t>
      </w:r>
      <w:r w:rsidRPr="00917384">
        <w:rPr>
          <w:rFonts w:ascii="Times New Roman" w:hAnsi="Times New Roman" w:cs="Times New Roman"/>
          <w:sz w:val="28"/>
          <w:szCs w:val="28"/>
        </w:rPr>
        <w:t xml:space="preserve">обучается только на части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oMath>
      <w:r w:rsidRPr="00917384">
        <w:rPr>
          <w:rFonts w:ascii="Times New Roman" w:hAnsi="Times New Roman" w:cs="Times New Roman"/>
          <w:sz w:val="28"/>
          <w:szCs w:val="28"/>
        </w:rPr>
        <w:t xml:space="preserve"> обучающей выборки, а другая часть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oMath>
      <w:r w:rsidRPr="00917384">
        <w:rPr>
          <w:rFonts w:ascii="Times New Roman" w:hAnsi="Times New Roman" w:cs="Times New Roman"/>
          <w:sz w:val="28"/>
          <w:szCs w:val="28"/>
        </w:rPr>
        <w:t xml:space="preserve"> им не используется. Чтобы избежать этого, мы можем повторить алгоритм, поменяв местами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oMath>
      <w:r w:rsidRPr="00917384">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oMath>
      <w:r w:rsidRPr="00917384">
        <w:rPr>
          <w:rFonts w:ascii="Times New Roman" w:hAnsi="Times New Roman" w:cs="Times New Roman"/>
          <w:sz w:val="28"/>
          <w:szCs w:val="28"/>
        </w:rPr>
        <w:t>) и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oMath>
      <w:r w:rsidRPr="00917384">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oMath>
      <w:r w:rsidRPr="00917384">
        <w:rPr>
          <w:rFonts w:ascii="Times New Roman" w:hAnsi="Times New Roman" w:cs="Times New Roman"/>
          <w:sz w:val="28"/>
          <w:szCs w:val="28"/>
        </w:rPr>
        <w:t>). В таком случае получим два предсказания для валидационной выборки, которые</w:t>
      </w:r>
      <w:r w:rsidR="000C4806" w:rsidRPr="000C4806">
        <w:rPr>
          <w:rFonts w:ascii="Times New Roman" w:hAnsi="Times New Roman" w:cs="Times New Roman"/>
          <w:sz w:val="28"/>
          <w:szCs w:val="28"/>
        </w:rPr>
        <w:t xml:space="preserve"> </w:t>
      </w:r>
      <w:r w:rsidR="000C4806">
        <w:rPr>
          <w:rFonts w:ascii="Times New Roman" w:hAnsi="Times New Roman" w:cs="Times New Roman"/>
          <w:sz w:val="28"/>
          <w:szCs w:val="28"/>
        </w:rPr>
        <w:t>можно</w:t>
      </w:r>
      <w:r w:rsidRPr="00917384">
        <w:rPr>
          <w:rFonts w:ascii="Times New Roman" w:hAnsi="Times New Roman" w:cs="Times New Roman"/>
          <w:sz w:val="28"/>
          <w:szCs w:val="28"/>
        </w:rPr>
        <w:t xml:space="preserve"> усреднить.</w:t>
      </w:r>
      <w:r w:rsidR="000C4806">
        <w:rPr>
          <w:rFonts w:ascii="Times New Roman" w:hAnsi="Times New Roman" w:cs="Times New Roman"/>
          <w:sz w:val="28"/>
          <w:szCs w:val="28"/>
        </w:rPr>
        <w:t xml:space="preserve"> В качестве метаклассификатора будет использоваться алгоритм градиентного бустинга, а именно </w:t>
      </w:r>
      <w:proofErr w:type="spellStart"/>
      <w:r w:rsidR="000C4806" w:rsidRPr="00785BDE">
        <w:rPr>
          <w:rStyle w:val="tlid-translation"/>
          <w:rFonts w:ascii="Times New Roman" w:eastAsiaTheme="minorHAnsi" w:hAnsi="Times New Roman" w:cs="Times New Roman"/>
          <w:sz w:val="28"/>
          <w:szCs w:val="28"/>
          <w:lang w:eastAsia="en-US"/>
        </w:rPr>
        <w:t>XGBoost</w:t>
      </w:r>
      <w:proofErr w:type="spellEnd"/>
      <w:r w:rsidR="000C4806">
        <w:rPr>
          <w:rStyle w:val="tlid-translation"/>
          <w:rFonts w:ascii="Times New Roman" w:eastAsiaTheme="minorHAnsi" w:hAnsi="Times New Roman" w:cs="Times New Roman"/>
          <w:sz w:val="28"/>
          <w:szCs w:val="28"/>
          <w:lang w:eastAsia="en-US"/>
        </w:rPr>
        <w:t>. Именно на предсказания метаклассификатора будет строится рейтинговая шкала.</w:t>
      </w:r>
    </w:p>
    <w:p w14:paraId="382217AA" w14:textId="483BB9E9" w:rsidR="000C4806" w:rsidRPr="00917384" w:rsidRDefault="000C4806" w:rsidP="00917384">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Далее рассмотрим метрики качества алгоритмов, которые используются в задачах классификации, а также способы верификации полученных результатов. Уточним методологию составления рейтинговой шкалы.</w:t>
      </w:r>
    </w:p>
    <w:p w14:paraId="2973948E" w14:textId="60698ECF" w:rsidR="004B1ABA" w:rsidRPr="003E680A" w:rsidRDefault="004B1ABA">
      <w:pPr>
        <w:pStyle w:val="2"/>
        <w:spacing w:line="360" w:lineRule="auto"/>
        <w:ind w:firstLine="720"/>
        <w:jc w:val="both"/>
        <w:rPr>
          <w:ins w:id="546" w:author="Александр Гордеев" w:date="2020-02-29T12:40:00Z"/>
          <w:rStyle w:val="tlid-translation"/>
          <w:rFonts w:ascii="Times New Roman" w:eastAsiaTheme="minorEastAsia" w:hAnsi="Times New Roman" w:cs="Times New Roman"/>
          <w:color w:val="auto"/>
          <w:sz w:val="28"/>
          <w:szCs w:val="28"/>
        </w:rPr>
        <w:pPrChange w:id="547" w:author="Александр Гордеев" w:date="2020-02-29T12:40:00Z">
          <w:pPr>
            <w:pStyle w:val="1"/>
          </w:pPr>
        </w:pPrChange>
      </w:pPr>
      <w:bookmarkStart w:id="548" w:name="_Toc37313186"/>
      <w:ins w:id="549" w:author="Александр Гордеев" w:date="2020-02-29T12:40:00Z">
        <w:r w:rsidRPr="003E680A">
          <w:rPr>
            <w:rStyle w:val="tlid-translation"/>
            <w:rFonts w:ascii="Times New Roman" w:hAnsi="Times New Roman" w:cs="Times New Roman"/>
            <w:sz w:val="28"/>
            <w:szCs w:val="28"/>
          </w:rPr>
          <w:lastRenderedPageBreak/>
          <w:t>1.</w:t>
        </w:r>
      </w:ins>
      <w:r w:rsidR="009630FD">
        <w:rPr>
          <w:rStyle w:val="tlid-translation"/>
          <w:rFonts w:ascii="Times New Roman" w:hAnsi="Times New Roman" w:cs="Times New Roman"/>
          <w:sz w:val="28"/>
          <w:szCs w:val="28"/>
        </w:rPr>
        <w:t>5</w:t>
      </w:r>
      <w:ins w:id="550" w:author="Александр Гордеев" w:date="2020-02-29T12:40:00Z">
        <w:r w:rsidRPr="003E680A">
          <w:rPr>
            <w:rStyle w:val="tlid-translation"/>
            <w:rFonts w:ascii="Times New Roman" w:hAnsi="Times New Roman" w:cs="Times New Roman"/>
            <w:sz w:val="28"/>
            <w:szCs w:val="28"/>
          </w:rPr>
          <w:t xml:space="preserve"> </w:t>
        </w:r>
      </w:ins>
      <w:r w:rsidR="00054498">
        <w:rPr>
          <w:rStyle w:val="tlid-translation"/>
          <w:rFonts w:ascii="Times New Roman" w:hAnsi="Times New Roman" w:cs="Times New Roman"/>
          <w:sz w:val="28"/>
          <w:szCs w:val="28"/>
        </w:rPr>
        <w:t xml:space="preserve">Метрики качества </w:t>
      </w:r>
      <w:r w:rsidR="004A0AF4">
        <w:rPr>
          <w:rStyle w:val="tlid-translation"/>
          <w:rFonts w:ascii="Times New Roman" w:hAnsi="Times New Roman" w:cs="Times New Roman"/>
          <w:sz w:val="28"/>
          <w:szCs w:val="28"/>
        </w:rPr>
        <w:t>решений</w:t>
      </w:r>
      <w:r w:rsidR="00054498">
        <w:rPr>
          <w:rStyle w:val="tlid-translation"/>
          <w:rFonts w:ascii="Times New Roman" w:hAnsi="Times New Roman" w:cs="Times New Roman"/>
          <w:sz w:val="28"/>
          <w:szCs w:val="28"/>
        </w:rPr>
        <w:t xml:space="preserve">, </w:t>
      </w:r>
      <w:r w:rsidR="00385712">
        <w:rPr>
          <w:rStyle w:val="tlid-translation"/>
          <w:rFonts w:ascii="Times New Roman" w:hAnsi="Times New Roman" w:cs="Times New Roman"/>
          <w:sz w:val="28"/>
          <w:szCs w:val="28"/>
        </w:rPr>
        <w:t>кросс-валидация</w:t>
      </w:r>
      <w:r w:rsidR="00054498">
        <w:rPr>
          <w:rStyle w:val="tlid-translation"/>
          <w:rFonts w:ascii="Times New Roman" w:hAnsi="Times New Roman" w:cs="Times New Roman"/>
          <w:sz w:val="28"/>
          <w:szCs w:val="28"/>
        </w:rPr>
        <w:t xml:space="preserve"> и рейтинговая шкала</w:t>
      </w:r>
      <w:bookmarkEnd w:id="548"/>
    </w:p>
    <w:p w14:paraId="46779D4F" w14:textId="2B232734" w:rsidR="004D47F7" w:rsidRDefault="00E050BF" w:rsidP="00E050BF">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В задаче бинарной классификации</w:t>
      </w:r>
      <w:r w:rsidRPr="00E050BF">
        <w:rPr>
          <w:rStyle w:val="tlid-translation"/>
          <w:rFonts w:ascii="Times New Roman" w:hAnsi="Times New Roman" w:cs="Times New Roman"/>
          <w:sz w:val="28"/>
          <w:szCs w:val="28"/>
        </w:rPr>
        <w:t>, в которой метки принадлежат множеству {</w:t>
      </w:r>
      <w:r w:rsidR="004D47F7">
        <w:rPr>
          <w:rStyle w:val="tlid-translation"/>
          <w:rFonts w:ascii="Times New Roman" w:hAnsi="Times New Roman" w:cs="Times New Roman"/>
          <w:sz w:val="28"/>
          <w:szCs w:val="28"/>
        </w:rPr>
        <w:t>-1</w:t>
      </w:r>
      <w:r w:rsidRPr="00E050BF">
        <w:rPr>
          <w:rStyle w:val="tlid-translation"/>
          <w:rFonts w:ascii="Times New Roman" w:hAnsi="Times New Roman" w:cs="Times New Roman"/>
          <w:sz w:val="28"/>
          <w:szCs w:val="28"/>
        </w:rPr>
        <w:t>, 1}</w:t>
      </w:r>
      <w:r>
        <w:rPr>
          <w:rStyle w:val="tlid-translation"/>
          <w:rFonts w:ascii="Times New Roman" w:hAnsi="Times New Roman" w:cs="Times New Roman"/>
          <w:sz w:val="28"/>
          <w:szCs w:val="28"/>
        </w:rPr>
        <w:t>, о</w:t>
      </w:r>
      <w:r w:rsidRPr="00E050BF">
        <w:rPr>
          <w:rStyle w:val="tlid-translation"/>
          <w:rFonts w:ascii="Times New Roman" w:hAnsi="Times New Roman" w:cs="Times New Roman"/>
          <w:sz w:val="28"/>
          <w:szCs w:val="28"/>
        </w:rPr>
        <w:t xml:space="preserve">бъекты с меткой 1 будем называть положительными, а с меткой </w:t>
      </w:r>
      <w:r w:rsidR="004D47F7">
        <w:rPr>
          <w:rStyle w:val="tlid-translation"/>
          <w:rFonts w:ascii="Times New Roman" w:hAnsi="Times New Roman" w:cs="Times New Roman"/>
          <w:sz w:val="28"/>
          <w:szCs w:val="28"/>
        </w:rPr>
        <w:t>-1</w:t>
      </w:r>
      <w:r w:rsidRPr="00E050B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 </w:t>
      </w:r>
      <w:r w:rsidRPr="00E050BF">
        <w:rPr>
          <w:rStyle w:val="tlid-translation"/>
          <w:rFonts w:ascii="Times New Roman" w:hAnsi="Times New Roman" w:cs="Times New Roman"/>
          <w:sz w:val="28"/>
          <w:szCs w:val="28"/>
        </w:rPr>
        <w:t xml:space="preserve">отрицательными. </w:t>
      </w:r>
      <w:r>
        <w:rPr>
          <w:rStyle w:val="tlid-translation"/>
          <w:rFonts w:ascii="Times New Roman" w:hAnsi="Times New Roman" w:cs="Times New Roman"/>
          <w:sz w:val="28"/>
          <w:szCs w:val="28"/>
        </w:rPr>
        <w:t>Базовый а</w:t>
      </w:r>
      <w:r w:rsidRPr="00E050BF">
        <w:rPr>
          <w:rStyle w:val="tlid-translation"/>
          <w:rFonts w:ascii="Times New Roman" w:hAnsi="Times New Roman" w:cs="Times New Roman"/>
          <w:sz w:val="28"/>
          <w:szCs w:val="28"/>
        </w:rPr>
        <w:t>лгоритм возвраща</w:t>
      </w:r>
      <w:r>
        <w:rPr>
          <w:rStyle w:val="tlid-translation"/>
          <w:rFonts w:ascii="Times New Roman" w:hAnsi="Times New Roman" w:cs="Times New Roman"/>
          <w:sz w:val="28"/>
          <w:szCs w:val="28"/>
        </w:rPr>
        <w:t>ет</w:t>
      </w:r>
      <w:r w:rsidRPr="00E050BF">
        <w:rPr>
          <w:rStyle w:val="tlid-translation"/>
          <w:rFonts w:ascii="Times New Roman" w:hAnsi="Times New Roman" w:cs="Times New Roman"/>
          <w:sz w:val="28"/>
          <w:szCs w:val="28"/>
        </w:rPr>
        <w:t xml:space="preserve"> произвольное вещественное</w:t>
      </w:r>
      <w:r>
        <w:rPr>
          <w:rStyle w:val="tlid-translation"/>
          <w:rFonts w:ascii="Times New Roman" w:hAnsi="Times New Roman" w:cs="Times New Roman"/>
          <w:sz w:val="28"/>
          <w:szCs w:val="28"/>
        </w:rPr>
        <w:t xml:space="preserve"> </w:t>
      </w:r>
      <w:r w:rsidRPr="00E050BF">
        <w:rPr>
          <w:rStyle w:val="tlid-translation"/>
          <w:rFonts w:ascii="Times New Roman" w:hAnsi="Times New Roman" w:cs="Times New Roman"/>
          <w:sz w:val="28"/>
          <w:szCs w:val="28"/>
        </w:rPr>
        <w:t>число,</w:t>
      </w:r>
      <w:r>
        <w:rPr>
          <w:rStyle w:val="tlid-translation"/>
          <w:rFonts w:ascii="Times New Roman" w:hAnsi="Times New Roman" w:cs="Times New Roman"/>
          <w:sz w:val="28"/>
          <w:szCs w:val="28"/>
        </w:rPr>
        <w:t xml:space="preserve"> далее для удобства называемое вероятностью принадлежности метки классу</w:t>
      </w:r>
      <w:r w:rsidR="004D47F7">
        <w:rPr>
          <w:rStyle w:val="tlid-translation"/>
          <w:rFonts w:ascii="Times New Roman" w:hAnsi="Times New Roman" w:cs="Times New Roman"/>
          <w:sz w:val="28"/>
          <w:szCs w:val="28"/>
        </w:rPr>
        <w:t>,</w:t>
      </w:r>
      <w:r w:rsidRPr="00E050BF">
        <w:rPr>
          <w:rStyle w:val="tlid-translation"/>
          <w:rFonts w:ascii="Times New Roman" w:hAnsi="Times New Roman" w:cs="Times New Roman"/>
          <w:sz w:val="28"/>
          <w:szCs w:val="28"/>
        </w:rPr>
        <w:t xml:space="preserve"> которое с помощью порога</w:t>
      </w:r>
      <w:r>
        <w:rPr>
          <w:rStyle w:val="tlid-translation"/>
          <w:rFonts w:ascii="Times New Roman" w:hAnsi="Times New Roman" w:cs="Times New Roman"/>
          <w:sz w:val="28"/>
          <w:szCs w:val="28"/>
        </w:rPr>
        <w:t xml:space="preserve"> </w:t>
      </w:r>
      <w:r w:rsidR="004D47F7">
        <w:rPr>
          <w:rStyle w:val="tlid-translation"/>
          <w:rFonts w:ascii="Times New Roman" w:hAnsi="Times New Roman" w:cs="Times New Roman"/>
          <w:sz w:val="28"/>
          <w:szCs w:val="28"/>
        </w:rPr>
        <w:t xml:space="preserve">вероятности </w:t>
      </w:r>
      <m:oMath>
        <m:r>
          <w:rPr>
            <w:rStyle w:val="tlid-translation"/>
            <w:rFonts w:ascii="Cambria Math" w:hAnsi="Cambria Math" w:cs="Times New Roman"/>
            <w:sz w:val="28"/>
            <w:szCs w:val="28"/>
          </w:rPr>
          <m:t>t</m:t>
        </m:r>
      </m:oMath>
      <w:r w:rsidRPr="00E050BF">
        <w:rPr>
          <w:rStyle w:val="tlid-translation"/>
          <w:rFonts w:ascii="Times New Roman" w:hAnsi="Times New Roman" w:cs="Times New Roman"/>
          <w:sz w:val="28"/>
          <w:szCs w:val="28"/>
        </w:rPr>
        <w:t xml:space="preserve"> переводится в бинарный ответ:</w:t>
      </w:r>
    </w:p>
    <w:p w14:paraId="52444597" w14:textId="7680BBB1" w:rsidR="004B1ABA" w:rsidRPr="004D47F7" w:rsidRDefault="004D47F7" w:rsidP="00E050BF">
      <w:pPr>
        <w:pStyle w:val="aa"/>
        <w:spacing w:after="0" w:line="360" w:lineRule="auto"/>
        <w:ind w:left="0" w:firstLine="720"/>
        <w:jc w:val="both"/>
        <w:rPr>
          <w:rStyle w:val="tlid-translation"/>
          <w:rFonts w:ascii="Times New Roman" w:hAnsi="Times New Roman" w:cs="Times New Roman"/>
          <w:sz w:val="28"/>
          <w:szCs w:val="28"/>
          <w:lang w:val="en-US"/>
        </w:rPr>
      </w:pPr>
      <m:oMathPara>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lang w:val="en-US"/>
            </w:rPr>
            <m:t>=[</m:t>
          </m:r>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lang w:val="en-US"/>
            </w:rPr>
            <m:t>&gt;</m:t>
          </m:r>
          <m:r>
            <w:rPr>
              <w:rStyle w:val="tlid-translation"/>
              <w:rFonts w:ascii="Cambria Math" w:hAnsi="Cambria Math" w:cs="Times New Roman"/>
              <w:sz w:val="28"/>
              <w:szCs w:val="28"/>
            </w:rPr>
            <m:t>t</m:t>
          </m:r>
          <m:r>
            <w:rPr>
              <w:rStyle w:val="tlid-translation"/>
              <w:rFonts w:ascii="Cambria Math" w:hAnsi="Cambria Math" w:cs="Times New Roman"/>
              <w:sz w:val="28"/>
              <w:szCs w:val="28"/>
              <w:lang w:val="en-US"/>
            </w:rPr>
            <m:t>]</m:t>
          </m:r>
        </m:oMath>
      </m:oMathPara>
    </w:p>
    <w:p w14:paraId="09C9183F" w14:textId="3E9C71CC" w:rsidR="00E050BF" w:rsidRDefault="00E050BF" w:rsidP="004D47F7">
      <w:pPr>
        <w:spacing w:after="0" w:line="360" w:lineRule="auto"/>
        <w:ind w:firstLine="720"/>
        <w:jc w:val="both"/>
        <w:rPr>
          <w:rStyle w:val="tlid-translation"/>
          <w:rFonts w:ascii="Times New Roman" w:hAnsi="Times New Roman" w:cs="Times New Roman"/>
          <w:sz w:val="28"/>
          <w:szCs w:val="28"/>
        </w:rPr>
      </w:pPr>
      <w:r w:rsidRPr="004D47F7">
        <w:rPr>
          <w:rStyle w:val="tlid-translation"/>
          <w:rFonts w:ascii="Times New Roman" w:hAnsi="Times New Roman" w:cs="Times New Roman"/>
          <w:sz w:val="28"/>
          <w:szCs w:val="28"/>
        </w:rPr>
        <w:t>Наиболее очевидной мерой качества в задаче классификации является доля правильных ответов (accuracy):</w:t>
      </w:r>
    </w:p>
    <w:p w14:paraId="12C66864" w14:textId="6BBF1EFC" w:rsidR="004D47F7" w:rsidRPr="004D47F7" w:rsidRDefault="004D47F7" w:rsidP="004D47F7">
      <w:pPr>
        <w:spacing w:after="0" w:line="360" w:lineRule="auto"/>
        <w:jc w:val="both"/>
        <w:rPr>
          <w:rStyle w:val="tlid-translation"/>
          <w:rFonts w:ascii="Times New Roman" w:hAnsi="Times New Roman" w:cs="Times New Roman"/>
          <w:iCs/>
          <w:sz w:val="28"/>
          <w:szCs w:val="28"/>
        </w:rPr>
      </w:pPr>
      <m:oMathPara>
        <m:oMath>
          <m:r>
            <m:rPr>
              <m:sty m:val="p"/>
            </m:rPr>
            <w:rPr>
              <w:rStyle w:val="tlid-translation"/>
              <w:rFonts w:ascii="Cambria Math" w:hAnsi="Cambria Math" w:cs="Times New Roman"/>
              <w:sz w:val="28"/>
              <w:szCs w:val="28"/>
            </w:rPr>
            <m:t>accuracy</m:t>
          </m:r>
          <m:r>
            <w:rPr>
              <w:rStyle w:val="tlid-translation"/>
              <w:rFonts w:ascii="Cambria Math" w:hAnsi="Times New Roman" w:cs="Times New Roman"/>
              <w:sz w:val="28"/>
              <w:szCs w:val="28"/>
            </w:rPr>
            <m:t xml:space="preserve">= </m:t>
          </m:r>
          <m:f>
            <m:fPr>
              <m:ctrlPr>
                <w:rPr>
                  <w:rStyle w:val="tlid-translation"/>
                  <w:rFonts w:ascii="Cambria Math" w:hAnsi="Times New Roman" w:cs="Times New Roman"/>
                  <w:i/>
                  <w:sz w:val="28"/>
                  <w:szCs w:val="28"/>
                </w:rPr>
              </m:ctrlPr>
            </m:fPr>
            <m:num>
              <m:nary>
                <m:naryPr>
                  <m:chr m:val="∑"/>
                  <m:limLoc m:val="undOvr"/>
                  <m:ctrlPr>
                    <w:rPr>
                      <w:rStyle w:val="tlid-translation"/>
                      <w:rFonts w:ascii="Cambria Math" w:hAnsi="Times New Roman" w:cs="Times New Roman"/>
                      <w:i/>
                      <w:sz w:val="28"/>
                      <w:szCs w:val="28"/>
                    </w:rPr>
                  </m:ctrlPr>
                </m:naryPr>
                <m:sub>
                  <m:r>
                    <w:rPr>
                      <w:rStyle w:val="tlid-translation"/>
                      <w:rFonts w:ascii="Cambria Math" w:hAnsi="Times New Roman" w:cs="Times New Roman"/>
                      <w:sz w:val="28"/>
                      <w:szCs w:val="28"/>
                    </w:rPr>
                    <m:t>i=1</m:t>
                  </m:r>
                </m:sub>
                <m:sup>
                  <m:r>
                    <w:rPr>
                      <w:rStyle w:val="tlid-translation"/>
                      <w:rFonts w:ascii="Cambria Math" w:hAnsi="Times New Roman" w:cs="Times New Roman"/>
                      <w:sz w:val="28"/>
                      <w:szCs w:val="28"/>
                    </w:rPr>
                    <m:t>l</m:t>
                  </m:r>
                </m:sup>
                <m:e>
                  <m:r>
                    <w:rPr>
                      <w:rStyle w:val="tlid-translation"/>
                      <w:rFonts w:ascii="Cambria Math" w:hAnsi="Times New Roman" w:cs="Times New Roman"/>
                      <w:sz w:val="28"/>
                      <w:szCs w:val="28"/>
                    </w:rPr>
                    <m:t>[a</m:t>
                  </m:r>
                  <m:d>
                    <m:dPr>
                      <m:ctrlPr>
                        <w:rPr>
                          <w:rStyle w:val="tlid-translation"/>
                          <w:rFonts w:ascii="Cambria Math" w:hAnsi="Times New Roman" w:cs="Times New Roman"/>
                          <w:i/>
                          <w:sz w:val="28"/>
                          <w:szCs w:val="28"/>
                        </w:rPr>
                      </m:ctrlPr>
                    </m:dPr>
                    <m:e>
                      <m:sSub>
                        <m:sSubPr>
                          <m:ctrlPr>
                            <w:rPr>
                              <w:rStyle w:val="tlid-translation"/>
                              <w:rFonts w:ascii="Cambria Math" w:hAnsi="Times New Roman" w:cs="Times New Roman"/>
                              <w:i/>
                              <w:sz w:val="28"/>
                              <w:szCs w:val="28"/>
                            </w:rPr>
                          </m:ctrlPr>
                        </m:sSubPr>
                        <m:e>
                          <m:r>
                            <w:rPr>
                              <w:rStyle w:val="tlid-translation"/>
                              <w:rFonts w:ascii="Cambria Math" w:hAnsi="Times New Roman" w:cs="Times New Roman"/>
                              <w:sz w:val="28"/>
                              <w:szCs w:val="28"/>
                            </w:rPr>
                            <m:t>x</m:t>
                          </m:r>
                        </m:e>
                        <m:sub>
                          <m:r>
                            <w:rPr>
                              <w:rStyle w:val="tlid-translation"/>
                              <w:rFonts w:ascii="Cambria Math" w:hAnsi="Times New Roman" w:cs="Times New Roman"/>
                              <w:sz w:val="28"/>
                              <w:szCs w:val="28"/>
                            </w:rPr>
                            <m:t>i</m:t>
                          </m:r>
                        </m:sub>
                      </m:sSub>
                    </m:e>
                  </m:d>
                  <m:r>
                    <w:rPr>
                      <w:rStyle w:val="tlid-translation"/>
                      <w:rFonts w:ascii="Cambria Math" w:hAnsi="Times New Roman" w:cs="Times New Roman"/>
                      <w:sz w:val="28"/>
                      <w:szCs w:val="28"/>
                    </w:rPr>
                    <m:t>=</m:t>
                  </m:r>
                  <m:sSub>
                    <m:sSubPr>
                      <m:ctrlPr>
                        <w:rPr>
                          <w:rStyle w:val="tlid-translation"/>
                          <w:rFonts w:ascii="Cambria Math" w:hAnsi="Times New Roman" w:cs="Times New Roman"/>
                          <w:i/>
                          <w:sz w:val="28"/>
                          <w:szCs w:val="28"/>
                        </w:rPr>
                      </m:ctrlPr>
                    </m:sSubPr>
                    <m:e>
                      <m:r>
                        <w:rPr>
                          <w:rStyle w:val="tlid-translation"/>
                          <w:rFonts w:ascii="Cambria Math" w:hAnsi="Times New Roman" w:cs="Times New Roman"/>
                          <w:sz w:val="28"/>
                          <w:szCs w:val="28"/>
                        </w:rPr>
                        <m:t>y</m:t>
                      </m:r>
                    </m:e>
                    <m:sub>
                      <m:r>
                        <w:rPr>
                          <w:rStyle w:val="tlid-translation"/>
                          <w:rFonts w:ascii="Cambria Math" w:hAnsi="Times New Roman" w:cs="Times New Roman"/>
                          <w:sz w:val="28"/>
                          <w:szCs w:val="28"/>
                        </w:rPr>
                        <m:t>i</m:t>
                      </m:r>
                    </m:sub>
                  </m:sSub>
                  <m:r>
                    <w:rPr>
                      <w:rStyle w:val="tlid-translation"/>
                      <w:rFonts w:ascii="Cambria Math" w:hAnsi="Times New Roman" w:cs="Times New Roman"/>
                      <w:sz w:val="28"/>
                      <w:szCs w:val="28"/>
                    </w:rPr>
                    <m:t>]</m:t>
                  </m:r>
                </m:e>
              </m:nary>
            </m:num>
            <m:den>
              <m:r>
                <w:rPr>
                  <w:rStyle w:val="tlid-translation"/>
                  <w:rFonts w:ascii="Cambria Math" w:hAnsi="Times New Roman" w:cs="Times New Roman"/>
                  <w:sz w:val="28"/>
                  <w:szCs w:val="28"/>
                </w:rPr>
                <m:t>l</m:t>
              </m:r>
            </m:den>
          </m:f>
        </m:oMath>
      </m:oMathPara>
    </w:p>
    <w:p w14:paraId="3E660AF5" w14:textId="7B2E4399" w:rsidR="004D47F7" w:rsidRDefault="004D47F7" w:rsidP="004D47F7">
      <w:pPr>
        <w:spacing w:after="0" w:line="360" w:lineRule="auto"/>
        <w:ind w:firstLine="720"/>
        <w:jc w:val="both"/>
        <w:rPr>
          <w:rStyle w:val="tlid-translation"/>
          <w:rFonts w:ascii="Times New Roman" w:hAnsi="Times New Roman" w:cs="Times New Roman"/>
          <w:iCs/>
          <w:sz w:val="28"/>
          <w:szCs w:val="28"/>
        </w:rPr>
      </w:pPr>
      <w:r w:rsidRPr="004D47F7">
        <w:rPr>
          <w:rStyle w:val="tlid-translation"/>
          <w:rFonts w:ascii="Times New Roman" w:hAnsi="Times New Roman" w:cs="Times New Roman"/>
          <w:iCs/>
          <w:sz w:val="28"/>
          <w:szCs w:val="28"/>
        </w:rPr>
        <w:t xml:space="preserve">Данная метрика, однако, имеет существенный недостаток. Если взять порог </w:t>
      </w:r>
      <m:oMath>
        <m:r>
          <w:rPr>
            <w:rStyle w:val="tlid-translation"/>
            <w:rFonts w:ascii="Cambria Math" w:hAnsi="Cambria Math" w:cs="Times New Roman"/>
            <w:sz w:val="28"/>
            <w:szCs w:val="28"/>
          </w:rPr>
          <m:t>t</m:t>
        </m:r>
      </m:oMath>
      <w:r w:rsidRPr="004D47F7">
        <w:rPr>
          <w:rStyle w:val="tlid-translation"/>
          <w:rFonts w:ascii="Times New Roman" w:hAnsi="Times New Roman" w:cs="Times New Roman"/>
          <w:iCs/>
          <w:sz w:val="28"/>
          <w:szCs w:val="28"/>
        </w:rPr>
        <w:t xml:space="preserve"> меньше минимального значения прогноза </w:t>
      </w:r>
      <m:oMath>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4D47F7">
        <w:rPr>
          <w:rStyle w:val="tlid-translation"/>
          <w:rFonts w:ascii="Times New Roman" w:hAnsi="Times New Roman" w:cs="Times New Roman"/>
          <w:iCs/>
          <w:sz w:val="28"/>
          <w:szCs w:val="28"/>
        </w:rPr>
        <w:t xml:space="preserve"> на выборке или больше максимального значения, то доля правильных ответов будет равна доле положительных и отрицательных ответов соответственно. Таким образом, если в выборке 950 отрицательных и 50 положительных объектов, то при тривиальном пороге </w:t>
      </w:r>
      <m:oMath>
        <m:r>
          <w:rPr>
            <w:rStyle w:val="tlid-translation"/>
            <w:rFonts w:ascii="Cambria Math" w:hAnsi="Cambria Math" w:cs="Times New Roman"/>
            <w:sz w:val="28"/>
            <w:szCs w:val="28"/>
          </w:rPr>
          <m:t xml:space="preserve">t= </m:t>
        </m:r>
        <m:func>
          <m:funcPr>
            <m:ctrlPr>
              <w:rPr>
                <w:rStyle w:val="tlid-translation"/>
                <w:rFonts w:ascii="Cambria Math" w:hAnsi="Cambria Math" w:cs="Times New Roman"/>
                <w:i/>
                <w:iCs/>
                <w:sz w:val="28"/>
                <w:szCs w:val="28"/>
              </w:rPr>
            </m:ctrlPr>
          </m:funcPr>
          <m:fName>
            <m:limLow>
              <m:limLowPr>
                <m:ctrlPr>
                  <w:rPr>
                    <w:rStyle w:val="tlid-translation"/>
                    <w:rFonts w:ascii="Cambria Math" w:hAnsi="Cambria Math" w:cs="Times New Roman"/>
                    <w:i/>
                    <w:iCs/>
                    <w:sz w:val="28"/>
                    <w:szCs w:val="28"/>
                  </w:rPr>
                </m:ctrlPr>
              </m:limLowPr>
              <m:e>
                <m:r>
                  <m:rPr>
                    <m:sty m:val="p"/>
                  </m:rPr>
                  <w:rPr>
                    <w:rStyle w:val="tlid-translation"/>
                    <w:rFonts w:ascii="Cambria Math" w:hAnsi="Cambria Math" w:cs="Times New Roman"/>
                    <w:sz w:val="28"/>
                    <w:szCs w:val="28"/>
                  </w:rPr>
                  <m:t>max</m:t>
                </m:r>
              </m:e>
              <m:lim>
                <m:r>
                  <w:rPr>
                    <w:rStyle w:val="tlid-translation"/>
                    <w:rFonts w:ascii="Cambria Math" w:hAnsi="Cambria Math" w:cs="Times New Roman"/>
                    <w:sz w:val="28"/>
                    <w:szCs w:val="28"/>
                  </w:rPr>
                  <m:t>i</m:t>
                </m:r>
              </m:lim>
            </m:limLow>
          </m:fName>
          <m:e>
            <m:r>
              <w:rPr>
                <w:rStyle w:val="tlid-translation"/>
                <w:rFonts w:ascii="Cambria Math" w:hAnsi="Cambria Math" w:cs="Times New Roman"/>
                <w:sz w:val="28"/>
                <w:szCs w:val="28"/>
              </w:rPr>
              <m:t>b(</m:t>
            </m:r>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e>
        </m:func>
      </m:oMath>
      <w:r w:rsidRPr="004D47F7">
        <w:rPr>
          <w:rStyle w:val="tlid-translation"/>
          <w:rFonts w:ascii="Times New Roman" w:hAnsi="Times New Roman" w:cs="Times New Roman"/>
          <w:iCs/>
          <w:sz w:val="28"/>
          <w:szCs w:val="28"/>
        </w:rPr>
        <w:t xml:space="preserve"> мы получим долю правильных ответов 0.95. Это означает, что доля положительных ответов сама по себе не несет никакой информации о качестве работы алгоритма </w:t>
      </w:r>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4D47F7">
        <w:rPr>
          <w:rStyle w:val="tlid-translation"/>
          <w:rFonts w:ascii="Times New Roman" w:hAnsi="Times New Roman" w:cs="Times New Roman"/>
          <w:sz w:val="28"/>
          <w:szCs w:val="28"/>
        </w:rPr>
        <w:t>,</w:t>
      </w:r>
      <w:r w:rsidRPr="004D47F7">
        <w:rPr>
          <w:rStyle w:val="tlid-translation"/>
          <w:rFonts w:ascii="Times New Roman" w:hAnsi="Times New Roman" w:cs="Times New Roman"/>
          <w:iCs/>
          <w:sz w:val="28"/>
          <w:szCs w:val="28"/>
        </w:rPr>
        <w:t xml:space="preserve"> и вместе с ней следует анализировать соотношение классов в выборке.</w:t>
      </w:r>
    </w:p>
    <w:p w14:paraId="38E42C22" w14:textId="1C7A7FA1" w:rsidR="004D47F7" w:rsidRDefault="004D47F7" w:rsidP="004D47F7">
      <w:pPr>
        <w:spacing w:after="0" w:line="360" w:lineRule="auto"/>
        <w:ind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 xml:space="preserve">Следовательно, </w:t>
      </w:r>
      <w:r w:rsidRPr="004D47F7">
        <w:rPr>
          <w:rStyle w:val="tlid-translation"/>
          <w:rFonts w:ascii="Times New Roman" w:hAnsi="Times New Roman" w:cs="Times New Roman"/>
          <w:iCs/>
          <w:sz w:val="28"/>
          <w:szCs w:val="28"/>
        </w:rPr>
        <w:t xml:space="preserve">в случае с несбалансированными классами одной доли правильных ответов недостаточно </w:t>
      </w:r>
      <w:r>
        <w:rPr>
          <w:rStyle w:val="tlid-translation"/>
          <w:rFonts w:ascii="Times New Roman" w:hAnsi="Times New Roman" w:cs="Times New Roman"/>
          <w:iCs/>
          <w:sz w:val="28"/>
          <w:szCs w:val="28"/>
        </w:rPr>
        <w:t xml:space="preserve">– </w:t>
      </w:r>
      <w:r w:rsidRPr="004D47F7">
        <w:rPr>
          <w:rStyle w:val="tlid-translation"/>
          <w:rFonts w:ascii="Times New Roman" w:hAnsi="Times New Roman" w:cs="Times New Roman"/>
          <w:iCs/>
          <w:sz w:val="28"/>
          <w:szCs w:val="28"/>
        </w:rPr>
        <w:t>необходима еще одна метрика качества.</w:t>
      </w:r>
      <w:r>
        <w:rPr>
          <w:rStyle w:val="tlid-translation"/>
          <w:rFonts w:ascii="Times New Roman" w:hAnsi="Times New Roman" w:cs="Times New Roman"/>
          <w:iCs/>
          <w:sz w:val="28"/>
          <w:szCs w:val="28"/>
        </w:rPr>
        <w:t xml:space="preserve"> Для начала введем понятие матрицы ошибок. Матрица ошибок в задаче двоичной классификации – это способ разбить </w:t>
      </w:r>
      <w:r w:rsidRPr="004D47F7">
        <w:rPr>
          <w:rStyle w:val="tlid-translation"/>
          <w:rFonts w:ascii="Times New Roman" w:hAnsi="Times New Roman" w:cs="Times New Roman"/>
          <w:iCs/>
          <w:sz w:val="28"/>
          <w:szCs w:val="28"/>
        </w:rPr>
        <w:t>объекты на четыре категории в зависимости от комбинации истинного ответа и ответа алгоритма (</w:t>
      </w:r>
      <w:r w:rsidR="003B0833">
        <w:rPr>
          <w:rStyle w:val="tlid-translation"/>
          <w:rFonts w:ascii="Times New Roman" w:hAnsi="Times New Roman" w:cs="Times New Roman"/>
          <w:iCs/>
          <w:sz w:val="28"/>
          <w:szCs w:val="28"/>
        </w:rPr>
        <w:t>см. таблица)</w:t>
      </w:r>
    </w:p>
    <w:p w14:paraId="227F17A3" w14:textId="02F4E495" w:rsidR="003B0833" w:rsidRDefault="003B0833" w:rsidP="003B0833">
      <w:pPr>
        <w:spacing w:after="0" w:line="360" w:lineRule="auto"/>
        <w:ind w:firstLine="720"/>
        <w:jc w:val="right"/>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Таблица. Матрица ошибок</w:t>
      </w:r>
    </w:p>
    <w:tbl>
      <w:tblPr>
        <w:tblStyle w:val="af0"/>
        <w:tblW w:w="0" w:type="auto"/>
        <w:jc w:val="center"/>
        <w:tblLook w:val="04A0" w:firstRow="1" w:lastRow="0" w:firstColumn="1" w:lastColumn="0" w:noHBand="0" w:noVBand="1"/>
      </w:tblPr>
      <w:tblGrid>
        <w:gridCol w:w="1289"/>
        <w:gridCol w:w="2503"/>
        <w:gridCol w:w="2455"/>
      </w:tblGrid>
      <w:tr w:rsidR="003B0833" w14:paraId="37D9407A" w14:textId="77777777" w:rsidTr="003B0833">
        <w:trPr>
          <w:jc w:val="center"/>
        </w:trPr>
        <w:tc>
          <w:tcPr>
            <w:tcW w:w="0" w:type="auto"/>
          </w:tcPr>
          <w:p w14:paraId="2D3CFB8E" w14:textId="77777777" w:rsidR="003B0833" w:rsidRDefault="003B0833" w:rsidP="003B0833">
            <w:pPr>
              <w:spacing w:line="360" w:lineRule="auto"/>
              <w:jc w:val="right"/>
              <w:rPr>
                <w:rStyle w:val="tlid-translation"/>
                <w:rFonts w:ascii="Times New Roman" w:hAnsi="Times New Roman" w:cs="Times New Roman"/>
                <w:iCs/>
                <w:sz w:val="28"/>
                <w:szCs w:val="28"/>
              </w:rPr>
            </w:pPr>
          </w:p>
        </w:tc>
        <w:tc>
          <w:tcPr>
            <w:tcW w:w="0" w:type="auto"/>
          </w:tcPr>
          <w:p w14:paraId="178B39CD" w14:textId="3E2935BF" w:rsidR="003B0833" w:rsidRPr="003B0833" w:rsidRDefault="003B0833" w:rsidP="003B0833">
            <w:pPr>
              <w:spacing w:line="360" w:lineRule="auto"/>
              <w:jc w:val="right"/>
              <w:rPr>
                <w:rStyle w:val="tlid-translation"/>
                <w:rFonts w:ascii="Times New Roman" w:hAnsi="Times New Roman" w:cs="Times New Roman"/>
                <w:iCs/>
                <w:sz w:val="28"/>
                <w:szCs w:val="28"/>
                <w:lang w:val="en-US"/>
              </w:rPr>
            </w:pPr>
            <m:oMathPara>
              <m:oMath>
                <m:r>
                  <w:rPr>
                    <w:rStyle w:val="tlid-translation"/>
                    <w:rFonts w:ascii="Cambria Math" w:hAnsi="Cambria Math" w:cs="Times New Roman"/>
                    <w:sz w:val="28"/>
                    <w:szCs w:val="28"/>
                    <w:lang w:val="en-US"/>
                  </w:rPr>
                  <m:t>y=1</m:t>
                </m:r>
              </m:oMath>
            </m:oMathPara>
          </w:p>
        </w:tc>
        <w:tc>
          <w:tcPr>
            <w:tcW w:w="0" w:type="auto"/>
          </w:tcPr>
          <w:p w14:paraId="53351E53" w14:textId="14DCBEFF" w:rsidR="003B0833" w:rsidRDefault="003B0833" w:rsidP="003B0833">
            <w:pPr>
              <w:spacing w:line="360" w:lineRule="auto"/>
              <w:jc w:val="right"/>
              <w:rPr>
                <w:rStyle w:val="tlid-translation"/>
                <w:rFonts w:ascii="Times New Roman" w:hAnsi="Times New Roman" w:cs="Times New Roman"/>
                <w:iCs/>
                <w:sz w:val="28"/>
                <w:szCs w:val="28"/>
              </w:rPr>
            </w:pPr>
            <m:oMathPara>
              <m:oMath>
                <m:r>
                  <w:rPr>
                    <w:rStyle w:val="tlid-translation"/>
                    <w:rFonts w:ascii="Cambria Math" w:hAnsi="Cambria Math" w:cs="Times New Roman"/>
                    <w:sz w:val="28"/>
                    <w:szCs w:val="28"/>
                    <w:lang w:val="en-US"/>
                  </w:rPr>
                  <m:t>y=0</m:t>
                </m:r>
              </m:oMath>
            </m:oMathPara>
          </w:p>
        </w:tc>
      </w:tr>
      <w:tr w:rsidR="003B0833" w14:paraId="1BECC43F" w14:textId="77777777" w:rsidTr="003B0833">
        <w:trPr>
          <w:jc w:val="center"/>
        </w:trPr>
        <w:tc>
          <w:tcPr>
            <w:tcW w:w="0" w:type="auto"/>
          </w:tcPr>
          <w:p w14:paraId="248B587F" w14:textId="4489C9C4" w:rsidR="003B0833" w:rsidRDefault="003B0833" w:rsidP="003B0833">
            <w:pPr>
              <w:spacing w:line="360" w:lineRule="auto"/>
              <w:jc w:val="right"/>
              <w:rPr>
                <w:rStyle w:val="tlid-translation"/>
                <w:rFonts w:ascii="Times New Roman" w:hAnsi="Times New Roman" w:cs="Times New Roman"/>
                <w:iCs/>
                <w:sz w:val="28"/>
                <w:szCs w:val="28"/>
              </w:rPr>
            </w:pPr>
            <m:oMathPara>
              <m:oMath>
                <m:r>
                  <w:rPr>
                    <w:rStyle w:val="tlid-translation"/>
                    <w:rFonts w:ascii="Cambria Math" w:hAnsi="Cambria Math" w:cs="Times New Roman"/>
                    <w:sz w:val="28"/>
                    <w:szCs w:val="28"/>
                    <w:lang w:val="en-US"/>
                  </w:rPr>
                  <m:t>a(x)=1</m:t>
                </m:r>
              </m:oMath>
            </m:oMathPara>
          </w:p>
        </w:tc>
        <w:tc>
          <w:tcPr>
            <w:tcW w:w="0" w:type="auto"/>
            <w:vAlign w:val="center"/>
          </w:tcPr>
          <w:p w14:paraId="10CEC141" w14:textId="6EE9A58D" w:rsidR="003B0833" w:rsidRDefault="003B0833" w:rsidP="003B0833">
            <w:pPr>
              <w:spacing w:line="240" w:lineRule="auto"/>
              <w:jc w:val="center"/>
              <w:rPr>
                <w:rStyle w:val="tlid-translation"/>
                <w:rFonts w:ascii="Times New Roman" w:hAnsi="Times New Roman" w:cs="Times New Roman"/>
                <w:iCs/>
                <w:sz w:val="28"/>
                <w:szCs w:val="28"/>
              </w:rPr>
            </w:pPr>
            <w:proofErr w:type="spellStart"/>
            <w:r w:rsidRPr="003B0833">
              <w:rPr>
                <w:rStyle w:val="tlid-translation"/>
                <w:rFonts w:ascii="Times New Roman" w:hAnsi="Times New Roman" w:cs="Times New Roman"/>
                <w:iCs/>
                <w:sz w:val="28"/>
                <w:szCs w:val="28"/>
              </w:rPr>
              <w:t>True</w:t>
            </w:r>
            <w:proofErr w:type="spellEnd"/>
            <w:r w:rsidRPr="003B0833">
              <w:rPr>
                <w:rStyle w:val="tlid-translation"/>
                <w:rFonts w:ascii="Times New Roman" w:hAnsi="Times New Roman" w:cs="Times New Roman"/>
                <w:iCs/>
                <w:sz w:val="28"/>
                <w:szCs w:val="28"/>
              </w:rPr>
              <w:t xml:space="preserve"> </w:t>
            </w:r>
            <w:proofErr w:type="spellStart"/>
            <w:r w:rsidRPr="003B0833">
              <w:rPr>
                <w:rStyle w:val="tlid-translation"/>
                <w:rFonts w:ascii="Times New Roman" w:hAnsi="Times New Roman" w:cs="Times New Roman"/>
                <w:iCs/>
                <w:sz w:val="28"/>
                <w:szCs w:val="28"/>
              </w:rPr>
              <w:t>Positive</w:t>
            </w:r>
            <w:proofErr w:type="spellEnd"/>
            <w:r w:rsidRPr="003B0833">
              <w:rPr>
                <w:rStyle w:val="tlid-translation"/>
                <w:rFonts w:ascii="Times New Roman" w:hAnsi="Times New Roman" w:cs="Times New Roman"/>
                <w:iCs/>
                <w:sz w:val="28"/>
                <w:szCs w:val="28"/>
              </w:rPr>
              <w:t xml:space="preserve"> (TP)</w:t>
            </w:r>
          </w:p>
        </w:tc>
        <w:tc>
          <w:tcPr>
            <w:tcW w:w="0" w:type="auto"/>
            <w:vAlign w:val="center"/>
          </w:tcPr>
          <w:p w14:paraId="66D8882B" w14:textId="24B42038" w:rsidR="003B0833" w:rsidRPr="003B0833" w:rsidRDefault="003B0833" w:rsidP="003B0833">
            <w:pPr>
              <w:spacing w:line="240" w:lineRule="auto"/>
              <w:jc w:val="center"/>
              <w:rPr>
                <w:rStyle w:val="tlid-translation"/>
                <w:rFonts w:ascii="Times New Roman" w:hAnsi="Times New Roman" w:cs="Times New Roman"/>
                <w:iCs/>
                <w:sz w:val="28"/>
                <w:szCs w:val="28"/>
                <w:lang w:val="en-US"/>
              </w:rPr>
            </w:pPr>
            <w:r>
              <w:rPr>
                <w:rStyle w:val="tlid-translation"/>
                <w:rFonts w:ascii="Times New Roman" w:hAnsi="Times New Roman" w:cs="Times New Roman"/>
                <w:iCs/>
                <w:sz w:val="28"/>
                <w:szCs w:val="28"/>
                <w:lang w:val="en-US"/>
              </w:rPr>
              <w:t>False Positive (FP)</w:t>
            </w:r>
          </w:p>
        </w:tc>
      </w:tr>
      <w:tr w:rsidR="003B0833" w14:paraId="2F43BEB1" w14:textId="77777777" w:rsidTr="003B0833">
        <w:trPr>
          <w:jc w:val="center"/>
        </w:trPr>
        <w:tc>
          <w:tcPr>
            <w:tcW w:w="0" w:type="auto"/>
          </w:tcPr>
          <w:p w14:paraId="65316A91" w14:textId="736092E2" w:rsidR="003B0833" w:rsidRDefault="003B0833" w:rsidP="003B0833">
            <w:pPr>
              <w:spacing w:line="360" w:lineRule="auto"/>
              <w:jc w:val="right"/>
              <w:rPr>
                <w:rStyle w:val="tlid-translation"/>
                <w:rFonts w:ascii="Times New Roman" w:hAnsi="Times New Roman" w:cs="Times New Roman"/>
                <w:iCs/>
                <w:sz w:val="28"/>
                <w:szCs w:val="28"/>
              </w:rPr>
            </w:pPr>
            <m:oMathPara>
              <m:oMath>
                <m:r>
                  <w:rPr>
                    <w:rStyle w:val="tlid-translation"/>
                    <w:rFonts w:ascii="Cambria Math" w:hAnsi="Cambria Math" w:cs="Times New Roman"/>
                    <w:sz w:val="28"/>
                    <w:szCs w:val="28"/>
                    <w:lang w:val="en-US"/>
                  </w:rPr>
                  <m:t>a(x)=0</m:t>
                </m:r>
              </m:oMath>
            </m:oMathPara>
          </w:p>
        </w:tc>
        <w:tc>
          <w:tcPr>
            <w:tcW w:w="0" w:type="auto"/>
            <w:vAlign w:val="center"/>
          </w:tcPr>
          <w:p w14:paraId="33D23A08" w14:textId="10071FBB" w:rsidR="003B0833" w:rsidRPr="003B0833" w:rsidRDefault="003B0833" w:rsidP="003B0833">
            <w:pPr>
              <w:spacing w:line="240" w:lineRule="auto"/>
              <w:jc w:val="center"/>
              <w:rPr>
                <w:rStyle w:val="tlid-translation"/>
                <w:rFonts w:ascii="Times New Roman" w:hAnsi="Times New Roman" w:cs="Times New Roman"/>
                <w:iCs/>
                <w:sz w:val="28"/>
                <w:szCs w:val="28"/>
                <w:lang w:val="en-US"/>
              </w:rPr>
            </w:pPr>
            <w:r>
              <w:rPr>
                <w:rStyle w:val="tlid-translation"/>
                <w:rFonts w:ascii="Times New Roman" w:hAnsi="Times New Roman" w:cs="Times New Roman"/>
                <w:iCs/>
                <w:sz w:val="28"/>
                <w:szCs w:val="28"/>
                <w:lang w:val="en-US"/>
              </w:rPr>
              <w:t>False Negative (FN)</w:t>
            </w:r>
          </w:p>
        </w:tc>
        <w:tc>
          <w:tcPr>
            <w:tcW w:w="0" w:type="auto"/>
            <w:vAlign w:val="center"/>
          </w:tcPr>
          <w:p w14:paraId="23091A54" w14:textId="1C10362D" w:rsidR="003B0833" w:rsidRPr="003B0833" w:rsidRDefault="003B0833" w:rsidP="003B0833">
            <w:pPr>
              <w:spacing w:line="240" w:lineRule="auto"/>
              <w:jc w:val="center"/>
              <w:rPr>
                <w:rStyle w:val="tlid-translation"/>
                <w:rFonts w:ascii="Times New Roman" w:hAnsi="Times New Roman" w:cs="Times New Roman"/>
                <w:iCs/>
                <w:sz w:val="28"/>
                <w:szCs w:val="28"/>
                <w:lang w:val="en-US"/>
              </w:rPr>
            </w:pPr>
            <w:r>
              <w:rPr>
                <w:rStyle w:val="tlid-translation"/>
                <w:rFonts w:ascii="Times New Roman" w:hAnsi="Times New Roman" w:cs="Times New Roman"/>
                <w:iCs/>
                <w:sz w:val="28"/>
                <w:szCs w:val="28"/>
                <w:lang w:val="en-US"/>
              </w:rPr>
              <w:t>True Negative (TN)</w:t>
            </w:r>
          </w:p>
        </w:tc>
      </w:tr>
    </w:tbl>
    <w:p w14:paraId="1EFEBF00" w14:textId="77777777" w:rsidR="003B0833" w:rsidRDefault="003B0833" w:rsidP="003B0833">
      <w:pPr>
        <w:pStyle w:val="aa"/>
        <w:spacing w:before="120" w:after="0" w:line="360" w:lineRule="auto"/>
        <w:ind w:left="0" w:firstLine="720"/>
        <w:jc w:val="both"/>
        <w:rPr>
          <w:rStyle w:val="tlid-translation"/>
          <w:rFonts w:ascii="Times New Roman" w:hAnsi="Times New Roman" w:cs="Times New Roman"/>
          <w:iCs/>
          <w:sz w:val="28"/>
          <w:szCs w:val="28"/>
        </w:rPr>
      </w:pPr>
      <w:r w:rsidRPr="003B0833">
        <w:rPr>
          <w:rStyle w:val="tlid-translation"/>
          <w:rFonts w:ascii="Times New Roman" w:hAnsi="Times New Roman" w:cs="Times New Roman"/>
          <w:iCs/>
          <w:sz w:val="28"/>
          <w:szCs w:val="28"/>
        </w:rPr>
        <w:t>Гораздо более информативными критериями являются точность (</w:t>
      </w:r>
      <w:r w:rsidRPr="003B0833">
        <w:rPr>
          <w:rStyle w:val="tlid-translation"/>
          <w:rFonts w:ascii="Times New Roman" w:hAnsi="Times New Roman" w:cs="Times New Roman"/>
          <w:iCs/>
          <w:sz w:val="28"/>
          <w:szCs w:val="28"/>
          <w:lang w:val="en-US"/>
        </w:rPr>
        <w:t>precision</w:t>
      </w:r>
      <w:r w:rsidRPr="003B0833">
        <w:rPr>
          <w:rStyle w:val="tlid-translation"/>
          <w:rFonts w:ascii="Times New Roman" w:hAnsi="Times New Roman" w:cs="Times New Roman"/>
          <w:iCs/>
          <w:sz w:val="28"/>
          <w:szCs w:val="28"/>
        </w:rPr>
        <w:t>) и полнота (</w:t>
      </w:r>
      <w:r w:rsidRPr="003B0833">
        <w:rPr>
          <w:rStyle w:val="tlid-translation"/>
          <w:rFonts w:ascii="Times New Roman" w:hAnsi="Times New Roman" w:cs="Times New Roman"/>
          <w:iCs/>
          <w:sz w:val="28"/>
          <w:szCs w:val="28"/>
          <w:lang w:val="en-US"/>
        </w:rPr>
        <w:t>recall</w:t>
      </w:r>
      <w:r w:rsidRPr="003B0833">
        <w:rPr>
          <w:rStyle w:val="tlid-translation"/>
          <w:rFonts w:ascii="Times New Roman" w:hAnsi="Times New Roman" w:cs="Times New Roman"/>
          <w:iCs/>
          <w:sz w:val="28"/>
          <w:szCs w:val="28"/>
        </w:rPr>
        <w:t>):</w:t>
      </w:r>
    </w:p>
    <w:p w14:paraId="1B4A7D3F" w14:textId="2368BB10" w:rsidR="004B1ABA" w:rsidRPr="003B0833" w:rsidRDefault="003B0833" w:rsidP="003B0833">
      <w:pPr>
        <w:pStyle w:val="aa"/>
        <w:spacing w:after="0" w:line="360" w:lineRule="auto"/>
        <w:ind w:left="0"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 xml:space="preserve">precision=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TP</m:t>
              </m:r>
            </m:num>
            <m:den>
              <m:r>
                <w:rPr>
                  <w:rStyle w:val="tlid-translation"/>
                  <w:rFonts w:ascii="Cambria Math" w:hAnsi="Cambria Math" w:cs="Times New Roman"/>
                  <w:sz w:val="28"/>
                  <w:szCs w:val="28"/>
                </w:rPr>
                <m:t>TP+FP</m:t>
              </m:r>
            </m:den>
          </m:f>
        </m:oMath>
      </m:oMathPara>
    </w:p>
    <w:p w14:paraId="1CB1172B" w14:textId="79BE2EA7" w:rsidR="003B0833" w:rsidRPr="003B0833" w:rsidRDefault="003B0833" w:rsidP="003B0833">
      <w:pPr>
        <w:pStyle w:val="aa"/>
        <w:spacing w:after="0" w:line="360" w:lineRule="auto"/>
        <w:ind w:left="0"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 xml:space="preserve">recall=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TP</m:t>
              </m:r>
            </m:num>
            <m:den>
              <m:r>
                <w:rPr>
                  <w:rStyle w:val="tlid-translation"/>
                  <w:rFonts w:ascii="Cambria Math" w:hAnsi="Cambria Math" w:cs="Times New Roman"/>
                  <w:sz w:val="28"/>
                  <w:szCs w:val="28"/>
                </w:rPr>
                <m:t>TP+FN</m:t>
              </m:r>
            </m:den>
          </m:f>
        </m:oMath>
      </m:oMathPara>
    </w:p>
    <w:p w14:paraId="56840E84" w14:textId="4B3203BA" w:rsidR="003B0833" w:rsidRDefault="003B0833" w:rsidP="003B0833">
      <w:pPr>
        <w:spacing w:after="0" w:line="360" w:lineRule="auto"/>
        <w:ind w:firstLine="720"/>
        <w:jc w:val="both"/>
        <w:rPr>
          <w:rStyle w:val="tlid-translation"/>
          <w:rFonts w:ascii="Times New Roman" w:hAnsi="Times New Roman" w:cs="Times New Roman"/>
          <w:sz w:val="28"/>
          <w:szCs w:val="28"/>
        </w:rPr>
      </w:pPr>
      <w:r w:rsidRPr="003B0833">
        <w:rPr>
          <w:rStyle w:val="tlid-translation"/>
          <w:rFonts w:ascii="Times New Roman" w:hAnsi="Times New Roman" w:cs="Times New Roman"/>
          <w:sz w:val="28"/>
          <w:szCs w:val="28"/>
        </w:rPr>
        <w:t>Точность показывает, какая доля объектов, выделенных классификатором как положительные, действительно является положительными. Полнота показывает, какая часть положительных объектов была выделена классификатором.</w:t>
      </w:r>
    </w:p>
    <w:p w14:paraId="58C5E251" w14:textId="0424865B" w:rsidR="003B0833" w:rsidRDefault="003B0833" w:rsidP="003B0833">
      <w:pPr>
        <w:spacing w:after="0" w:line="360" w:lineRule="auto"/>
        <w:ind w:firstLine="720"/>
        <w:jc w:val="both"/>
        <w:rPr>
          <w:rStyle w:val="tlid-translation"/>
          <w:rFonts w:ascii="Times New Roman" w:hAnsi="Times New Roman" w:cs="Times New Roman"/>
          <w:sz w:val="28"/>
          <w:szCs w:val="28"/>
        </w:rPr>
      </w:pPr>
      <w:r w:rsidRPr="003B0833">
        <w:rPr>
          <w:rStyle w:val="tlid-translation"/>
          <w:rFonts w:ascii="Times New Roman" w:hAnsi="Times New Roman" w:cs="Times New Roman"/>
          <w:sz w:val="28"/>
          <w:szCs w:val="28"/>
        </w:rPr>
        <w:t>Отметим, что точность и полнота не зависят от соотношения размеров классов. Даже если объектов положительного класса на порядки меньше, чем объектов отрицательного класса, данные показатели будут корректно отражать качество работы алгоритма.</w:t>
      </w:r>
    </w:p>
    <w:p w14:paraId="0842F8D9" w14:textId="06EA207A" w:rsidR="003B0833" w:rsidRDefault="003B0833" w:rsidP="003B0833">
      <w:pPr>
        <w:spacing w:after="0" w:line="360" w:lineRule="auto"/>
        <w:ind w:firstLine="720"/>
        <w:jc w:val="both"/>
        <w:rPr>
          <w:rStyle w:val="tlid-translation"/>
          <w:rFonts w:ascii="Times New Roman" w:hAnsi="Times New Roman" w:cs="Times New Roman"/>
          <w:sz w:val="28"/>
          <w:szCs w:val="28"/>
        </w:rPr>
      </w:pPr>
      <w:r w:rsidRPr="003B0833">
        <w:rPr>
          <w:rStyle w:val="tlid-translation"/>
          <w:rFonts w:ascii="Times New Roman" w:hAnsi="Times New Roman" w:cs="Times New Roman"/>
          <w:sz w:val="28"/>
          <w:szCs w:val="28"/>
        </w:rPr>
        <w:t xml:space="preserve">Существует несколько способов получить один критерий качества на основе точности и полноты. Один из них </w:t>
      </w:r>
      <w:r>
        <w:rPr>
          <w:rStyle w:val="tlid-translation"/>
          <w:rFonts w:ascii="Times New Roman" w:hAnsi="Times New Roman" w:cs="Times New Roman"/>
          <w:sz w:val="28"/>
          <w:szCs w:val="28"/>
        </w:rPr>
        <w:t>–</w:t>
      </w:r>
      <w:r w:rsidRPr="003B0833">
        <w:rPr>
          <w:rStyle w:val="tlid-translation"/>
          <w:rFonts w:ascii="Times New Roman" w:hAnsi="Times New Roman" w:cs="Times New Roman"/>
          <w:sz w:val="28"/>
          <w:szCs w:val="28"/>
        </w:rPr>
        <w:t xml:space="preserve"> F-мера, гармоническое среднее точности и полноты:</w:t>
      </w:r>
    </w:p>
    <w:p w14:paraId="5EECAE74" w14:textId="14E571F1" w:rsidR="003B0833" w:rsidRDefault="003B0833" w:rsidP="003B0833">
      <w:pPr>
        <w:spacing w:line="259" w:lineRule="auto"/>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 xml:space="preserve">F=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2×precision×recall</m:t>
              </m:r>
            </m:num>
            <m:den>
              <m:r>
                <w:rPr>
                  <w:rStyle w:val="tlid-translation"/>
                  <w:rFonts w:ascii="Cambria Math" w:hAnsi="Cambria Math" w:cs="Times New Roman"/>
                  <w:sz w:val="28"/>
                  <w:szCs w:val="28"/>
                </w:rPr>
                <m:t>precision+recall</m:t>
              </m:r>
            </m:den>
          </m:f>
        </m:oMath>
      </m:oMathPara>
    </w:p>
    <w:p w14:paraId="08517AD3" w14:textId="327B134B" w:rsidR="003B0833" w:rsidRPr="009F347D" w:rsidRDefault="003B0833" w:rsidP="003B0833">
      <w:pPr>
        <w:spacing w:after="0" w:line="360" w:lineRule="auto"/>
        <w:ind w:firstLine="720"/>
        <w:jc w:val="both"/>
        <w:rPr>
          <w:rStyle w:val="tlid-translation"/>
          <w:rFonts w:ascii="Times New Roman" w:hAnsi="Times New Roman" w:cs="Times New Roman"/>
          <w:sz w:val="28"/>
          <w:szCs w:val="28"/>
        </w:rPr>
      </w:pPr>
      <w:r w:rsidRPr="003B0833">
        <w:rPr>
          <w:rStyle w:val="tlid-translation"/>
          <w:rFonts w:ascii="Times New Roman" w:hAnsi="Times New Roman" w:cs="Times New Roman"/>
          <w:sz w:val="28"/>
          <w:szCs w:val="28"/>
        </w:rPr>
        <w:t xml:space="preserve">Среднее гармоническое обладает важным свойством </w:t>
      </w:r>
      <w:r>
        <w:rPr>
          <w:rStyle w:val="tlid-translation"/>
          <w:rFonts w:ascii="Times New Roman" w:hAnsi="Times New Roman" w:cs="Times New Roman"/>
          <w:sz w:val="28"/>
          <w:szCs w:val="28"/>
        </w:rPr>
        <w:t>–</w:t>
      </w:r>
      <w:r w:rsidRPr="003B0833">
        <w:rPr>
          <w:rStyle w:val="tlid-translation"/>
          <w:rFonts w:ascii="Times New Roman" w:hAnsi="Times New Roman" w:cs="Times New Roman"/>
          <w:sz w:val="28"/>
          <w:szCs w:val="28"/>
        </w:rPr>
        <w:t xml:space="preserve"> оно близко к нулю, если хотя бы один из аргументов близок к нулю. Именно поэтому оно является более предпочтительным, чем среднее арифметическое</w:t>
      </w:r>
      <w:r w:rsidR="009F347D" w:rsidRPr="009F347D">
        <w:rPr>
          <w:rStyle w:val="tlid-translation"/>
          <w:rFonts w:ascii="Times New Roman" w:hAnsi="Times New Roman" w:cs="Times New Roman"/>
          <w:sz w:val="28"/>
          <w:szCs w:val="28"/>
        </w:rPr>
        <w:t>.</w:t>
      </w:r>
    </w:p>
    <w:p w14:paraId="369FEFDA" w14:textId="329CEEA0" w:rsidR="009F347D" w:rsidRPr="00301040" w:rsidRDefault="009F347D" w:rsidP="009F347D">
      <w:pPr>
        <w:spacing w:after="0" w:line="360" w:lineRule="auto"/>
        <w:ind w:firstLine="720"/>
        <w:jc w:val="both"/>
        <w:rPr>
          <w:rStyle w:val="tlid-translation"/>
          <w:rFonts w:ascii="Times New Roman" w:hAnsi="Times New Roman" w:cs="Times New Roman"/>
          <w:sz w:val="28"/>
          <w:szCs w:val="28"/>
        </w:rPr>
      </w:pPr>
      <w:r w:rsidRPr="009F347D">
        <w:rPr>
          <w:rStyle w:val="tlid-translation"/>
          <w:rFonts w:ascii="Times New Roman" w:hAnsi="Times New Roman" w:cs="Times New Roman"/>
          <w:sz w:val="28"/>
          <w:szCs w:val="28"/>
        </w:rPr>
        <w:t xml:space="preserve">Выше </w:t>
      </w:r>
      <w:r>
        <w:rPr>
          <w:rStyle w:val="tlid-translation"/>
          <w:rFonts w:ascii="Times New Roman" w:hAnsi="Times New Roman" w:cs="Times New Roman"/>
          <w:sz w:val="28"/>
          <w:szCs w:val="28"/>
        </w:rPr>
        <w:t xml:space="preserve">были рассмотрены такие показатели, как </w:t>
      </w:r>
      <w:r w:rsidRPr="009F347D">
        <w:rPr>
          <w:rStyle w:val="tlid-translation"/>
          <w:rFonts w:ascii="Times New Roman" w:hAnsi="Times New Roman" w:cs="Times New Roman"/>
          <w:sz w:val="28"/>
          <w:szCs w:val="28"/>
        </w:rPr>
        <w:t>точность, полнот</w:t>
      </w:r>
      <w:r>
        <w:rPr>
          <w:rStyle w:val="tlid-translation"/>
          <w:rFonts w:ascii="Times New Roman" w:hAnsi="Times New Roman" w:cs="Times New Roman"/>
          <w:sz w:val="28"/>
          <w:szCs w:val="28"/>
        </w:rPr>
        <w:t>а</w:t>
      </w:r>
      <w:r w:rsidRPr="009F347D">
        <w:rPr>
          <w:rStyle w:val="tlid-translation"/>
          <w:rFonts w:ascii="Times New Roman" w:hAnsi="Times New Roman" w:cs="Times New Roman"/>
          <w:sz w:val="28"/>
          <w:szCs w:val="28"/>
        </w:rPr>
        <w:t xml:space="preserve"> и </w:t>
      </w:r>
      <w:r w:rsidRPr="009F347D">
        <w:rPr>
          <w:rStyle w:val="tlid-translation"/>
          <w:rFonts w:ascii="Times New Roman" w:hAnsi="Times New Roman" w:cs="Times New Roman"/>
          <w:sz w:val="28"/>
          <w:szCs w:val="28"/>
          <w:lang w:val="en-US"/>
        </w:rPr>
        <w:t>F</w:t>
      </w:r>
      <w:r w:rsidRPr="009F347D">
        <w:rPr>
          <w:rStyle w:val="tlid-translation"/>
          <w:rFonts w:ascii="Times New Roman" w:hAnsi="Times New Roman" w:cs="Times New Roman"/>
          <w:sz w:val="28"/>
          <w:szCs w:val="28"/>
        </w:rPr>
        <w:t>-мер</w:t>
      </w:r>
      <w:r>
        <w:rPr>
          <w:rStyle w:val="tlid-translation"/>
          <w:rFonts w:ascii="Times New Roman" w:hAnsi="Times New Roman" w:cs="Times New Roman"/>
          <w:sz w:val="28"/>
          <w:szCs w:val="28"/>
        </w:rPr>
        <w:t>а</w:t>
      </w:r>
      <w:r w:rsidRPr="009F347D">
        <w:rPr>
          <w:rStyle w:val="tlid-translation"/>
          <w:rFonts w:ascii="Times New Roman" w:hAnsi="Times New Roman" w:cs="Times New Roman"/>
          <w:sz w:val="28"/>
          <w:szCs w:val="28"/>
        </w:rPr>
        <w:t xml:space="preserve">, которые характеризуют качество работы алгоритма </w:t>
      </w:r>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&gt;t]</m:t>
        </m:r>
      </m:oMath>
      <w:r w:rsidRPr="009F347D">
        <w:rPr>
          <w:rStyle w:val="tlid-translation"/>
          <w:rFonts w:ascii="Times New Roman" w:hAnsi="Times New Roman" w:cs="Times New Roman"/>
          <w:sz w:val="28"/>
          <w:szCs w:val="28"/>
        </w:rPr>
        <w:t xml:space="preserve"> при конкретном </w:t>
      </w:r>
      <w:r>
        <w:rPr>
          <w:rStyle w:val="tlid-translation"/>
          <w:rFonts w:ascii="Times New Roman" w:hAnsi="Times New Roman" w:cs="Times New Roman"/>
          <w:sz w:val="28"/>
          <w:szCs w:val="28"/>
        </w:rPr>
        <w:t>значении</w:t>
      </w:r>
      <w:r w:rsidRPr="009F347D">
        <w:rPr>
          <w:rStyle w:val="tlid-translation"/>
          <w:rFonts w:ascii="Times New Roman" w:hAnsi="Times New Roman" w:cs="Times New Roman"/>
          <w:sz w:val="28"/>
          <w:szCs w:val="28"/>
        </w:rPr>
        <w:t xml:space="preserve"> порога </w:t>
      </w:r>
      <m:oMath>
        <m:r>
          <w:rPr>
            <w:rStyle w:val="tlid-translation"/>
            <w:rFonts w:ascii="Cambria Math" w:hAnsi="Cambria Math" w:cs="Times New Roman"/>
            <w:sz w:val="28"/>
            <w:szCs w:val="28"/>
          </w:rPr>
          <m:t>t</m:t>
        </m:r>
      </m:oMath>
      <w:r w:rsidRPr="009F347D">
        <w:rPr>
          <w:rStyle w:val="tlid-translation"/>
          <w:rFonts w:ascii="Times New Roman" w:hAnsi="Times New Roman" w:cs="Times New Roman"/>
          <w:sz w:val="28"/>
          <w:szCs w:val="28"/>
        </w:rPr>
        <w:t xml:space="preserve">. Однако зачастую интерес представляет </w:t>
      </w:r>
      <w:r w:rsidRPr="009F347D">
        <w:rPr>
          <w:rStyle w:val="tlid-translation"/>
          <w:rFonts w:ascii="Times New Roman" w:hAnsi="Times New Roman" w:cs="Times New Roman"/>
          <w:sz w:val="28"/>
          <w:szCs w:val="28"/>
        </w:rPr>
        <w:lastRenderedPageBreak/>
        <w:t xml:space="preserve">лишь вещественный алгоритм </w:t>
      </w:r>
      <m:oMath>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9F347D">
        <w:rPr>
          <w:rStyle w:val="tlid-translation"/>
          <w:rFonts w:ascii="Times New Roman" w:hAnsi="Times New Roman" w:cs="Times New Roman"/>
          <w:sz w:val="28"/>
          <w:szCs w:val="28"/>
        </w:rPr>
        <w:t>, а порог выбира</w:t>
      </w:r>
      <w:r>
        <w:rPr>
          <w:rStyle w:val="tlid-translation"/>
          <w:rFonts w:ascii="Times New Roman" w:hAnsi="Times New Roman" w:cs="Times New Roman"/>
          <w:sz w:val="28"/>
          <w:szCs w:val="28"/>
        </w:rPr>
        <w:t>е</w:t>
      </w:r>
      <w:r w:rsidRPr="009F347D">
        <w:rPr>
          <w:rStyle w:val="tlid-translation"/>
          <w:rFonts w:ascii="Times New Roman" w:hAnsi="Times New Roman" w:cs="Times New Roman"/>
          <w:sz w:val="28"/>
          <w:szCs w:val="28"/>
        </w:rPr>
        <w:t xml:space="preserve">тся позже в зависимости от требований к точности и полноте. В таком случае возникает потребность в измерении качества семейства моделей </w:t>
      </w:r>
      <m:oMath>
        <m:r>
          <w:rPr>
            <w:rStyle w:val="tlid-translation"/>
            <w:rFonts w:ascii="Cambria Math" w:hAnsi="Cambria Math" w:cs="Times New Roman"/>
            <w:sz w:val="28"/>
            <w:szCs w:val="28"/>
          </w:rPr>
          <m:t>{ 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m:t>
        </m:r>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&gt;t</m:t>
            </m:r>
          </m:e>
        </m:d>
        <m:r>
          <w:rPr>
            <w:rStyle w:val="tlid-translation"/>
            <w:rFonts w:ascii="Cambria Math" w:hAnsi="Cambria Math" w:cs="Times New Roman"/>
            <w:sz w:val="28"/>
            <w:szCs w:val="28"/>
          </w:rPr>
          <m:t>, t∈R}</m:t>
        </m:r>
      </m:oMath>
      <w:r w:rsidRPr="009F347D">
        <w:rPr>
          <w:rStyle w:val="tlid-translation"/>
          <w:rFonts w:ascii="Times New Roman" w:hAnsi="Times New Roman" w:cs="Times New Roman"/>
          <w:sz w:val="28"/>
          <w:szCs w:val="28"/>
        </w:rPr>
        <w:t>.</w:t>
      </w:r>
    </w:p>
    <w:p w14:paraId="0860707F" w14:textId="2434BA24" w:rsidR="009F347D" w:rsidRDefault="009F347D" w:rsidP="009F347D">
      <w:pPr>
        <w:spacing w:after="0" w:line="360" w:lineRule="auto"/>
        <w:ind w:firstLine="720"/>
        <w:jc w:val="both"/>
        <w:rPr>
          <w:rStyle w:val="tlid-translation"/>
          <w:rFonts w:ascii="Times New Roman" w:hAnsi="Times New Roman" w:cs="Times New Roman"/>
          <w:sz w:val="28"/>
          <w:szCs w:val="28"/>
        </w:rPr>
      </w:pPr>
      <w:r w:rsidRPr="009F347D">
        <w:rPr>
          <w:rStyle w:val="tlid-translation"/>
          <w:rFonts w:ascii="Times New Roman" w:hAnsi="Times New Roman" w:cs="Times New Roman"/>
          <w:sz w:val="28"/>
          <w:szCs w:val="28"/>
        </w:rPr>
        <w:t xml:space="preserve">Широко используется такая интегральная метрика качества семейства, как площадь под </w:t>
      </w:r>
      <w:r w:rsidRPr="009F347D">
        <w:rPr>
          <w:rStyle w:val="tlid-translation"/>
          <w:rFonts w:ascii="Times New Roman" w:hAnsi="Times New Roman" w:cs="Times New Roman"/>
          <w:sz w:val="28"/>
          <w:szCs w:val="28"/>
          <w:lang w:val="en-US"/>
        </w:rPr>
        <w:t>ROC</w:t>
      </w:r>
      <w:r w:rsidRPr="009F347D">
        <w:rPr>
          <w:rStyle w:val="tlid-translation"/>
          <w:rFonts w:ascii="Times New Roman" w:hAnsi="Times New Roman" w:cs="Times New Roman"/>
          <w:sz w:val="28"/>
          <w:szCs w:val="28"/>
        </w:rPr>
        <w:t>-кривой (</w:t>
      </w:r>
      <w:r w:rsidRPr="009F347D">
        <w:rPr>
          <w:rStyle w:val="tlid-translation"/>
          <w:rFonts w:ascii="Times New Roman" w:hAnsi="Times New Roman" w:cs="Times New Roman"/>
          <w:sz w:val="28"/>
          <w:szCs w:val="28"/>
          <w:lang w:val="en-US"/>
        </w:rPr>
        <w:t>Area</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Under</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ROC</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Curve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AUC</w:t>
      </w:r>
      <w:r w:rsidRPr="009F347D">
        <w:rPr>
          <w:rStyle w:val="tlid-translation"/>
          <w:rFonts w:ascii="Times New Roman" w:hAnsi="Times New Roman" w:cs="Times New Roman"/>
          <w:sz w:val="28"/>
          <w:szCs w:val="28"/>
        </w:rPr>
        <w:t>-</w:t>
      </w:r>
      <w:r w:rsidRPr="009F347D">
        <w:rPr>
          <w:rStyle w:val="tlid-translation"/>
          <w:rFonts w:ascii="Times New Roman" w:hAnsi="Times New Roman" w:cs="Times New Roman"/>
          <w:sz w:val="28"/>
          <w:szCs w:val="28"/>
          <w:lang w:val="en-US"/>
        </w:rPr>
        <w:t>ROC</w:t>
      </w:r>
      <w:r w:rsidRPr="009F347D">
        <w:rPr>
          <w:rStyle w:val="tlid-translation"/>
          <w:rFonts w:ascii="Times New Roman" w:hAnsi="Times New Roman" w:cs="Times New Roman"/>
          <w:sz w:val="28"/>
          <w:szCs w:val="28"/>
        </w:rPr>
        <w:t>). Рассмотрим двумерное пространство, одна из координат которого соответствует доле неверно принятых объектов (</w:t>
      </w:r>
      <w:r w:rsidRPr="009F347D">
        <w:rPr>
          <w:rStyle w:val="tlid-translation"/>
          <w:rFonts w:ascii="Times New Roman" w:hAnsi="Times New Roman" w:cs="Times New Roman"/>
          <w:sz w:val="28"/>
          <w:szCs w:val="28"/>
          <w:lang w:val="en-US"/>
        </w:rPr>
        <w:t>False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Positive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Rate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FPR</w:t>
      </w:r>
      <w:r w:rsidRPr="009F347D">
        <w:rPr>
          <w:rStyle w:val="tlid-translation"/>
          <w:rFonts w:ascii="Times New Roman" w:hAnsi="Times New Roman" w:cs="Times New Roman"/>
          <w:sz w:val="28"/>
          <w:szCs w:val="28"/>
        </w:rPr>
        <w:t xml:space="preserve">), а другая </w:t>
      </w:r>
      <w:r>
        <w:rPr>
          <w:rStyle w:val="tlid-translation"/>
          <w:rFonts w:ascii="Times New Roman" w:hAnsi="Times New Roman" w:cs="Times New Roman"/>
          <w:sz w:val="28"/>
          <w:szCs w:val="28"/>
        </w:rPr>
        <w:t>–</w:t>
      </w:r>
      <w:r w:rsidRPr="009F347D">
        <w:rPr>
          <w:rStyle w:val="tlid-translation"/>
          <w:rFonts w:ascii="Times New Roman" w:hAnsi="Times New Roman" w:cs="Times New Roman"/>
          <w:sz w:val="28"/>
          <w:szCs w:val="28"/>
        </w:rPr>
        <w:t xml:space="preserve"> доле верно принятых объектов (</w:t>
      </w:r>
      <w:r w:rsidRPr="009F347D">
        <w:rPr>
          <w:rStyle w:val="tlid-translation"/>
          <w:rFonts w:ascii="Times New Roman" w:hAnsi="Times New Roman" w:cs="Times New Roman"/>
          <w:sz w:val="28"/>
          <w:szCs w:val="28"/>
          <w:lang w:val="en-US"/>
        </w:rPr>
        <w:t>True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Positive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Rate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TPR</w:t>
      </w:r>
      <w:r w:rsidRPr="009F347D">
        <w:rPr>
          <w:rStyle w:val="tlid-translation"/>
          <w:rFonts w:ascii="Times New Roman" w:hAnsi="Times New Roman" w:cs="Times New Roman"/>
          <w:sz w:val="28"/>
          <w:szCs w:val="28"/>
        </w:rPr>
        <w:t>):</w:t>
      </w:r>
    </w:p>
    <w:p w14:paraId="15D5BF63" w14:textId="311C39C6" w:rsidR="00FB7BD3" w:rsidRPr="00FB7BD3" w:rsidRDefault="00FB7BD3" w:rsidP="009F347D">
      <w:pPr>
        <w:spacing w:after="0" w:line="360" w:lineRule="auto"/>
        <w:ind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 xml:space="preserve">FPR=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FP</m:t>
              </m:r>
            </m:num>
            <m:den>
              <m:r>
                <w:rPr>
                  <w:rStyle w:val="tlid-translation"/>
                  <w:rFonts w:ascii="Cambria Math" w:hAnsi="Cambria Math" w:cs="Times New Roman"/>
                  <w:sz w:val="28"/>
                  <w:szCs w:val="28"/>
                </w:rPr>
                <m:t>FP+TN</m:t>
              </m:r>
            </m:den>
          </m:f>
        </m:oMath>
      </m:oMathPara>
    </w:p>
    <w:p w14:paraId="3234504C" w14:textId="3F4501D4" w:rsidR="00FB7BD3" w:rsidRPr="009F347D" w:rsidRDefault="00FB7BD3" w:rsidP="00FB7BD3">
      <w:pPr>
        <w:spacing w:after="0" w:line="360" w:lineRule="auto"/>
        <w:ind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 xml:space="preserve">TPR=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TP</m:t>
              </m:r>
            </m:num>
            <m:den>
              <m:r>
                <w:rPr>
                  <w:rStyle w:val="tlid-translation"/>
                  <w:rFonts w:ascii="Cambria Math" w:hAnsi="Cambria Math" w:cs="Times New Roman"/>
                  <w:sz w:val="28"/>
                  <w:szCs w:val="28"/>
                </w:rPr>
                <m:t>TP+FN</m:t>
              </m:r>
            </m:den>
          </m:f>
        </m:oMath>
      </m:oMathPara>
    </w:p>
    <w:p w14:paraId="44E59B81" w14:textId="353E4C17" w:rsidR="00FB7BD3" w:rsidRPr="00FB7BD3" w:rsidRDefault="00FB7BD3" w:rsidP="00FB7BD3">
      <w:pPr>
        <w:spacing w:after="0" w:line="360" w:lineRule="auto"/>
        <w:ind w:firstLine="720"/>
        <w:jc w:val="both"/>
        <w:rPr>
          <w:rStyle w:val="tlid-translation"/>
          <w:rFonts w:ascii="Times New Roman" w:hAnsi="Times New Roman" w:cs="Times New Roman"/>
          <w:sz w:val="28"/>
          <w:szCs w:val="28"/>
        </w:rPr>
      </w:pPr>
      <w:r w:rsidRPr="00FB7BD3">
        <w:rPr>
          <w:rStyle w:val="tlid-translation"/>
          <w:rFonts w:ascii="Times New Roman" w:hAnsi="Times New Roman" w:cs="Times New Roman"/>
          <w:sz w:val="28"/>
          <w:szCs w:val="28"/>
        </w:rPr>
        <w:t xml:space="preserve">Каждый возможный выбор порога t соответствует точке в этом пространстве. Всего различных порогов имеется ℓ + 1. Максимальный порог </w:t>
      </w: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t</m:t>
            </m:r>
          </m:e>
          <m:sub>
            <m:r>
              <w:rPr>
                <w:rStyle w:val="tlid-translation"/>
                <w:rFonts w:ascii="Cambria Math" w:hAnsi="Cambria Math" w:cs="Times New Roman"/>
                <w:sz w:val="28"/>
                <w:szCs w:val="28"/>
              </w:rPr>
              <m:t>max</m:t>
            </m:r>
          </m:sub>
        </m:sSub>
        <m:r>
          <w:rPr>
            <w:rStyle w:val="tlid-translation"/>
            <w:rFonts w:ascii="Cambria Math" w:hAnsi="Cambria Math" w:cs="Times New Roman"/>
            <w:sz w:val="28"/>
            <w:szCs w:val="28"/>
          </w:rPr>
          <m:t xml:space="preserve">= </m:t>
        </m:r>
        <m:func>
          <m:funcPr>
            <m:ctrlPr>
              <w:rPr>
                <w:rStyle w:val="tlid-translation"/>
                <w:rFonts w:ascii="Cambria Math" w:hAnsi="Cambria Math" w:cs="Times New Roman"/>
                <w:i/>
                <w:iCs/>
                <w:sz w:val="28"/>
                <w:szCs w:val="28"/>
              </w:rPr>
            </m:ctrlPr>
          </m:funcPr>
          <m:fName>
            <m:limLow>
              <m:limLowPr>
                <m:ctrlPr>
                  <w:rPr>
                    <w:rStyle w:val="tlid-translation"/>
                    <w:rFonts w:ascii="Cambria Math" w:hAnsi="Cambria Math" w:cs="Times New Roman"/>
                    <w:i/>
                    <w:iCs/>
                    <w:sz w:val="28"/>
                    <w:szCs w:val="28"/>
                  </w:rPr>
                </m:ctrlPr>
              </m:limLowPr>
              <m:e>
                <m:r>
                  <m:rPr>
                    <m:sty m:val="p"/>
                  </m:rPr>
                  <w:rPr>
                    <w:rStyle w:val="tlid-translation"/>
                    <w:rFonts w:ascii="Cambria Math" w:hAnsi="Cambria Math" w:cs="Times New Roman"/>
                    <w:sz w:val="28"/>
                    <w:szCs w:val="28"/>
                  </w:rPr>
                  <m:t>max</m:t>
                </m:r>
              </m:e>
              <m:lim>
                <m:r>
                  <w:rPr>
                    <w:rStyle w:val="tlid-translation"/>
                    <w:rFonts w:ascii="Cambria Math" w:hAnsi="Cambria Math" w:cs="Times New Roman"/>
                    <w:sz w:val="28"/>
                    <w:szCs w:val="28"/>
                  </w:rPr>
                  <m:t>i</m:t>
                </m:r>
              </m:lim>
            </m:limLow>
          </m:fName>
          <m:e>
            <m:r>
              <w:rPr>
                <w:rStyle w:val="tlid-translation"/>
                <w:rFonts w:ascii="Cambria Math" w:hAnsi="Cambria Math" w:cs="Times New Roman"/>
                <w:sz w:val="28"/>
                <w:szCs w:val="28"/>
              </w:rPr>
              <m:t>b(</m:t>
            </m:r>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e>
        </m:func>
      </m:oMath>
      <w:r w:rsidRPr="00FB7BD3">
        <w:rPr>
          <w:rStyle w:val="tlid-translation"/>
          <w:rFonts w:ascii="Times New Roman" w:hAnsi="Times New Roman" w:cs="Times New Roman"/>
          <w:sz w:val="28"/>
          <w:szCs w:val="28"/>
        </w:rPr>
        <w:t xml:space="preserve"> даст классификатор с TPR = 0, FPR = 0. Минимальный порог </w:t>
      </w: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t</m:t>
            </m:r>
          </m:e>
          <m:sub>
            <m:r>
              <w:rPr>
                <w:rStyle w:val="tlid-translation"/>
                <w:rFonts w:ascii="Cambria Math" w:hAnsi="Cambria Math" w:cs="Times New Roman"/>
                <w:sz w:val="28"/>
                <w:szCs w:val="28"/>
              </w:rPr>
              <m:t>min</m:t>
            </m:r>
          </m:sub>
        </m:sSub>
        <m:r>
          <w:rPr>
            <w:rStyle w:val="tlid-translation"/>
            <w:rFonts w:ascii="Cambria Math" w:hAnsi="Cambria Math" w:cs="Times New Roman"/>
            <w:sz w:val="28"/>
            <w:szCs w:val="28"/>
          </w:rPr>
          <m:t xml:space="preserve">= </m:t>
        </m:r>
        <m:func>
          <m:funcPr>
            <m:ctrlPr>
              <w:rPr>
                <w:rStyle w:val="tlid-translation"/>
                <w:rFonts w:ascii="Cambria Math" w:hAnsi="Cambria Math" w:cs="Times New Roman"/>
                <w:i/>
                <w:iCs/>
                <w:sz w:val="28"/>
                <w:szCs w:val="28"/>
              </w:rPr>
            </m:ctrlPr>
          </m:funcPr>
          <m:fName>
            <m:limLow>
              <m:limLowPr>
                <m:ctrlPr>
                  <w:rPr>
                    <w:rStyle w:val="tlid-translation"/>
                    <w:rFonts w:ascii="Cambria Math" w:hAnsi="Cambria Math" w:cs="Times New Roman"/>
                    <w:i/>
                    <w:iCs/>
                    <w:sz w:val="28"/>
                    <w:szCs w:val="28"/>
                  </w:rPr>
                </m:ctrlPr>
              </m:limLowPr>
              <m:e>
                <m:r>
                  <m:rPr>
                    <m:sty m:val="p"/>
                  </m:rPr>
                  <w:rPr>
                    <w:rStyle w:val="tlid-translation"/>
                    <w:rFonts w:ascii="Cambria Math" w:hAnsi="Cambria Math" w:cs="Times New Roman"/>
                    <w:sz w:val="28"/>
                    <w:szCs w:val="28"/>
                  </w:rPr>
                  <m:t>max</m:t>
                </m:r>
              </m:e>
              <m:lim>
                <m:r>
                  <w:rPr>
                    <w:rStyle w:val="tlid-translation"/>
                    <w:rFonts w:ascii="Cambria Math" w:hAnsi="Cambria Math" w:cs="Times New Roman"/>
                    <w:sz w:val="28"/>
                    <w:szCs w:val="28"/>
                  </w:rPr>
                  <m:t>i</m:t>
                </m:r>
              </m:lim>
            </m:limLow>
          </m:fName>
          <m:e>
            <m:r>
              <w:rPr>
                <w:rStyle w:val="tlid-translation"/>
                <w:rFonts w:ascii="Cambria Math" w:hAnsi="Cambria Math" w:cs="Times New Roman"/>
                <w:sz w:val="28"/>
                <w:szCs w:val="28"/>
              </w:rPr>
              <m:t>b</m:t>
            </m:r>
            <m:d>
              <m:dPr>
                <m:ctrlPr>
                  <w:rPr>
                    <w:rStyle w:val="tlid-translation"/>
                    <w:rFonts w:ascii="Cambria Math" w:hAnsi="Cambria Math" w:cs="Times New Roman"/>
                    <w:i/>
                    <w:iCs/>
                    <w:sz w:val="28"/>
                    <w:szCs w:val="28"/>
                  </w:rPr>
                </m:ctrlPr>
              </m:dPr>
              <m:e>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 ε</m:t>
            </m:r>
          </m:e>
        </m:func>
      </m:oMath>
      <w:r w:rsidRPr="00FB7BD3">
        <w:rPr>
          <w:rStyle w:val="tlid-translation"/>
          <w:rFonts w:ascii="Times New Roman" w:hAnsi="Times New Roman" w:cs="Times New Roman"/>
          <w:sz w:val="28"/>
          <w:szCs w:val="28"/>
        </w:rPr>
        <w:t xml:space="preserve"> даст TPR = 1 и FPR = 1. ROC-кривая – это кривая с концами в точках (0, 0) и (1, 1), которая последовательно соединяет точки, соответствующие порогам </w:t>
      </w:r>
      <m:oMath>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1</m:t>
                </m:r>
              </m:sub>
            </m:sSub>
          </m:e>
        </m:d>
        <m:r>
          <w:rPr>
            <w:rStyle w:val="tlid-translation"/>
            <w:rFonts w:ascii="Cambria Math" w:hAnsi="Cambria Math" w:cs="Times New Roman"/>
            <w:sz w:val="28"/>
            <w:szCs w:val="28"/>
          </w:rPr>
          <m:t>- ε, b</m:t>
        </m:r>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1</m:t>
                </m:r>
              </m:sub>
            </m:sSub>
          </m:e>
        </m:d>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l</m:t>
                </m:r>
              </m:sub>
            </m:sSub>
          </m:e>
        </m:d>
      </m:oMath>
      <w:r w:rsidRPr="00FB7BD3">
        <w:rPr>
          <w:rStyle w:val="tlid-translation"/>
          <w:rFonts w:ascii="Times New Roman" w:hAnsi="Times New Roman" w:cs="Times New Roman"/>
          <w:sz w:val="28"/>
          <w:szCs w:val="28"/>
        </w:rPr>
        <w:t xml:space="preserve">. Площадь под данной кривой называется AUC-ROC, и принимает значения от 0 до 1. Если порог </w:t>
      </w:r>
      <m:oMath>
        <m:r>
          <w:rPr>
            <w:rStyle w:val="tlid-translation"/>
            <w:rFonts w:ascii="Cambria Math" w:hAnsi="Cambria Math" w:cs="Times New Roman"/>
            <w:sz w:val="28"/>
            <w:szCs w:val="28"/>
          </w:rPr>
          <m:t>t</m:t>
        </m:r>
      </m:oMath>
      <w:r w:rsidRPr="00FB7BD3">
        <w:rPr>
          <w:rStyle w:val="tlid-translation"/>
          <w:rFonts w:ascii="Times New Roman" w:hAnsi="Times New Roman" w:cs="Times New Roman"/>
          <w:sz w:val="28"/>
          <w:szCs w:val="28"/>
        </w:rPr>
        <w:t xml:space="preserve"> может быть подобран так, что алгоритм </w:t>
      </w:r>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FB7BD3">
        <w:rPr>
          <w:rStyle w:val="tlid-translation"/>
          <w:rFonts w:ascii="Times New Roman" w:hAnsi="Times New Roman" w:cs="Times New Roman"/>
          <w:sz w:val="28"/>
          <w:szCs w:val="28"/>
        </w:rPr>
        <w:t xml:space="preserve"> не будет допускать ошибок, то AUC-ROC будет равен единице; если же </w:t>
      </w:r>
      <m:oMath>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FB7BD3">
        <w:rPr>
          <w:rStyle w:val="tlid-translation"/>
          <w:rFonts w:ascii="Times New Roman" w:hAnsi="Times New Roman" w:cs="Times New Roman"/>
          <w:sz w:val="28"/>
          <w:szCs w:val="28"/>
        </w:rPr>
        <w:t xml:space="preserve"> ранжирует объекты случайным образом, то AUC-ROC будет близок к 0.5.</w:t>
      </w:r>
    </w:p>
    <w:p w14:paraId="22E12424" w14:textId="4C9895A2" w:rsidR="00FB7BD3" w:rsidRDefault="00FB7BD3" w:rsidP="00FB7BD3">
      <w:pPr>
        <w:spacing w:after="0" w:line="360" w:lineRule="auto"/>
        <w:ind w:firstLine="720"/>
        <w:jc w:val="both"/>
        <w:rPr>
          <w:rStyle w:val="tlid-translation"/>
          <w:rFonts w:ascii="Times New Roman" w:hAnsi="Times New Roman" w:cs="Times New Roman"/>
          <w:sz w:val="28"/>
          <w:szCs w:val="28"/>
        </w:rPr>
      </w:pPr>
      <w:r w:rsidRPr="00FB7BD3">
        <w:rPr>
          <w:rStyle w:val="tlid-translation"/>
          <w:rFonts w:ascii="Times New Roman" w:hAnsi="Times New Roman" w:cs="Times New Roman"/>
          <w:sz w:val="28"/>
          <w:szCs w:val="28"/>
        </w:rPr>
        <w:t xml:space="preserve">Критерий AUC-ROC имеет большое число интерпретаций </w:t>
      </w:r>
      <w:r>
        <w:rPr>
          <w:rStyle w:val="tlid-translation"/>
          <w:rFonts w:ascii="Times New Roman" w:hAnsi="Times New Roman" w:cs="Times New Roman"/>
          <w:sz w:val="28"/>
          <w:szCs w:val="28"/>
        </w:rPr>
        <w:t>–</w:t>
      </w:r>
      <w:r w:rsidRPr="00FB7BD3">
        <w:rPr>
          <w:rStyle w:val="tlid-translation"/>
          <w:rFonts w:ascii="Times New Roman" w:hAnsi="Times New Roman" w:cs="Times New Roman"/>
          <w:sz w:val="28"/>
          <w:szCs w:val="28"/>
        </w:rPr>
        <w:t xml:space="preserve"> например, он равен вероятности того, что случайно выбранный положительный объект окажется позже случайно выбранного отрицательного объекта в ранжированном списке, порожденном </w:t>
      </w:r>
      <m:oMath>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FB7BD3">
        <w:rPr>
          <w:rStyle w:val="tlid-translation"/>
          <w:rFonts w:ascii="Times New Roman" w:hAnsi="Times New Roman" w:cs="Times New Roman"/>
          <w:sz w:val="28"/>
          <w:szCs w:val="28"/>
        </w:rPr>
        <w:t>.</w:t>
      </w:r>
    </w:p>
    <w:p w14:paraId="14B13A0D" w14:textId="260965E1" w:rsidR="00385712" w:rsidRDefault="00385712" w:rsidP="00A065DA">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Далее разберемся с проблемой переобучения. </w:t>
      </w:r>
      <w:r w:rsidRPr="00385712">
        <w:rPr>
          <w:rStyle w:val="tlid-translation"/>
          <w:rFonts w:ascii="Times New Roman" w:hAnsi="Times New Roman" w:cs="Times New Roman"/>
          <w:sz w:val="28"/>
          <w:szCs w:val="28"/>
        </w:rPr>
        <w:t xml:space="preserve">Допустим при решении задачи классификации был построен некоторый алгоритм, например линейный </w:t>
      </w:r>
      <w:r w:rsidRPr="00385712">
        <w:rPr>
          <w:rStyle w:val="tlid-translation"/>
          <w:rFonts w:ascii="Times New Roman" w:hAnsi="Times New Roman" w:cs="Times New Roman"/>
          <w:sz w:val="28"/>
          <w:szCs w:val="28"/>
        </w:rPr>
        <w:lastRenderedPageBreak/>
        <w:t>классификатор, причем доля ошибок на объектах из обучающей выборки была равна 0</w:t>
      </w:r>
      <w:r>
        <w:rPr>
          <w:rStyle w:val="tlid-translation"/>
          <w:rFonts w:ascii="Times New Roman" w:hAnsi="Times New Roman" w:cs="Times New Roman"/>
          <w:sz w:val="28"/>
          <w:szCs w:val="28"/>
        </w:rPr>
        <w:t>,</w:t>
      </w:r>
      <w:r w:rsidRPr="00385712">
        <w:rPr>
          <w:rStyle w:val="tlid-translation"/>
          <w:rFonts w:ascii="Times New Roman" w:hAnsi="Times New Roman" w:cs="Times New Roman"/>
          <w:sz w:val="28"/>
          <w:szCs w:val="28"/>
        </w:rPr>
        <w:t>2, и такая доля ошибок</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является допустимой.</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Но поскольку алгоритм не обладает обобщающей способностью, нет никаких гарантий, что такая же</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доля ошибок будет для новой выборки. Вполне может возникнуть ситуация, что для новой выборки ошибка</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станет равной 0</w:t>
      </w:r>
      <w:r>
        <w:rPr>
          <w:rStyle w:val="tlid-translation"/>
          <w:rFonts w:ascii="Times New Roman" w:hAnsi="Times New Roman" w:cs="Times New Roman"/>
          <w:sz w:val="28"/>
          <w:szCs w:val="28"/>
        </w:rPr>
        <w:t>,</w:t>
      </w:r>
      <w:r w:rsidRPr="00385712">
        <w:rPr>
          <w:rStyle w:val="tlid-translation"/>
          <w:rFonts w:ascii="Times New Roman" w:hAnsi="Times New Roman" w:cs="Times New Roman"/>
          <w:sz w:val="28"/>
          <w:szCs w:val="28"/>
        </w:rPr>
        <w:t>9. Это значит, что алгоритм не смог обобщить обучающую выборку, не смог извлечь из</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нее закономерности и применить их для классификации новых объектов. При этом алгоритм как-то смог</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подогнаться под обучающую выборку и показал хорошие результаты при обучении без извлечения истинной</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закономерности. В этом и состоит проблема переобучения.</w:t>
      </w:r>
    </w:p>
    <w:p w14:paraId="26534BE9" w14:textId="4A416752" w:rsidR="00385712" w:rsidRDefault="00385712" w:rsidP="00385712">
      <w:pPr>
        <w:spacing w:after="0" w:line="360" w:lineRule="auto"/>
        <w:ind w:firstLine="720"/>
        <w:jc w:val="both"/>
        <w:rPr>
          <w:rStyle w:val="tlid-translation"/>
          <w:rFonts w:ascii="Times New Roman" w:hAnsi="Times New Roman" w:cs="Times New Roman"/>
          <w:sz w:val="28"/>
          <w:szCs w:val="28"/>
        </w:rPr>
      </w:pPr>
      <w:r w:rsidRPr="00385712">
        <w:rPr>
          <w:rStyle w:val="tlid-translation"/>
          <w:rFonts w:ascii="Times New Roman" w:hAnsi="Times New Roman" w:cs="Times New Roman"/>
          <w:sz w:val="28"/>
          <w:szCs w:val="28"/>
        </w:rPr>
        <w:t>Глубже понять проблему переобучения можно на данном примере. На следующем графике изображена истинная зависимость</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объекты обучающей выборки</w:t>
      </w:r>
      <w:r>
        <w:rPr>
          <w:rStyle w:val="tlid-translation"/>
          <w:rFonts w:ascii="Times New Roman" w:hAnsi="Times New Roman" w:cs="Times New Roman"/>
          <w:sz w:val="28"/>
          <w:szCs w:val="28"/>
        </w:rPr>
        <w:t xml:space="preserve"> и переобученный алгоритм</w:t>
      </w:r>
      <w:r w:rsidRPr="00385712">
        <w:rPr>
          <w:rStyle w:val="tlid-translation"/>
          <w:rFonts w:ascii="Times New Roman" w:hAnsi="Times New Roman" w:cs="Times New Roman"/>
          <w:sz w:val="28"/>
          <w:szCs w:val="28"/>
        </w:rPr>
        <w:t>:</w:t>
      </w:r>
    </w:p>
    <w:p w14:paraId="61EB5EAD" w14:textId="77777777" w:rsidR="00385712" w:rsidRDefault="00385712" w:rsidP="00385712">
      <w:pPr>
        <w:spacing w:after="0" w:line="360" w:lineRule="auto"/>
        <w:jc w:val="center"/>
        <w:rPr>
          <w:rStyle w:val="tlid-translation"/>
          <w:rFonts w:ascii="Times New Roman" w:hAnsi="Times New Roman" w:cs="Times New Roman"/>
          <w:sz w:val="28"/>
          <w:szCs w:val="28"/>
        </w:rPr>
      </w:pPr>
      <w:r w:rsidRPr="00385712">
        <w:rPr>
          <w:rStyle w:val="tlid-translation"/>
          <w:rFonts w:ascii="Times New Roman" w:hAnsi="Times New Roman" w:cs="Times New Roman"/>
          <w:noProof/>
          <w:sz w:val="28"/>
          <w:szCs w:val="28"/>
        </w:rPr>
        <w:drawing>
          <wp:inline distT="0" distB="0" distL="0" distR="0" wp14:anchorId="57E45EFA" wp14:editId="1619AD55">
            <wp:extent cx="3225210" cy="221510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616" t="5833" r="5835" b="3449"/>
                    <a:stretch/>
                  </pic:blipFill>
                  <pic:spPr bwMode="auto">
                    <a:xfrm>
                      <a:off x="0" y="0"/>
                      <a:ext cx="3271275" cy="2246739"/>
                    </a:xfrm>
                    <a:prstGeom prst="rect">
                      <a:avLst/>
                    </a:prstGeom>
                    <a:ln>
                      <a:noFill/>
                    </a:ln>
                    <a:extLst>
                      <a:ext uri="{53640926-AAD7-44D8-BBD7-CCE9431645EC}">
                        <a14:shadowObscured xmlns:a14="http://schemas.microsoft.com/office/drawing/2010/main"/>
                      </a:ext>
                    </a:extLst>
                  </pic:spPr>
                </pic:pic>
              </a:graphicData>
            </a:graphic>
          </wp:inline>
        </w:drawing>
      </w:r>
    </w:p>
    <w:p w14:paraId="4A259A3E" w14:textId="4E139FEE" w:rsidR="00385712" w:rsidRPr="009F347D" w:rsidRDefault="00385712" w:rsidP="00385712">
      <w:pPr>
        <w:spacing w:after="0" w:line="360" w:lineRule="auto"/>
        <w:ind w:firstLine="720"/>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Переобученный классификатор</w:t>
      </w:r>
    </w:p>
    <w:p w14:paraId="2D0D4B9E" w14:textId="25371C78" w:rsidR="003B0833" w:rsidRDefault="00385712" w:rsidP="00385712">
      <w:pPr>
        <w:spacing w:after="0" w:line="360" w:lineRule="auto"/>
        <w:ind w:firstLine="720"/>
        <w:jc w:val="both"/>
        <w:rPr>
          <w:rStyle w:val="tlid-translation"/>
          <w:rFonts w:ascii="Times New Roman" w:hAnsi="Times New Roman" w:cs="Times New Roman"/>
          <w:sz w:val="28"/>
          <w:szCs w:val="28"/>
        </w:rPr>
      </w:pPr>
      <w:r w:rsidRPr="00385712">
        <w:rPr>
          <w:rStyle w:val="tlid-translation"/>
          <w:rFonts w:ascii="Times New Roman" w:hAnsi="Times New Roman" w:cs="Times New Roman"/>
          <w:sz w:val="28"/>
          <w:szCs w:val="28"/>
        </w:rPr>
        <w:t>Восстановленная зависимость дает идеальные ответы на всех объектах</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обучающей выборки, но при этом в</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любой другой точке сильно отличается от истинной зависимости. Такая ситуация называется переобучением.</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 xml:space="preserve">Алгоритм слишком сильно </w:t>
      </w:r>
      <w:proofErr w:type="spellStart"/>
      <w:r w:rsidRPr="00385712">
        <w:rPr>
          <w:rStyle w:val="tlid-translation"/>
          <w:rFonts w:ascii="Times New Roman" w:hAnsi="Times New Roman" w:cs="Times New Roman"/>
          <w:sz w:val="28"/>
          <w:szCs w:val="28"/>
        </w:rPr>
        <w:t>подогнался</w:t>
      </w:r>
      <w:proofErr w:type="spellEnd"/>
      <w:r w:rsidRPr="00385712">
        <w:rPr>
          <w:rStyle w:val="tlid-translation"/>
          <w:rFonts w:ascii="Times New Roman" w:hAnsi="Times New Roman" w:cs="Times New Roman"/>
          <w:sz w:val="28"/>
          <w:szCs w:val="28"/>
        </w:rPr>
        <w:t xml:space="preserve"> под обучающую выборку ценой того, что он будет давать плохие</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ответы на новых точках.</w:t>
      </w:r>
    </w:p>
    <w:p w14:paraId="6DAA99AE" w14:textId="7705E588" w:rsidR="00385712" w:rsidRPr="00385712" w:rsidRDefault="00385712" w:rsidP="00385712">
      <w:pPr>
        <w:spacing w:after="0" w:line="360" w:lineRule="auto"/>
        <w:ind w:firstLine="720"/>
        <w:jc w:val="both"/>
        <w:rPr>
          <w:rStyle w:val="tlid-translation"/>
          <w:rFonts w:ascii="Times New Roman" w:hAnsi="Times New Roman" w:cs="Times New Roman"/>
          <w:sz w:val="28"/>
          <w:szCs w:val="28"/>
        </w:rPr>
      </w:pPr>
      <w:r w:rsidRPr="00385712">
        <w:rPr>
          <w:rStyle w:val="tlid-translation"/>
          <w:rFonts w:ascii="Times New Roman" w:hAnsi="Times New Roman" w:cs="Times New Roman"/>
          <w:sz w:val="28"/>
          <w:szCs w:val="28"/>
        </w:rPr>
        <w:lastRenderedPageBreak/>
        <w:t>Выявить переобучение, используя только обучающую выборку, невозможно, поскольку и хорошо обученный,</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и переобученный алгоритмы будут хорошо ее описывать. Необходимо использовать дополнительные данные.</w:t>
      </w:r>
    </w:p>
    <w:p w14:paraId="015427A3" w14:textId="77777777" w:rsidR="00657A47" w:rsidRDefault="00385712" w:rsidP="00657A47">
      <w:pPr>
        <w:spacing w:after="0" w:line="360" w:lineRule="auto"/>
        <w:ind w:firstLine="720"/>
        <w:jc w:val="both"/>
        <w:rPr>
          <w:rStyle w:val="tlid-translation"/>
          <w:rFonts w:ascii="Times New Roman" w:hAnsi="Times New Roman" w:cs="Times New Roman"/>
          <w:sz w:val="28"/>
          <w:szCs w:val="28"/>
        </w:rPr>
      </w:pPr>
      <w:r w:rsidRPr="00385712">
        <w:rPr>
          <w:rStyle w:val="tlid-translation"/>
          <w:rFonts w:ascii="Times New Roman" w:hAnsi="Times New Roman" w:cs="Times New Roman"/>
          <w:sz w:val="28"/>
          <w:szCs w:val="28"/>
        </w:rPr>
        <w:t>Существуют несколько подходов к выявлению переобучения:</w:t>
      </w:r>
    </w:p>
    <w:p w14:paraId="6489BD0B" w14:textId="77777777" w:rsidR="00657A47" w:rsidRPr="00657A47" w:rsidRDefault="00385712" w:rsidP="00657A47">
      <w:pPr>
        <w:pStyle w:val="aa"/>
        <w:numPr>
          <w:ilvl w:val="1"/>
          <w:numId w:val="17"/>
        </w:numPr>
        <w:spacing w:after="0" w:line="360" w:lineRule="auto"/>
        <w:ind w:left="0" w:firstLine="720"/>
        <w:jc w:val="both"/>
        <w:rPr>
          <w:rStyle w:val="tlid-translation"/>
          <w:rFonts w:ascii="Times New Roman" w:hAnsi="Times New Roman" w:cs="Times New Roman"/>
          <w:sz w:val="28"/>
          <w:szCs w:val="28"/>
        </w:rPr>
      </w:pPr>
      <w:r w:rsidRPr="00657A47">
        <w:rPr>
          <w:rStyle w:val="tlid-translation"/>
          <w:rFonts w:ascii="Times New Roman" w:hAnsi="Times New Roman" w:cs="Times New Roman"/>
          <w:sz w:val="28"/>
          <w:szCs w:val="28"/>
        </w:rPr>
        <w:t>Отложенная выборка. Часть данных из обучающей выборки не участвуют в обучении, чтобы позже проверять на ней обученный алгоритм.</w:t>
      </w:r>
    </w:p>
    <w:p w14:paraId="4E4BE57C" w14:textId="41A15013" w:rsidR="00385712" w:rsidRPr="00657A47" w:rsidRDefault="00385712" w:rsidP="00657A47">
      <w:pPr>
        <w:pStyle w:val="aa"/>
        <w:numPr>
          <w:ilvl w:val="1"/>
          <w:numId w:val="17"/>
        </w:numPr>
        <w:spacing w:after="0" w:line="360" w:lineRule="auto"/>
        <w:ind w:left="0" w:firstLine="720"/>
        <w:jc w:val="both"/>
        <w:rPr>
          <w:rStyle w:val="tlid-translation"/>
          <w:rFonts w:ascii="Times New Roman" w:hAnsi="Times New Roman" w:cs="Times New Roman"/>
          <w:sz w:val="28"/>
          <w:szCs w:val="28"/>
        </w:rPr>
      </w:pPr>
      <w:r w:rsidRPr="00657A47">
        <w:rPr>
          <w:rStyle w:val="tlid-translation"/>
          <w:rFonts w:ascii="Times New Roman" w:hAnsi="Times New Roman" w:cs="Times New Roman"/>
          <w:sz w:val="28"/>
          <w:szCs w:val="28"/>
        </w:rPr>
        <w:t>Кросс-валидация, несколько усложненный метод отложенной выборки.</w:t>
      </w:r>
    </w:p>
    <w:p w14:paraId="047C6EA5" w14:textId="138FE76C" w:rsidR="003B0833" w:rsidRDefault="00657A47" w:rsidP="00657A47">
      <w:pPr>
        <w:spacing w:after="0" w:line="360" w:lineRule="auto"/>
        <w:ind w:firstLine="720"/>
        <w:jc w:val="both"/>
        <w:rPr>
          <w:rStyle w:val="tlid-translation"/>
          <w:rFonts w:ascii="Times New Roman" w:hAnsi="Times New Roman" w:cs="Times New Roman"/>
          <w:sz w:val="28"/>
          <w:szCs w:val="28"/>
        </w:rPr>
      </w:pPr>
      <w:r w:rsidRPr="00657A47">
        <w:rPr>
          <w:rStyle w:val="tlid-translation"/>
          <w:rFonts w:ascii="Times New Roman" w:hAnsi="Times New Roman" w:cs="Times New Roman"/>
          <w:sz w:val="28"/>
          <w:szCs w:val="28"/>
        </w:rPr>
        <w:t>Самый простой способ оценить качество алгоритма</w:t>
      </w:r>
      <w:r>
        <w:rPr>
          <w:rStyle w:val="tlid-translation"/>
          <w:rFonts w:ascii="Times New Roman" w:hAnsi="Times New Roman" w:cs="Times New Roman"/>
          <w:sz w:val="28"/>
          <w:szCs w:val="28"/>
        </w:rPr>
        <w:t xml:space="preserve"> – </w:t>
      </w:r>
      <w:r w:rsidRPr="00657A47">
        <w:rPr>
          <w:rStyle w:val="tlid-translation"/>
          <w:rFonts w:ascii="Times New Roman" w:hAnsi="Times New Roman" w:cs="Times New Roman"/>
          <w:sz w:val="28"/>
          <w:szCs w:val="28"/>
        </w:rPr>
        <w:t>использование отложенной выборки. В этом случае</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следует разбить выборку на две части: первая из двух частей будет использоваться для обучения алгоритма,</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а вторая, тестовая выборка,</w:t>
      </w:r>
      <w:r>
        <w:rPr>
          <w:rStyle w:val="tlid-translation"/>
          <w:rFonts w:ascii="Times New Roman" w:hAnsi="Times New Roman" w:cs="Times New Roman"/>
          <w:sz w:val="28"/>
          <w:szCs w:val="28"/>
        </w:rPr>
        <w:t xml:space="preserve"> – </w:t>
      </w:r>
      <w:r w:rsidRPr="00657A47">
        <w:rPr>
          <w:rStyle w:val="tlid-translation"/>
          <w:rFonts w:ascii="Times New Roman" w:hAnsi="Times New Roman" w:cs="Times New Roman"/>
          <w:sz w:val="28"/>
          <w:szCs w:val="28"/>
        </w:rPr>
        <w:t>для оценки его качества, в том числе для нахождения доли ошибок в задаче</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классификации</w:t>
      </w:r>
    </w:p>
    <w:p w14:paraId="6030F16F" w14:textId="097F9FCF" w:rsidR="00657A47" w:rsidRPr="0032022C" w:rsidRDefault="00657A47" w:rsidP="00657A47">
      <w:pPr>
        <w:spacing w:after="0" w:line="360" w:lineRule="auto"/>
        <w:ind w:firstLine="720"/>
        <w:jc w:val="both"/>
        <w:rPr>
          <w:rStyle w:val="tlid-translation"/>
          <w:rFonts w:ascii="Times New Roman" w:hAnsi="Times New Roman" w:cs="Times New Roman"/>
          <w:sz w:val="28"/>
          <w:szCs w:val="28"/>
        </w:rPr>
      </w:pPr>
      <w:r w:rsidRPr="00657A47">
        <w:rPr>
          <w:rStyle w:val="tlid-translation"/>
          <w:rFonts w:ascii="Times New Roman" w:hAnsi="Times New Roman" w:cs="Times New Roman"/>
          <w:sz w:val="28"/>
          <w:szCs w:val="28"/>
        </w:rPr>
        <w:t>Более системный подход</w:t>
      </w:r>
      <w:r>
        <w:rPr>
          <w:rStyle w:val="tlid-translation"/>
          <w:rFonts w:ascii="Times New Roman" w:hAnsi="Times New Roman" w:cs="Times New Roman"/>
          <w:sz w:val="28"/>
          <w:szCs w:val="28"/>
        </w:rPr>
        <w:t xml:space="preserve"> – </w:t>
      </w:r>
      <w:r w:rsidRPr="00657A47">
        <w:rPr>
          <w:rStyle w:val="tlid-translation"/>
          <w:rFonts w:ascii="Times New Roman" w:hAnsi="Times New Roman" w:cs="Times New Roman"/>
          <w:sz w:val="28"/>
          <w:szCs w:val="28"/>
        </w:rPr>
        <w:t>кросс валидация. В этом случае выборка делится на k блоков примерно одинакового размера. Далее по очереди каждый из этих блоков используется в качестве тестового, а все остальные</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 xml:space="preserve"> в качестве обучающей выборки.</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После того, как каждый блок побывает в качестве тестового, будут получены k показателей качества. В</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результате усреднения получается оценка качества по кросс-валидации.</w:t>
      </w:r>
      <w:r>
        <w:rPr>
          <w:rStyle w:val="tlid-translation"/>
          <w:rFonts w:ascii="Times New Roman" w:hAnsi="Times New Roman" w:cs="Times New Roman"/>
          <w:sz w:val="28"/>
          <w:szCs w:val="28"/>
        </w:rPr>
        <w:t xml:space="preserve"> В качестве иллюстрации </w:t>
      </w:r>
      <w:r w:rsidR="0032022C">
        <w:rPr>
          <w:rStyle w:val="tlid-translation"/>
          <w:rFonts w:ascii="Times New Roman" w:hAnsi="Times New Roman" w:cs="Times New Roman"/>
          <w:sz w:val="28"/>
          <w:szCs w:val="28"/>
        </w:rPr>
        <w:t>традиционный алгоритм</w:t>
      </w:r>
      <w:r>
        <w:rPr>
          <w:rStyle w:val="tlid-translation"/>
          <w:rFonts w:ascii="Times New Roman" w:hAnsi="Times New Roman" w:cs="Times New Roman"/>
          <w:sz w:val="28"/>
          <w:szCs w:val="28"/>
        </w:rPr>
        <w:t xml:space="preserve"> кросс-валидации можно представить следующим образом:</w:t>
      </w:r>
    </w:p>
    <w:p w14:paraId="05415FE7" w14:textId="7A55EAC2" w:rsidR="00657A47" w:rsidRDefault="00657A47" w:rsidP="00657A47">
      <w:pPr>
        <w:spacing w:after="0" w:line="360" w:lineRule="auto"/>
        <w:jc w:val="center"/>
        <w:rPr>
          <w:rStyle w:val="tlid-translation"/>
          <w:rFonts w:ascii="Times New Roman" w:hAnsi="Times New Roman" w:cs="Times New Roman"/>
          <w:sz w:val="28"/>
          <w:szCs w:val="28"/>
          <w:lang w:val="en-US"/>
        </w:rPr>
      </w:pPr>
      <w:r>
        <w:rPr>
          <w:noProof/>
        </w:rPr>
        <w:drawing>
          <wp:inline distT="0" distB="0" distL="0" distR="0" wp14:anchorId="6B21E806" wp14:editId="111F8D99">
            <wp:extent cx="3076790" cy="1850065"/>
            <wp:effectExtent l="0" t="0" r="0" b="0"/>
            <wp:docPr id="25" name="Рисунок 25" descr="model_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_selec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6228" cy="1891818"/>
                    </a:xfrm>
                    <a:prstGeom prst="rect">
                      <a:avLst/>
                    </a:prstGeom>
                    <a:noFill/>
                    <a:ln>
                      <a:noFill/>
                    </a:ln>
                  </pic:spPr>
                </pic:pic>
              </a:graphicData>
            </a:graphic>
          </wp:inline>
        </w:drawing>
      </w:r>
    </w:p>
    <w:p w14:paraId="4D1BFDFA" w14:textId="4B5D9F91" w:rsidR="0032022C" w:rsidRDefault="0032022C" w:rsidP="0032022C">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lastRenderedPageBreak/>
        <w:t xml:space="preserve">Однако следует понимать, что финансовые данные имеют временную структуру, с которой традиционная кросс-валидация на </w:t>
      </w:r>
      <w:r>
        <w:rPr>
          <w:rStyle w:val="tlid-translation"/>
          <w:rFonts w:ascii="Times New Roman" w:hAnsi="Times New Roman" w:cs="Times New Roman"/>
          <w:sz w:val="28"/>
          <w:szCs w:val="28"/>
          <w:lang w:val="en-US"/>
        </w:rPr>
        <w:t>k</w:t>
      </w:r>
      <w:r>
        <w:rPr>
          <w:rStyle w:val="tlid-translation"/>
          <w:rFonts w:ascii="Times New Roman" w:hAnsi="Times New Roman" w:cs="Times New Roman"/>
          <w:sz w:val="28"/>
          <w:szCs w:val="28"/>
        </w:rPr>
        <w:t xml:space="preserve"> блоков справляется недостаточно хорошо</w:t>
      </w:r>
      <w:r w:rsidR="00CF12DC">
        <w:rPr>
          <w:rStyle w:val="tlid-translation"/>
          <w:rFonts w:ascii="Times New Roman" w:hAnsi="Times New Roman" w:cs="Times New Roman"/>
          <w:sz w:val="28"/>
          <w:szCs w:val="28"/>
        </w:rPr>
        <w:t>.</w:t>
      </w:r>
    </w:p>
    <w:p w14:paraId="5D103F0B" w14:textId="37CB6032" w:rsidR="0032022C" w:rsidRPr="0032022C" w:rsidRDefault="0032022C" w:rsidP="0032022C">
      <w:pPr>
        <w:spacing w:after="0" w:line="360" w:lineRule="auto"/>
        <w:ind w:firstLine="720"/>
        <w:jc w:val="both"/>
        <w:rPr>
          <w:rStyle w:val="tlid-translation"/>
          <w:rFonts w:ascii="Times New Roman" w:hAnsi="Times New Roman" w:cs="Times New Roman"/>
          <w:sz w:val="28"/>
          <w:szCs w:val="28"/>
        </w:rPr>
      </w:pPr>
      <w:r w:rsidRPr="0032022C">
        <w:rPr>
          <w:rStyle w:val="tlid-translation"/>
          <w:rFonts w:ascii="Times New Roman" w:hAnsi="Times New Roman" w:cs="Times New Roman"/>
          <w:sz w:val="28"/>
          <w:szCs w:val="28"/>
        </w:rPr>
        <w:t>Чтобы точно смоделировать «среду прогнозирования реального мира, в котором мы находимся в настоящем, и прогнозировать будущее»</w:t>
      </w:r>
      <w:r w:rsidR="00CF12DC">
        <w:rPr>
          <w:rStyle w:val="a9"/>
          <w:rFonts w:ascii="Times New Roman" w:hAnsi="Times New Roman" w:cs="Times New Roman"/>
          <w:sz w:val="28"/>
          <w:szCs w:val="28"/>
        </w:rPr>
        <w:footnoteReference w:id="20"/>
      </w:r>
      <w:r w:rsidRPr="0032022C">
        <w:rPr>
          <w:rStyle w:val="tlid-translation"/>
          <w:rFonts w:ascii="Times New Roman" w:hAnsi="Times New Roman" w:cs="Times New Roman"/>
          <w:sz w:val="28"/>
          <w:szCs w:val="28"/>
        </w:rPr>
        <w:t xml:space="preserve"> (</w:t>
      </w:r>
      <w:proofErr w:type="spellStart"/>
      <w:r w:rsidRPr="0032022C">
        <w:rPr>
          <w:rStyle w:val="tlid-translation"/>
          <w:rFonts w:ascii="Times New Roman" w:hAnsi="Times New Roman" w:cs="Times New Roman"/>
          <w:sz w:val="28"/>
          <w:szCs w:val="28"/>
        </w:rPr>
        <w:t>Tashman</w:t>
      </w:r>
      <w:proofErr w:type="spellEnd"/>
      <w:r w:rsidRPr="0032022C">
        <w:rPr>
          <w:rStyle w:val="tlid-translation"/>
          <w:rFonts w:ascii="Times New Roman" w:hAnsi="Times New Roman" w:cs="Times New Roman"/>
          <w:sz w:val="28"/>
          <w:szCs w:val="28"/>
        </w:rPr>
        <w:t xml:space="preserve"> 2000), прогнозист должен скрывать все данные о событиях, которые происходят в хронологическом порядке после событий, используемых для подгонки модели. Таким образом, вместо использования перекрестной проверки в k-кратном порядке, для данных временного ряда используется перекрестная проверка с удержанием, когда подмножество данных (разделенных по времени) зарезервировано для проверки производительности модели. Например, см. Рисунок 1, где данные набора тестов поступают в хронологическом порядке после обучающего набора.</w:t>
      </w:r>
    </w:p>
    <w:p w14:paraId="490CCBE1" w14:textId="56FD008A" w:rsidR="0032022C" w:rsidRDefault="0032022C" w:rsidP="0032022C">
      <w:pPr>
        <w:spacing w:after="0" w:line="360" w:lineRule="auto"/>
        <w:jc w:val="center"/>
        <w:rPr>
          <w:rStyle w:val="tlid-translation"/>
          <w:rFonts w:ascii="Times New Roman" w:hAnsi="Times New Roman" w:cs="Times New Roman"/>
          <w:sz w:val="28"/>
          <w:szCs w:val="28"/>
        </w:rPr>
      </w:pPr>
      <w:r>
        <w:rPr>
          <w:noProof/>
        </w:rPr>
        <w:drawing>
          <wp:inline distT="0" distB="0" distL="0" distR="0" wp14:anchorId="661CB764" wp14:editId="6461EEAB">
            <wp:extent cx="4961860" cy="225587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6639" cy="2267137"/>
                    </a:xfrm>
                    <a:prstGeom prst="rect">
                      <a:avLst/>
                    </a:prstGeom>
                    <a:noFill/>
                    <a:ln>
                      <a:noFill/>
                    </a:ln>
                  </pic:spPr>
                </pic:pic>
              </a:graphicData>
            </a:graphic>
          </wp:inline>
        </w:drawing>
      </w:r>
    </w:p>
    <w:p w14:paraId="430A89FF" w14:textId="3ADAF5B4" w:rsidR="00CF12DC" w:rsidRDefault="00CF12DC" w:rsidP="00A065DA">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После обучения модели и верификации решения получаем вектор вероятностей, предсказанных моделью. Этот вектор необходимо превратить в вариационный ряд</w:t>
      </w:r>
      <w:r w:rsidR="00D55030">
        <w:rPr>
          <w:rStyle w:val="tlid-translation"/>
          <w:rFonts w:ascii="Times New Roman" w:hAnsi="Times New Roman" w:cs="Times New Roman"/>
          <w:sz w:val="28"/>
          <w:szCs w:val="28"/>
        </w:rPr>
        <w:t xml:space="preserve">, где элементы отсортированы по неубыванию. Для полученного распределения случайных величин строим квантили уровня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q</m:t>
            </m:r>
          </m:e>
          <m:sub>
            <m:r>
              <w:rPr>
                <w:rStyle w:val="tlid-translation"/>
                <w:rFonts w:ascii="Cambria Math" w:hAnsi="Cambria Math" w:cs="Times New Roman"/>
                <w:sz w:val="28"/>
                <w:szCs w:val="28"/>
              </w:rPr>
              <m:t>l/R</m:t>
            </m:r>
          </m:sub>
        </m:sSub>
      </m:oMath>
      <w:r w:rsidR="00D55030">
        <w:rPr>
          <w:rStyle w:val="tlid-translation"/>
          <w:rFonts w:ascii="Times New Roman" w:hAnsi="Times New Roman" w:cs="Times New Roman"/>
          <w:sz w:val="28"/>
          <w:szCs w:val="28"/>
        </w:rPr>
        <w:t xml:space="preserve">, где </w:t>
      </w:r>
      <m:oMath>
        <m:r>
          <w:rPr>
            <w:rStyle w:val="tlid-translation"/>
            <w:rFonts w:ascii="Cambria Math" w:hAnsi="Cambria Math" w:cs="Times New Roman"/>
            <w:sz w:val="28"/>
            <w:szCs w:val="28"/>
          </w:rPr>
          <m:t>R</m:t>
        </m:r>
      </m:oMath>
      <w:r w:rsidR="00D55030">
        <w:rPr>
          <w:rStyle w:val="tlid-translation"/>
          <w:rFonts w:ascii="Times New Roman" w:hAnsi="Times New Roman" w:cs="Times New Roman"/>
          <w:sz w:val="28"/>
          <w:szCs w:val="28"/>
        </w:rPr>
        <w:t xml:space="preserve"> – количество равномерных градаций в интервале </w:t>
      </w:r>
      <w:r w:rsidR="00D55030" w:rsidRPr="00D55030">
        <w:rPr>
          <w:rStyle w:val="tlid-translation"/>
          <w:rFonts w:ascii="Times New Roman" w:hAnsi="Times New Roman" w:cs="Times New Roman"/>
          <w:sz w:val="28"/>
          <w:szCs w:val="28"/>
        </w:rPr>
        <w:t xml:space="preserve">[0,1], </w:t>
      </w:r>
      <w:r w:rsidR="00D55030">
        <w:rPr>
          <w:rStyle w:val="tlid-translation"/>
          <w:rFonts w:ascii="Times New Roman" w:hAnsi="Times New Roman" w:cs="Times New Roman"/>
          <w:sz w:val="28"/>
          <w:szCs w:val="28"/>
        </w:rPr>
        <w:t xml:space="preserve">а </w:t>
      </w:r>
      <m:oMath>
        <m:r>
          <w:rPr>
            <w:rStyle w:val="tlid-translation"/>
            <w:rFonts w:ascii="Cambria Math" w:hAnsi="Cambria Math" w:cs="Times New Roman"/>
            <w:sz w:val="28"/>
            <w:szCs w:val="28"/>
          </w:rPr>
          <m:t>l</m:t>
        </m:r>
      </m:oMath>
      <w:r w:rsidR="00D55030" w:rsidRPr="00D55030">
        <w:rPr>
          <w:rStyle w:val="tlid-translation"/>
          <w:rFonts w:ascii="Times New Roman" w:hAnsi="Times New Roman" w:cs="Times New Roman"/>
          <w:sz w:val="28"/>
          <w:szCs w:val="28"/>
        </w:rPr>
        <w:t xml:space="preserve"> </w:t>
      </w:r>
      <w:r w:rsidR="00D55030">
        <w:rPr>
          <w:rStyle w:val="tlid-translation"/>
          <w:rFonts w:ascii="Times New Roman" w:hAnsi="Times New Roman" w:cs="Times New Roman"/>
          <w:sz w:val="28"/>
          <w:szCs w:val="28"/>
        </w:rPr>
        <w:t xml:space="preserve">– номер </w:t>
      </w:r>
      <w:r w:rsidR="00D55030">
        <w:rPr>
          <w:rStyle w:val="tlid-translation"/>
          <w:rFonts w:ascii="Times New Roman" w:hAnsi="Times New Roman" w:cs="Times New Roman"/>
          <w:sz w:val="28"/>
          <w:szCs w:val="28"/>
        </w:rPr>
        <w:lastRenderedPageBreak/>
        <w:t xml:space="preserve">интервала. Эти квантили делят интервал на </w:t>
      </w:r>
      <w:r w:rsidR="00D55030">
        <w:rPr>
          <w:rStyle w:val="tlid-translation"/>
          <w:rFonts w:ascii="Times New Roman" w:hAnsi="Times New Roman" w:cs="Times New Roman"/>
          <w:sz w:val="28"/>
          <w:szCs w:val="28"/>
          <w:lang w:val="en-US"/>
        </w:rPr>
        <w:t>R</w:t>
      </w:r>
      <w:r w:rsidR="00D55030">
        <w:rPr>
          <w:rStyle w:val="tlid-translation"/>
          <w:rFonts w:ascii="Times New Roman" w:hAnsi="Times New Roman" w:cs="Times New Roman"/>
          <w:sz w:val="28"/>
          <w:szCs w:val="28"/>
        </w:rPr>
        <w:t xml:space="preserve"> частей, которые определяются следующим образом: </w:t>
      </w:r>
    </w:p>
    <w:p w14:paraId="7D10CA56" w14:textId="3AFD595B" w:rsidR="00D55030" w:rsidRPr="00B8464D" w:rsidRDefault="00692DE5" w:rsidP="00A065DA">
      <w:pPr>
        <w:spacing w:after="0" w:line="360" w:lineRule="auto"/>
        <w:ind w:firstLine="720"/>
        <w:jc w:val="both"/>
        <w:rPr>
          <w:rStyle w:val="tlid-translation"/>
          <w:rFonts w:ascii="Times New Roman" w:hAnsi="Times New Roman" w:cs="Times New Roman"/>
          <w:i/>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D</m:t>
              </m:r>
            </m:e>
            <m:sub>
              <m:r>
                <w:rPr>
                  <w:rStyle w:val="tlid-translation"/>
                  <w:rFonts w:ascii="Cambria Math" w:hAnsi="Cambria Math" w:cs="Times New Roman"/>
                  <w:sz w:val="28"/>
                  <w:szCs w:val="28"/>
                </w:rPr>
                <m:t>1</m:t>
              </m:r>
            </m:sub>
          </m:sSub>
          <m:r>
            <w:rPr>
              <w:rStyle w:val="tlid-translation"/>
              <w:rFonts w:ascii="Cambria Math" w:hAnsi="Cambria Math" w:cs="Times New Roman"/>
              <w:sz w:val="28"/>
              <w:szCs w:val="28"/>
            </w:rPr>
            <m:t>=</m:t>
          </m:r>
          <m:d>
            <m:dPr>
              <m:beg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0,</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q</m:t>
                  </m:r>
                </m:e>
                <m:sub>
                  <m:r>
                    <w:rPr>
                      <w:rStyle w:val="tlid-translation"/>
                      <w:rFonts w:ascii="Cambria Math" w:hAnsi="Cambria Math" w:cs="Times New Roman"/>
                      <w:sz w:val="28"/>
                      <w:szCs w:val="28"/>
                    </w:rPr>
                    <m:t>1/R</m:t>
                  </m:r>
                </m:sub>
              </m:sSub>
            </m:e>
          </m:d>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D</m:t>
              </m:r>
            </m:e>
            <m:sub>
              <m:r>
                <w:rPr>
                  <w:rStyle w:val="tlid-translation"/>
                  <w:rFonts w:ascii="Cambria Math" w:hAnsi="Cambria Math" w:cs="Times New Roman"/>
                  <w:sz w:val="28"/>
                  <w:szCs w:val="28"/>
                </w:rPr>
                <m:t>2</m:t>
              </m:r>
            </m:sub>
          </m:sSub>
          <m:r>
            <w:rPr>
              <w:rStyle w:val="tlid-translation"/>
              <w:rFonts w:ascii="Cambria Math" w:hAnsi="Cambria Math" w:cs="Times New Roman"/>
              <w:sz w:val="28"/>
              <w:szCs w:val="28"/>
            </w:rPr>
            <m:t>=</m:t>
          </m:r>
          <m:d>
            <m:dPr>
              <m:begChr m:val="["/>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q</m:t>
                  </m:r>
                </m:e>
                <m:sub>
                  <m:r>
                    <w:rPr>
                      <w:rStyle w:val="tlid-translation"/>
                      <w:rFonts w:ascii="Cambria Math" w:hAnsi="Cambria Math" w:cs="Times New Roman"/>
                      <w:sz w:val="28"/>
                      <w:szCs w:val="28"/>
                    </w:rPr>
                    <m:t>1/R</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q</m:t>
                  </m:r>
                </m:e>
                <m:sub>
                  <m:r>
                    <w:rPr>
                      <w:rStyle w:val="tlid-translation"/>
                      <w:rFonts w:ascii="Cambria Math" w:hAnsi="Cambria Math" w:cs="Times New Roman"/>
                      <w:sz w:val="28"/>
                      <w:szCs w:val="28"/>
                    </w:rPr>
                    <m:t>2/R</m:t>
                  </m:r>
                </m:sub>
              </m:sSub>
            </m:e>
          </m:d>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D</m:t>
              </m:r>
            </m:e>
            <m:sub>
              <m:r>
                <w:rPr>
                  <w:rStyle w:val="tlid-translation"/>
                  <w:rFonts w:ascii="Cambria Math" w:hAnsi="Cambria Math" w:cs="Times New Roman"/>
                  <w:sz w:val="28"/>
                  <w:szCs w:val="28"/>
                </w:rPr>
                <m:t>R</m:t>
              </m:r>
            </m:sub>
          </m:sSub>
          <m:r>
            <w:rPr>
              <w:rStyle w:val="tlid-translation"/>
              <w:rFonts w:ascii="Cambria Math" w:hAnsi="Cambria Math" w:cs="Times New Roman"/>
              <w:sz w:val="28"/>
              <w:szCs w:val="28"/>
            </w:rPr>
            <m:t>=</m:t>
          </m:r>
          <m:d>
            <m:dPr>
              <m:begChr m:val="["/>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q</m:t>
                  </m:r>
                </m:e>
                <m:sub>
                  <m:r>
                    <w:rPr>
                      <w:rStyle w:val="tlid-translation"/>
                      <w:rFonts w:ascii="Cambria Math" w:hAnsi="Cambria Math" w:cs="Times New Roman"/>
                      <w:sz w:val="28"/>
                      <w:szCs w:val="28"/>
                    </w:rPr>
                    <m:t>R-1/R</m:t>
                  </m:r>
                </m:sub>
              </m:sSub>
              <m:r>
                <w:rPr>
                  <w:rStyle w:val="tlid-translation"/>
                  <w:rFonts w:ascii="Cambria Math" w:hAnsi="Cambria Math" w:cs="Times New Roman"/>
                  <w:sz w:val="28"/>
                  <w:szCs w:val="28"/>
                </w:rPr>
                <m:t>,1</m:t>
              </m:r>
            </m:e>
          </m:d>
        </m:oMath>
      </m:oMathPara>
    </w:p>
    <w:p w14:paraId="3C69F2DB" w14:textId="5B9B8A80" w:rsidR="00B8464D" w:rsidRDefault="00B8464D" w:rsidP="00A065DA">
      <w:pPr>
        <w:spacing w:after="0" w:line="360" w:lineRule="auto"/>
        <w:ind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Для каждого объекта балльная рейтинговая оценка формируется в зависимости от попадания выборочного значения предсказанной вероятности для рассматриваемого объекта в один из приведенных выше интервалов.</w:t>
      </w:r>
    </w:p>
    <w:p w14:paraId="2459DA37" w14:textId="0229F4D0" w:rsidR="00B8464D" w:rsidRDefault="00B8464D" w:rsidP="00A065DA">
      <w:pPr>
        <w:spacing w:after="0" w:line="360" w:lineRule="auto"/>
        <w:ind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В рамках данной работы разделим вариационный ряд на 10 интервалов, каждый из которых будет соответствовать значению рейтинга. Так объекту, попавшему в 10 интервал, будет присваиваться значение рейтинга 10, которое указывает на максимальную привлекательность рассматриваемого объекта для инвестирования.</w:t>
      </w:r>
    </w:p>
    <w:p w14:paraId="1EA17208" w14:textId="391330D8" w:rsidR="00E3598B" w:rsidRPr="00B8464D" w:rsidRDefault="00E3598B" w:rsidP="00E3598B">
      <w:pPr>
        <w:spacing w:after="0" w:line="360" w:lineRule="auto"/>
        <w:jc w:val="both"/>
        <w:rPr>
          <w:rStyle w:val="tlid-translation"/>
          <w:rFonts w:ascii="Times New Roman" w:hAnsi="Times New Roman" w:cs="Times New Roman"/>
          <w:iCs/>
          <w:sz w:val="28"/>
          <w:szCs w:val="28"/>
        </w:rPr>
      </w:pPr>
    </w:p>
    <w:p w14:paraId="03DD26A3" w14:textId="721AAD6F" w:rsidR="003B0833" w:rsidRDefault="003B0833">
      <w:pPr>
        <w:spacing w:line="259" w:lineRule="auto"/>
        <w:rPr>
          <w:rStyle w:val="tlid-translation"/>
          <w:rFonts w:ascii="Times New Roman" w:hAnsi="Times New Roman" w:cs="Times New Roman"/>
          <w:sz w:val="28"/>
          <w:szCs w:val="28"/>
        </w:rPr>
      </w:pPr>
      <w:r>
        <w:rPr>
          <w:rStyle w:val="tlid-translation"/>
          <w:rFonts w:ascii="Times New Roman" w:hAnsi="Times New Roman" w:cs="Times New Roman"/>
          <w:sz w:val="28"/>
          <w:szCs w:val="28"/>
        </w:rPr>
        <w:br w:type="page"/>
      </w:r>
    </w:p>
    <w:p w14:paraId="35D683DE" w14:textId="749B0B89" w:rsidR="000F7041" w:rsidRPr="000F7041" w:rsidRDefault="000F7041">
      <w:pPr>
        <w:pStyle w:val="1"/>
        <w:spacing w:before="0" w:line="360" w:lineRule="auto"/>
        <w:ind w:firstLine="720"/>
        <w:jc w:val="both"/>
        <w:rPr>
          <w:ins w:id="551" w:author="Александр Гордеев" w:date="2020-02-29T12:55:00Z"/>
          <w:rStyle w:val="tlid-translation"/>
          <w:rFonts w:ascii="Times New Roman" w:hAnsi="Times New Roman" w:cs="Times New Roman"/>
          <w:sz w:val="28"/>
          <w:szCs w:val="28"/>
          <w:rPrChange w:id="552" w:author="Александр Гордеев" w:date="2020-02-29T12:56:00Z">
            <w:rPr>
              <w:ins w:id="553" w:author="Александр Гордеев" w:date="2020-02-29T12:55:00Z"/>
              <w:rStyle w:val="tlid-translation"/>
              <w:rFonts w:ascii="Times New Roman" w:eastAsiaTheme="minorEastAsia" w:hAnsi="Times New Roman" w:cs="Times New Roman"/>
              <w:color w:val="auto"/>
              <w:sz w:val="28"/>
              <w:szCs w:val="28"/>
            </w:rPr>
          </w:rPrChange>
        </w:rPr>
        <w:pPrChange w:id="554" w:author="Александр Гордеев" w:date="2020-02-29T12:56:00Z">
          <w:pPr>
            <w:pStyle w:val="2"/>
            <w:spacing w:before="0" w:line="360" w:lineRule="auto"/>
            <w:ind w:firstLine="720"/>
            <w:jc w:val="center"/>
          </w:pPr>
        </w:pPrChange>
      </w:pPr>
      <w:bookmarkStart w:id="555" w:name="_Toc37313187"/>
      <w:ins w:id="556" w:author="Александр Гордеев" w:date="2020-02-29T12:55:00Z">
        <w:r w:rsidRPr="000F7041">
          <w:rPr>
            <w:rStyle w:val="tlid-translation"/>
            <w:rFonts w:ascii="Times New Roman" w:hAnsi="Times New Roman" w:cs="Times New Roman"/>
            <w:sz w:val="28"/>
            <w:szCs w:val="28"/>
          </w:rPr>
          <w:lastRenderedPageBreak/>
          <w:t>Глава 2.</w:t>
        </w:r>
        <w:bookmarkEnd w:id="555"/>
        <w:r w:rsidRPr="000F7041">
          <w:rPr>
            <w:rStyle w:val="tlid-translation"/>
            <w:rFonts w:ascii="Times New Roman" w:hAnsi="Times New Roman" w:cs="Times New Roman"/>
            <w:sz w:val="28"/>
            <w:szCs w:val="28"/>
          </w:rPr>
          <w:t xml:space="preserve"> </w:t>
        </w:r>
      </w:ins>
    </w:p>
    <w:p w14:paraId="12AFE0DC" w14:textId="3DDDE70A" w:rsidR="00116E4B" w:rsidRPr="000F7041" w:rsidRDefault="000F7041">
      <w:pPr>
        <w:pStyle w:val="2"/>
        <w:spacing w:before="0" w:line="360" w:lineRule="auto"/>
        <w:ind w:firstLine="720"/>
        <w:jc w:val="both"/>
        <w:rPr>
          <w:ins w:id="557" w:author="Александр Гордеев" w:date="2020-02-25T14:32:00Z"/>
          <w:rStyle w:val="tlid-translation"/>
          <w:rFonts w:ascii="Times New Roman" w:hAnsi="Times New Roman" w:cs="Times New Roman"/>
          <w:sz w:val="28"/>
          <w:szCs w:val="28"/>
          <w:rPrChange w:id="558" w:author="Александр Гордеев" w:date="2020-02-29T12:56:00Z">
            <w:rPr>
              <w:ins w:id="559" w:author="Александр Гордеев" w:date="2020-02-25T14:32:00Z"/>
              <w:rStyle w:val="tlid-translation"/>
              <w:rFonts w:ascii="Times New Roman" w:eastAsiaTheme="majorEastAsia" w:hAnsi="Times New Roman" w:cs="Times New Roman"/>
              <w:color w:val="2F5496" w:themeColor="accent1" w:themeShade="BF"/>
              <w:sz w:val="28"/>
              <w:szCs w:val="28"/>
              <w:lang w:eastAsia="ru-RU"/>
            </w:rPr>
          </w:rPrChange>
        </w:rPr>
        <w:pPrChange w:id="560" w:author="Александр Гордеев" w:date="2020-02-29T12:56:00Z">
          <w:pPr>
            <w:spacing w:line="360" w:lineRule="auto"/>
            <w:ind w:firstLine="567"/>
            <w:jc w:val="both"/>
          </w:pPr>
        </w:pPrChange>
      </w:pPr>
      <w:bookmarkStart w:id="561" w:name="_Toc37313188"/>
      <w:ins w:id="562" w:author="Александр Гордеев" w:date="2020-02-29T12:56:00Z">
        <w:r w:rsidRPr="000F7041">
          <w:rPr>
            <w:rStyle w:val="tlid-translation"/>
            <w:rFonts w:ascii="Times New Roman" w:hAnsi="Times New Roman" w:cs="Times New Roman"/>
            <w:sz w:val="28"/>
            <w:szCs w:val="28"/>
            <w:rPrChange w:id="563" w:author="Александр Гордеев" w:date="2020-02-29T12:57:00Z">
              <w:rPr>
                <w:rStyle w:val="tlid-translation"/>
                <w:rFonts w:ascii="Times New Roman" w:hAnsi="Times New Roman" w:cs="Times New Roman"/>
                <w:sz w:val="28"/>
                <w:szCs w:val="28"/>
                <w:lang w:val="en-US"/>
              </w:rPr>
            </w:rPrChange>
          </w:rPr>
          <w:t>2.</w:t>
        </w:r>
      </w:ins>
      <w:r w:rsidR="004636C5">
        <w:rPr>
          <w:rStyle w:val="tlid-translation"/>
          <w:rFonts w:ascii="Times New Roman" w:hAnsi="Times New Roman" w:cs="Times New Roman"/>
          <w:sz w:val="28"/>
          <w:szCs w:val="28"/>
        </w:rPr>
        <w:t>1</w:t>
      </w:r>
      <w:ins w:id="564" w:author="Александр Гордеев" w:date="2020-02-29T12:56:00Z">
        <w:r w:rsidRPr="000F7041">
          <w:rPr>
            <w:rStyle w:val="tlid-translation"/>
            <w:rFonts w:ascii="Times New Roman" w:hAnsi="Times New Roman" w:cs="Times New Roman"/>
            <w:sz w:val="28"/>
            <w:szCs w:val="28"/>
            <w:rPrChange w:id="565" w:author="Александр Гордеев" w:date="2020-02-29T12:57:00Z">
              <w:rPr>
                <w:rStyle w:val="tlid-translation"/>
                <w:rFonts w:ascii="Times New Roman" w:hAnsi="Times New Roman" w:cs="Times New Roman"/>
                <w:sz w:val="28"/>
                <w:szCs w:val="28"/>
                <w:lang w:val="en-US"/>
              </w:rPr>
            </w:rPrChange>
          </w:rPr>
          <w:t xml:space="preserve"> </w:t>
        </w:r>
      </w:ins>
      <w:ins w:id="566" w:author="Александр Гордеев" w:date="2020-02-25T14:32:00Z">
        <w:r w:rsidR="00116E4B" w:rsidRPr="00854717">
          <w:rPr>
            <w:rStyle w:val="tlid-translation"/>
            <w:rFonts w:ascii="Times New Roman" w:hAnsi="Times New Roman" w:cs="Times New Roman"/>
            <w:sz w:val="28"/>
            <w:szCs w:val="28"/>
          </w:rPr>
          <w:t xml:space="preserve">Описание </w:t>
        </w:r>
      </w:ins>
      <w:ins w:id="567" w:author="Александр Гордеев" w:date="2020-03-01T15:59:00Z">
        <w:r w:rsidR="00252022">
          <w:rPr>
            <w:rStyle w:val="tlid-translation"/>
            <w:rFonts w:ascii="Times New Roman" w:hAnsi="Times New Roman" w:cs="Times New Roman"/>
            <w:sz w:val="28"/>
            <w:szCs w:val="28"/>
          </w:rPr>
          <w:t>выборки</w:t>
        </w:r>
      </w:ins>
      <w:bookmarkEnd w:id="561"/>
    </w:p>
    <w:p w14:paraId="2A0D965F" w14:textId="6045007F" w:rsidR="000B35DF" w:rsidRPr="00D15EB0" w:rsidDel="00FE504D" w:rsidRDefault="000B35DF">
      <w:pPr>
        <w:spacing w:after="0" w:line="360" w:lineRule="auto"/>
        <w:ind w:firstLine="720"/>
        <w:jc w:val="both"/>
        <w:rPr>
          <w:del w:id="568" w:author="Александр Гордеев" w:date="2020-02-26T12:49:00Z"/>
          <w:rStyle w:val="tlid-translation"/>
          <w:rFonts w:ascii="Times New Roman" w:eastAsiaTheme="majorEastAsia" w:hAnsi="Times New Roman" w:cs="Times New Roman"/>
          <w:color w:val="2F5496" w:themeColor="accent1" w:themeShade="BF"/>
          <w:sz w:val="28"/>
          <w:szCs w:val="28"/>
        </w:rPr>
        <w:pPrChange w:id="569" w:author="Александр Гордеев" w:date="2020-02-25T14:34:00Z">
          <w:pPr>
            <w:spacing w:line="360" w:lineRule="auto"/>
            <w:ind w:firstLine="567"/>
            <w:jc w:val="both"/>
          </w:pPr>
        </w:pPrChange>
      </w:pPr>
      <w:r>
        <w:rPr>
          <w:rStyle w:val="tlid-translation"/>
          <w:rFonts w:ascii="Times New Roman" w:hAnsi="Times New Roman" w:cs="Times New Roman"/>
          <w:sz w:val="28"/>
          <w:szCs w:val="28"/>
        </w:rPr>
        <w:t xml:space="preserve">Основой </w:t>
      </w:r>
      <w:del w:id="570" w:author="Александр Гордеев" w:date="2020-03-02T18:31:00Z">
        <w:r w:rsidDel="00D22454">
          <w:rPr>
            <w:rStyle w:val="tlid-translation"/>
            <w:rFonts w:ascii="Times New Roman" w:hAnsi="Times New Roman" w:cs="Times New Roman"/>
            <w:sz w:val="28"/>
            <w:szCs w:val="28"/>
          </w:rPr>
          <w:delText xml:space="preserve">данного </w:delText>
        </w:r>
      </w:del>
      <w:r>
        <w:rPr>
          <w:rStyle w:val="tlid-translation"/>
          <w:rFonts w:ascii="Times New Roman" w:hAnsi="Times New Roman" w:cs="Times New Roman"/>
          <w:sz w:val="28"/>
          <w:szCs w:val="28"/>
        </w:rPr>
        <w:t xml:space="preserve">исследования является </w:t>
      </w:r>
      <w:proofErr w:type="spellStart"/>
      <w:r>
        <w:rPr>
          <w:rStyle w:val="tlid-translation"/>
          <w:rFonts w:ascii="Times New Roman" w:hAnsi="Times New Roman" w:cs="Times New Roman"/>
          <w:sz w:val="28"/>
          <w:szCs w:val="28"/>
        </w:rPr>
        <w:t>датасет</w:t>
      </w:r>
      <w:proofErr w:type="spellEnd"/>
      <w:r>
        <w:rPr>
          <w:rStyle w:val="tlid-translation"/>
          <w:rFonts w:ascii="Times New Roman" w:hAnsi="Times New Roman" w:cs="Times New Roman"/>
          <w:sz w:val="28"/>
          <w:szCs w:val="28"/>
        </w:rPr>
        <w:t xml:space="preserve">, который состоит из ключевых </w:t>
      </w:r>
      <w:del w:id="571" w:author="Александр Гордеев" w:date="2020-02-26T12:49:00Z">
        <w:r w:rsidDel="00FE504D">
          <w:rPr>
            <w:rStyle w:val="tlid-translation"/>
            <w:rFonts w:ascii="Times New Roman" w:hAnsi="Times New Roman" w:cs="Times New Roman"/>
            <w:sz w:val="28"/>
            <w:szCs w:val="28"/>
          </w:rPr>
          <w:delText xml:space="preserve">фундаментальных </w:delText>
        </w:r>
      </w:del>
      <w:ins w:id="572" w:author="Александр Гордеев" w:date="2020-02-26T12:49:00Z">
        <w:r w:rsidR="00FE504D">
          <w:rPr>
            <w:rStyle w:val="tlid-translation"/>
            <w:rFonts w:ascii="Times New Roman" w:hAnsi="Times New Roman" w:cs="Times New Roman"/>
            <w:sz w:val="28"/>
            <w:szCs w:val="28"/>
          </w:rPr>
          <w:t xml:space="preserve">финансовых </w:t>
        </w:r>
      </w:ins>
      <w:r>
        <w:rPr>
          <w:rStyle w:val="tlid-translation"/>
          <w:rFonts w:ascii="Times New Roman" w:hAnsi="Times New Roman" w:cs="Times New Roman"/>
          <w:sz w:val="28"/>
          <w:szCs w:val="28"/>
        </w:rPr>
        <w:t>показателей компаний, входящих в индекс S</w:t>
      </w:r>
      <w:r w:rsidRPr="00DA7FF1">
        <w:rPr>
          <w:rStyle w:val="tlid-translation"/>
          <w:rFonts w:ascii="Times New Roman" w:hAnsi="Times New Roman" w:cs="Times New Roman"/>
          <w:sz w:val="28"/>
          <w:szCs w:val="28"/>
        </w:rPr>
        <w:t>&amp;</w:t>
      </w:r>
      <w:r>
        <w:rPr>
          <w:rStyle w:val="tlid-translation"/>
          <w:rFonts w:ascii="Times New Roman" w:hAnsi="Times New Roman" w:cs="Times New Roman"/>
          <w:sz w:val="28"/>
          <w:szCs w:val="28"/>
        </w:rPr>
        <w:t>P</w:t>
      </w:r>
      <w:r w:rsidRPr="00DA7FF1">
        <w:rPr>
          <w:rStyle w:val="tlid-translation"/>
          <w:rFonts w:ascii="Times New Roman" w:hAnsi="Times New Roman" w:cs="Times New Roman"/>
          <w:sz w:val="28"/>
          <w:szCs w:val="28"/>
        </w:rPr>
        <w:t>500</w:t>
      </w:r>
      <w:del w:id="573" w:author="Александр Гордеев" w:date="2020-02-25T15:06:00Z">
        <w:r w:rsidDel="009B1B60">
          <w:rPr>
            <w:rStyle w:val="tlid-translation"/>
            <w:rFonts w:ascii="Times New Roman" w:hAnsi="Times New Roman" w:cs="Times New Roman"/>
            <w:sz w:val="28"/>
            <w:szCs w:val="28"/>
          </w:rPr>
          <w:delText xml:space="preserve"> </w:delText>
        </w:r>
        <w:r w:rsidRPr="005B2357" w:rsidDel="009B1B60">
          <w:rPr>
            <w:rStyle w:val="tlid-translation"/>
            <w:rFonts w:ascii="Times New Roman" w:hAnsi="Times New Roman" w:cs="Times New Roman"/>
            <w:b/>
            <w:bCs/>
            <w:sz w:val="28"/>
            <w:szCs w:val="28"/>
          </w:rPr>
          <w:delText>(приложение с перечнем использованных показателей)</w:delText>
        </w:r>
      </w:del>
      <w:r w:rsidRPr="00DA7FF1">
        <w:rPr>
          <w:rStyle w:val="tlid-translation"/>
          <w:rFonts w:ascii="Times New Roman" w:hAnsi="Times New Roman" w:cs="Times New Roman"/>
          <w:sz w:val="28"/>
          <w:szCs w:val="28"/>
        </w:rPr>
        <w:t>.</w:t>
      </w:r>
      <w:del w:id="574" w:author="Александр Гордеев" w:date="2020-02-26T12:49:00Z">
        <w:r w:rsidDel="00FE504D">
          <w:rPr>
            <w:rStyle w:val="tlid-translation"/>
            <w:rFonts w:ascii="Times New Roman" w:hAnsi="Times New Roman" w:cs="Times New Roman"/>
            <w:sz w:val="28"/>
            <w:szCs w:val="28"/>
          </w:rPr>
          <w:delText xml:space="preserve">  </w:delText>
        </w:r>
      </w:del>
    </w:p>
    <w:p w14:paraId="664E824A" w14:textId="0EE45938" w:rsidR="000B35DF" w:rsidRDefault="00FE504D">
      <w:pPr>
        <w:spacing w:after="0" w:line="360" w:lineRule="auto"/>
        <w:ind w:firstLine="720"/>
        <w:jc w:val="both"/>
        <w:rPr>
          <w:rFonts w:ascii="Times New Roman" w:hAnsi="Times New Roman" w:cs="Times New Roman"/>
          <w:sz w:val="28"/>
          <w:szCs w:val="28"/>
        </w:rPr>
        <w:pPrChange w:id="575" w:author="Александр Гордеев" w:date="2020-02-25T14:34:00Z">
          <w:pPr>
            <w:spacing w:line="360" w:lineRule="auto"/>
            <w:ind w:firstLine="567"/>
            <w:jc w:val="both"/>
          </w:pPr>
        </w:pPrChange>
      </w:pPr>
      <w:ins w:id="576" w:author="Александр Гордеев" w:date="2020-02-26T12:49:00Z">
        <w:r>
          <w:rPr>
            <w:rFonts w:ascii="Times New Roman" w:hAnsi="Times New Roman" w:cs="Times New Roman"/>
            <w:sz w:val="28"/>
            <w:szCs w:val="28"/>
          </w:rPr>
          <w:t xml:space="preserve"> </w:t>
        </w:r>
      </w:ins>
      <w:r w:rsidR="000B35DF">
        <w:rPr>
          <w:rFonts w:ascii="Times New Roman" w:hAnsi="Times New Roman" w:cs="Times New Roman"/>
          <w:sz w:val="28"/>
          <w:szCs w:val="28"/>
        </w:rPr>
        <w:t xml:space="preserve">S&amp;P500 – </w:t>
      </w:r>
      <w:r w:rsidR="000B35DF" w:rsidRPr="002A7AAB">
        <w:rPr>
          <w:rFonts w:ascii="Times New Roman" w:hAnsi="Times New Roman" w:cs="Times New Roman"/>
          <w:sz w:val="28"/>
          <w:szCs w:val="28"/>
        </w:rPr>
        <w:t xml:space="preserve">фондовый индекс, </w:t>
      </w:r>
      <w:r w:rsidR="000B35DF">
        <w:rPr>
          <w:rFonts w:ascii="Times New Roman" w:hAnsi="Times New Roman" w:cs="Times New Roman"/>
          <w:sz w:val="28"/>
          <w:szCs w:val="28"/>
        </w:rPr>
        <w:t>формирующийся из 500 публичных компаний, торгующихся на фондовых биржах США, таких как NASDAQ</w:t>
      </w:r>
      <w:r w:rsidR="000B35DF" w:rsidRPr="00726E6B">
        <w:rPr>
          <w:rFonts w:ascii="Times New Roman" w:hAnsi="Times New Roman" w:cs="Times New Roman"/>
          <w:sz w:val="28"/>
          <w:szCs w:val="28"/>
        </w:rPr>
        <w:t xml:space="preserve"> </w:t>
      </w:r>
      <w:r w:rsidR="000B35DF">
        <w:rPr>
          <w:rFonts w:ascii="Times New Roman" w:hAnsi="Times New Roman" w:cs="Times New Roman"/>
          <w:sz w:val="28"/>
          <w:szCs w:val="28"/>
        </w:rPr>
        <w:t>и Фондовая биржа Нью Йорка. Критериями отбора компаний в индекс служат их капитализация и ликвидность. Также авторы индекса стремятся сохранить репрезентативность выборки для каждой отдельной отрасли экономики США. Ключевое отличие индекса S</w:t>
      </w:r>
      <w:r w:rsidR="000B35DF" w:rsidRPr="00726E6B">
        <w:rPr>
          <w:rFonts w:ascii="Times New Roman" w:hAnsi="Times New Roman" w:cs="Times New Roman"/>
          <w:sz w:val="28"/>
          <w:szCs w:val="28"/>
        </w:rPr>
        <w:t>&amp;</w:t>
      </w:r>
      <w:r w:rsidR="000B35DF">
        <w:rPr>
          <w:rFonts w:ascii="Times New Roman" w:hAnsi="Times New Roman" w:cs="Times New Roman"/>
          <w:sz w:val="28"/>
          <w:szCs w:val="28"/>
        </w:rPr>
        <w:t>P</w:t>
      </w:r>
      <w:r w:rsidR="000B35DF" w:rsidRPr="00726E6B">
        <w:rPr>
          <w:rFonts w:ascii="Times New Roman" w:hAnsi="Times New Roman" w:cs="Times New Roman"/>
          <w:sz w:val="28"/>
          <w:szCs w:val="28"/>
        </w:rPr>
        <w:t>500</w:t>
      </w:r>
      <w:r w:rsidR="000B35DF">
        <w:rPr>
          <w:rFonts w:ascii="Times New Roman" w:hAnsi="Times New Roman" w:cs="Times New Roman"/>
          <w:sz w:val="28"/>
          <w:szCs w:val="28"/>
        </w:rPr>
        <w:t xml:space="preserve"> от индекса Доу Джонса заключается в том, что его значение рассчитывается, исходя из капитализации компаний с поправкой на </w:t>
      </w:r>
      <w:proofErr w:type="spellStart"/>
      <w:r w:rsidR="000B35DF">
        <w:rPr>
          <w:rFonts w:ascii="Times New Roman" w:hAnsi="Times New Roman" w:cs="Times New Roman"/>
          <w:sz w:val="28"/>
          <w:szCs w:val="28"/>
        </w:rPr>
        <w:t>free</w:t>
      </w:r>
      <w:r w:rsidR="000B35DF" w:rsidRPr="00726E6B">
        <w:rPr>
          <w:rFonts w:ascii="Times New Roman" w:hAnsi="Times New Roman" w:cs="Times New Roman"/>
          <w:sz w:val="28"/>
          <w:szCs w:val="28"/>
        </w:rPr>
        <w:t>-</w:t>
      </w:r>
      <w:r w:rsidR="000B35DF">
        <w:rPr>
          <w:rFonts w:ascii="Times New Roman" w:hAnsi="Times New Roman" w:cs="Times New Roman"/>
          <w:sz w:val="28"/>
          <w:szCs w:val="28"/>
        </w:rPr>
        <w:t>float</w:t>
      </w:r>
      <w:proofErr w:type="spellEnd"/>
      <w:r w:rsidR="000B35DF">
        <w:rPr>
          <w:rFonts w:ascii="Times New Roman" w:hAnsi="Times New Roman" w:cs="Times New Roman"/>
          <w:sz w:val="28"/>
          <w:szCs w:val="28"/>
        </w:rPr>
        <w:t>, которые в него входят, в то время как значение индекса Доу Джонса зависит от стоимости акций компаний, формирующих его. Другими словами, индекс S</w:t>
      </w:r>
      <w:r w:rsidR="000B35DF" w:rsidRPr="00726E6B">
        <w:rPr>
          <w:rFonts w:ascii="Times New Roman" w:hAnsi="Times New Roman" w:cs="Times New Roman"/>
          <w:sz w:val="28"/>
          <w:szCs w:val="28"/>
        </w:rPr>
        <w:t>&amp;</w:t>
      </w:r>
      <w:r w:rsidR="000B35DF">
        <w:rPr>
          <w:rFonts w:ascii="Times New Roman" w:hAnsi="Times New Roman" w:cs="Times New Roman"/>
          <w:sz w:val="28"/>
          <w:szCs w:val="28"/>
        </w:rPr>
        <w:t>P</w:t>
      </w:r>
      <w:r w:rsidR="000B35DF" w:rsidRPr="00726E6B">
        <w:rPr>
          <w:rFonts w:ascii="Times New Roman" w:hAnsi="Times New Roman" w:cs="Times New Roman"/>
          <w:sz w:val="28"/>
          <w:szCs w:val="28"/>
        </w:rPr>
        <w:t>500</w:t>
      </w:r>
      <w:r w:rsidR="000B35DF">
        <w:rPr>
          <w:rFonts w:ascii="Times New Roman" w:hAnsi="Times New Roman" w:cs="Times New Roman"/>
          <w:sz w:val="28"/>
          <w:szCs w:val="28"/>
        </w:rPr>
        <w:t xml:space="preserve"> отражает не динамику движения</w:t>
      </w:r>
      <w:ins w:id="577" w:author="Александр Гордеев" w:date="2020-02-26T08:50:00Z">
        <w:r w:rsidR="00D15EB0" w:rsidRPr="00D15EB0">
          <w:rPr>
            <w:rFonts w:ascii="Times New Roman" w:hAnsi="Times New Roman" w:cs="Times New Roman"/>
            <w:sz w:val="28"/>
            <w:szCs w:val="28"/>
            <w:rPrChange w:id="578" w:author="Александр Гордеев" w:date="2020-02-26T08:50:00Z">
              <w:rPr>
                <w:rFonts w:ascii="Times New Roman" w:hAnsi="Times New Roman" w:cs="Times New Roman"/>
                <w:sz w:val="28"/>
                <w:szCs w:val="28"/>
                <w:lang w:val="en-US"/>
              </w:rPr>
            </w:rPrChange>
          </w:rPr>
          <w:t xml:space="preserve"> </w:t>
        </w:r>
        <w:r w:rsidR="00D15EB0">
          <w:rPr>
            <w:rFonts w:ascii="Times New Roman" w:hAnsi="Times New Roman" w:cs="Times New Roman"/>
            <w:sz w:val="28"/>
            <w:szCs w:val="28"/>
          </w:rPr>
          <w:t>цен</w:t>
        </w:r>
      </w:ins>
      <w:r w:rsidR="000B35DF">
        <w:rPr>
          <w:rFonts w:ascii="Times New Roman" w:hAnsi="Times New Roman" w:cs="Times New Roman"/>
          <w:sz w:val="28"/>
          <w:szCs w:val="28"/>
        </w:rPr>
        <w:t xml:space="preserve"> акций, а изменения в структуре фондового рынка США.</w:t>
      </w:r>
    </w:p>
    <w:p w14:paraId="138004C0" w14:textId="49ACBC5B" w:rsidR="009F098A" w:rsidRDefault="000B35DF" w:rsidP="00116E4B">
      <w:pPr>
        <w:spacing w:after="0" w:line="360" w:lineRule="auto"/>
        <w:ind w:firstLine="720"/>
        <w:jc w:val="both"/>
        <w:rPr>
          <w:ins w:id="579" w:author="Александр Гордеев" w:date="2020-02-25T14:56:00Z"/>
          <w:rFonts w:ascii="Times New Roman" w:hAnsi="Times New Roman" w:cs="Times New Roman"/>
          <w:sz w:val="28"/>
          <w:szCs w:val="28"/>
        </w:rPr>
      </w:pPr>
      <w:r>
        <w:rPr>
          <w:rFonts w:ascii="Times New Roman" w:hAnsi="Times New Roman" w:cs="Times New Roman"/>
          <w:sz w:val="28"/>
          <w:szCs w:val="28"/>
        </w:rPr>
        <w:t>Компании</w:t>
      </w:r>
      <w:ins w:id="580" w:author="Александр Гордеев" w:date="2020-02-25T14:36:00Z">
        <w:r w:rsidR="00116E4B">
          <w:rPr>
            <w:rFonts w:ascii="Times New Roman" w:hAnsi="Times New Roman" w:cs="Times New Roman"/>
            <w:sz w:val="28"/>
            <w:szCs w:val="28"/>
          </w:rPr>
          <w:t xml:space="preserve">, формирующие индекс </w:t>
        </w:r>
        <w:r w:rsidR="00116E4B">
          <w:rPr>
            <w:rFonts w:ascii="Times New Roman" w:hAnsi="Times New Roman" w:cs="Times New Roman"/>
            <w:sz w:val="28"/>
            <w:szCs w:val="28"/>
            <w:lang w:val="en-US"/>
          </w:rPr>
          <w:t>S</w:t>
        </w:r>
        <w:r w:rsidR="00116E4B" w:rsidRPr="00116E4B">
          <w:rPr>
            <w:rFonts w:ascii="Times New Roman" w:hAnsi="Times New Roman" w:cs="Times New Roman"/>
            <w:sz w:val="28"/>
            <w:szCs w:val="28"/>
            <w:rPrChange w:id="581" w:author="Александр Гордеев" w:date="2020-02-25T14:36:00Z">
              <w:rPr>
                <w:rFonts w:ascii="Times New Roman" w:hAnsi="Times New Roman" w:cs="Times New Roman"/>
                <w:sz w:val="28"/>
                <w:szCs w:val="28"/>
                <w:lang w:val="en-US"/>
              </w:rPr>
            </w:rPrChange>
          </w:rPr>
          <w:t>&amp;</w:t>
        </w:r>
        <w:r w:rsidR="00116E4B">
          <w:rPr>
            <w:rFonts w:ascii="Times New Roman" w:hAnsi="Times New Roman" w:cs="Times New Roman"/>
            <w:sz w:val="28"/>
            <w:szCs w:val="28"/>
            <w:lang w:val="en-US"/>
          </w:rPr>
          <w:t>P</w:t>
        </w:r>
        <w:r w:rsidR="00116E4B" w:rsidRPr="00116E4B">
          <w:rPr>
            <w:rFonts w:ascii="Times New Roman" w:hAnsi="Times New Roman" w:cs="Times New Roman"/>
            <w:sz w:val="28"/>
            <w:szCs w:val="28"/>
            <w:rPrChange w:id="582" w:author="Александр Гордеев" w:date="2020-02-25T14:36:00Z">
              <w:rPr>
                <w:rFonts w:ascii="Times New Roman" w:hAnsi="Times New Roman" w:cs="Times New Roman"/>
                <w:sz w:val="28"/>
                <w:szCs w:val="28"/>
                <w:lang w:val="en-US"/>
              </w:rPr>
            </w:rPrChange>
          </w:rPr>
          <w:t>500</w:t>
        </w:r>
      </w:ins>
      <w:ins w:id="583" w:author="Александр Гордеев" w:date="2020-02-25T14:38:00Z">
        <w:r w:rsidR="009F098A">
          <w:rPr>
            <w:rFonts w:ascii="Times New Roman" w:hAnsi="Times New Roman" w:cs="Times New Roman"/>
            <w:sz w:val="28"/>
            <w:szCs w:val="28"/>
          </w:rPr>
          <w:t>,</w:t>
        </w:r>
      </w:ins>
      <w:ins w:id="584" w:author="Александр Гордеев" w:date="2020-02-25T14:36:00Z">
        <w:r w:rsidR="00116E4B">
          <w:rPr>
            <w:rFonts w:ascii="Times New Roman" w:hAnsi="Times New Roman" w:cs="Times New Roman"/>
            <w:sz w:val="28"/>
            <w:szCs w:val="28"/>
          </w:rPr>
          <w:t xml:space="preserve"> разделены на сектор</w:t>
        </w:r>
      </w:ins>
      <w:ins w:id="585" w:author="Александр Гордеев" w:date="2020-02-25T14:53:00Z">
        <w:r w:rsidR="00092BDD">
          <w:rPr>
            <w:rFonts w:ascii="Times New Roman" w:hAnsi="Times New Roman" w:cs="Times New Roman"/>
            <w:sz w:val="28"/>
            <w:szCs w:val="28"/>
          </w:rPr>
          <w:t>а</w:t>
        </w:r>
      </w:ins>
      <w:ins w:id="586" w:author="Александр Гордеев" w:date="2020-02-25T14:36:00Z">
        <w:r w:rsidR="00116E4B">
          <w:rPr>
            <w:rFonts w:ascii="Times New Roman" w:hAnsi="Times New Roman" w:cs="Times New Roman"/>
            <w:sz w:val="28"/>
            <w:szCs w:val="28"/>
          </w:rPr>
          <w:t xml:space="preserve"> </w:t>
        </w:r>
      </w:ins>
      <w:ins w:id="587" w:author="Александр Гордеев" w:date="2020-02-25T14:37:00Z">
        <w:r w:rsidR="00116E4B">
          <w:rPr>
            <w:rFonts w:ascii="Times New Roman" w:hAnsi="Times New Roman" w:cs="Times New Roman"/>
            <w:sz w:val="28"/>
            <w:szCs w:val="28"/>
          </w:rPr>
          <w:t xml:space="preserve">согласно </w:t>
        </w:r>
      </w:ins>
      <w:ins w:id="588" w:author="Александр Гордеев" w:date="2020-02-25T14:38:00Z">
        <w:r w:rsidR="00116E4B">
          <w:rPr>
            <w:rFonts w:ascii="Times New Roman" w:hAnsi="Times New Roman" w:cs="Times New Roman"/>
            <w:sz w:val="28"/>
            <w:szCs w:val="28"/>
          </w:rPr>
          <w:t xml:space="preserve">глобальному стандарту отраслевой классификации </w:t>
        </w:r>
        <w:r w:rsidR="009F098A">
          <w:rPr>
            <w:rFonts w:ascii="Times New Roman" w:hAnsi="Times New Roman" w:cs="Times New Roman"/>
            <w:sz w:val="28"/>
            <w:szCs w:val="28"/>
          </w:rPr>
          <w:t>(</w:t>
        </w:r>
      </w:ins>
      <w:ins w:id="589" w:author="Александр Гордеев" w:date="2020-02-25T14:47:00Z">
        <w:r w:rsidR="009F098A">
          <w:rPr>
            <w:rFonts w:ascii="Times New Roman" w:hAnsi="Times New Roman" w:cs="Times New Roman"/>
            <w:sz w:val="28"/>
            <w:szCs w:val="28"/>
          </w:rPr>
          <w:t xml:space="preserve">далее по тексту </w:t>
        </w:r>
      </w:ins>
      <w:ins w:id="590" w:author="Александр Гордеев" w:date="2020-02-25T14:38:00Z">
        <w:r w:rsidR="009F098A">
          <w:rPr>
            <w:rFonts w:ascii="Times New Roman" w:hAnsi="Times New Roman" w:cs="Times New Roman"/>
            <w:sz w:val="28"/>
            <w:szCs w:val="28"/>
            <w:lang w:val="en-US"/>
          </w:rPr>
          <w:t>GICS</w:t>
        </w:r>
      </w:ins>
      <w:ins w:id="591" w:author="Александр Гордеев" w:date="2020-02-25T14:46:00Z">
        <w:r w:rsidR="009F098A">
          <w:rPr>
            <w:rStyle w:val="a9"/>
            <w:rFonts w:ascii="Times New Roman" w:hAnsi="Times New Roman" w:cs="Times New Roman"/>
            <w:sz w:val="28"/>
            <w:szCs w:val="28"/>
            <w:lang w:val="en-US"/>
          </w:rPr>
          <w:footnoteReference w:id="21"/>
        </w:r>
      </w:ins>
      <w:ins w:id="593" w:author="Александр Гордеев" w:date="2020-02-25T14:38:00Z">
        <w:r w:rsidR="009F098A" w:rsidRPr="009F098A">
          <w:rPr>
            <w:rFonts w:ascii="Times New Roman" w:hAnsi="Times New Roman" w:cs="Times New Roman"/>
            <w:sz w:val="28"/>
            <w:szCs w:val="28"/>
            <w:rPrChange w:id="594" w:author="Александр Гордеев" w:date="2020-02-25T14:38:00Z">
              <w:rPr>
                <w:rFonts w:ascii="Times New Roman" w:hAnsi="Times New Roman" w:cs="Times New Roman"/>
                <w:sz w:val="28"/>
                <w:szCs w:val="28"/>
                <w:lang w:val="en-US"/>
              </w:rPr>
            </w:rPrChange>
          </w:rPr>
          <w:t>)</w:t>
        </w:r>
      </w:ins>
      <w:ins w:id="595" w:author="Александр Гордеев" w:date="2020-02-25T14:39:00Z">
        <w:r w:rsidR="009F098A">
          <w:rPr>
            <w:rFonts w:ascii="Times New Roman" w:hAnsi="Times New Roman" w:cs="Times New Roman"/>
            <w:sz w:val="28"/>
            <w:szCs w:val="28"/>
          </w:rPr>
          <w:t>.</w:t>
        </w:r>
      </w:ins>
      <w:ins w:id="596" w:author="Александр Гордеев" w:date="2020-02-25T14:38:00Z">
        <w:r w:rsidR="009F098A" w:rsidRPr="009F098A">
          <w:rPr>
            <w:rFonts w:ascii="Times New Roman" w:hAnsi="Times New Roman" w:cs="Times New Roman"/>
            <w:sz w:val="28"/>
            <w:szCs w:val="28"/>
            <w:rPrChange w:id="597" w:author="Александр Гордеев" w:date="2020-02-25T14:38:00Z">
              <w:rPr>
                <w:rFonts w:ascii="Times New Roman" w:hAnsi="Times New Roman" w:cs="Times New Roman"/>
                <w:sz w:val="28"/>
                <w:szCs w:val="28"/>
                <w:lang w:val="en-US"/>
              </w:rPr>
            </w:rPrChange>
          </w:rPr>
          <w:t xml:space="preserve"> </w:t>
        </w:r>
      </w:ins>
      <w:ins w:id="598" w:author="Александр Гордеев" w:date="2020-02-25T14:47:00Z">
        <w:r w:rsidR="009F098A">
          <w:rPr>
            <w:rFonts w:ascii="Times New Roman" w:hAnsi="Times New Roman" w:cs="Times New Roman"/>
            <w:sz w:val="28"/>
            <w:szCs w:val="28"/>
          </w:rPr>
          <w:t xml:space="preserve">Стандарт </w:t>
        </w:r>
        <w:r w:rsidR="009F098A">
          <w:rPr>
            <w:rFonts w:ascii="Times New Roman" w:hAnsi="Times New Roman" w:cs="Times New Roman"/>
            <w:sz w:val="28"/>
            <w:szCs w:val="28"/>
            <w:lang w:val="en-US"/>
          </w:rPr>
          <w:t>CIGS</w:t>
        </w:r>
        <w:r w:rsidR="009F098A" w:rsidRPr="00092BDD">
          <w:rPr>
            <w:rFonts w:ascii="Times New Roman" w:hAnsi="Times New Roman" w:cs="Times New Roman"/>
            <w:sz w:val="28"/>
            <w:szCs w:val="28"/>
            <w:rPrChange w:id="599" w:author="Александр Гордеев" w:date="2020-02-25T14:50:00Z">
              <w:rPr>
                <w:rFonts w:ascii="Times New Roman" w:hAnsi="Times New Roman" w:cs="Times New Roman"/>
                <w:sz w:val="28"/>
                <w:szCs w:val="28"/>
                <w:lang w:val="en-US"/>
              </w:rPr>
            </w:rPrChange>
          </w:rPr>
          <w:t xml:space="preserve"> </w:t>
        </w:r>
        <w:r w:rsidR="009F098A">
          <w:rPr>
            <w:rFonts w:ascii="Times New Roman" w:hAnsi="Times New Roman" w:cs="Times New Roman"/>
            <w:sz w:val="28"/>
            <w:szCs w:val="28"/>
          </w:rPr>
          <w:t xml:space="preserve">был разработан в 1999 году </w:t>
        </w:r>
      </w:ins>
      <w:ins w:id="600" w:author="Александр Гордеев" w:date="2020-02-25T14:50:00Z">
        <w:r w:rsidR="00092BDD">
          <w:rPr>
            <w:rFonts w:ascii="Times New Roman" w:hAnsi="Times New Roman" w:cs="Times New Roman"/>
            <w:sz w:val="28"/>
            <w:szCs w:val="28"/>
          </w:rPr>
          <w:t xml:space="preserve">компаниями </w:t>
        </w:r>
        <w:r w:rsidR="00092BDD">
          <w:rPr>
            <w:rFonts w:ascii="Times New Roman" w:hAnsi="Times New Roman" w:cs="Times New Roman"/>
            <w:sz w:val="28"/>
            <w:szCs w:val="28"/>
            <w:lang w:val="en-US"/>
          </w:rPr>
          <w:t>MSCI</w:t>
        </w:r>
        <w:r w:rsidR="00092BDD" w:rsidRPr="00092BDD">
          <w:rPr>
            <w:rFonts w:ascii="Times New Roman" w:hAnsi="Times New Roman" w:cs="Times New Roman"/>
            <w:sz w:val="28"/>
            <w:szCs w:val="28"/>
            <w:rPrChange w:id="601" w:author="Александр Гордеев" w:date="2020-02-25T14:50:00Z">
              <w:rPr>
                <w:rFonts w:ascii="Times New Roman" w:hAnsi="Times New Roman" w:cs="Times New Roman"/>
                <w:sz w:val="28"/>
                <w:szCs w:val="28"/>
                <w:lang w:val="en-US"/>
              </w:rPr>
            </w:rPrChange>
          </w:rPr>
          <w:t xml:space="preserve"> </w:t>
        </w:r>
        <w:r w:rsidR="00092BDD">
          <w:rPr>
            <w:rFonts w:ascii="Times New Roman" w:hAnsi="Times New Roman" w:cs="Times New Roman"/>
            <w:sz w:val="28"/>
            <w:szCs w:val="28"/>
            <w:lang w:val="en-US"/>
          </w:rPr>
          <w:t>Inc</w:t>
        </w:r>
        <w:r w:rsidR="00092BDD" w:rsidRPr="00092BDD">
          <w:rPr>
            <w:rFonts w:ascii="Times New Roman" w:hAnsi="Times New Roman" w:cs="Times New Roman"/>
            <w:sz w:val="28"/>
            <w:szCs w:val="28"/>
            <w:rPrChange w:id="602" w:author="Александр Гордеев" w:date="2020-02-25T14:50:00Z">
              <w:rPr>
                <w:rFonts w:ascii="Times New Roman" w:hAnsi="Times New Roman" w:cs="Times New Roman"/>
                <w:sz w:val="28"/>
                <w:szCs w:val="28"/>
                <w:lang w:val="en-US"/>
              </w:rPr>
            </w:rPrChange>
          </w:rPr>
          <w:t xml:space="preserve">. </w:t>
        </w:r>
        <w:r w:rsidR="00092BDD">
          <w:rPr>
            <w:rFonts w:ascii="Times New Roman" w:hAnsi="Times New Roman" w:cs="Times New Roman"/>
            <w:sz w:val="28"/>
            <w:szCs w:val="28"/>
          </w:rPr>
          <w:t xml:space="preserve">и </w:t>
        </w:r>
      </w:ins>
      <w:proofErr w:type="spellStart"/>
      <w:ins w:id="603" w:author="Александр Гордеев" w:date="2020-02-25T14:51:00Z">
        <w:r w:rsidR="00092BDD" w:rsidRPr="00092BDD">
          <w:rPr>
            <w:rFonts w:ascii="Times New Roman" w:hAnsi="Times New Roman" w:cs="Times New Roman"/>
            <w:sz w:val="28"/>
            <w:szCs w:val="28"/>
          </w:rPr>
          <w:t>Standard</w:t>
        </w:r>
        <w:proofErr w:type="spellEnd"/>
        <w:r w:rsidR="00092BDD" w:rsidRPr="00092BDD">
          <w:rPr>
            <w:rFonts w:ascii="Times New Roman" w:hAnsi="Times New Roman" w:cs="Times New Roman"/>
            <w:sz w:val="28"/>
            <w:szCs w:val="28"/>
          </w:rPr>
          <w:t xml:space="preserve"> &amp; </w:t>
        </w:r>
        <w:proofErr w:type="spellStart"/>
        <w:r w:rsidR="00092BDD" w:rsidRPr="00092BDD">
          <w:rPr>
            <w:rFonts w:ascii="Times New Roman" w:hAnsi="Times New Roman" w:cs="Times New Roman"/>
            <w:sz w:val="28"/>
            <w:szCs w:val="28"/>
          </w:rPr>
          <w:t>Poor's</w:t>
        </w:r>
        <w:proofErr w:type="spellEnd"/>
        <w:r w:rsidR="00092BDD" w:rsidRPr="00092BDD">
          <w:rPr>
            <w:rFonts w:ascii="Times New Roman" w:hAnsi="Times New Roman" w:cs="Times New Roman"/>
            <w:sz w:val="28"/>
            <w:szCs w:val="28"/>
          </w:rPr>
          <w:t xml:space="preserve"> </w:t>
        </w:r>
        <w:proofErr w:type="spellStart"/>
        <w:r w:rsidR="00092BDD" w:rsidRPr="00092BDD">
          <w:rPr>
            <w:rFonts w:ascii="Times New Roman" w:hAnsi="Times New Roman" w:cs="Times New Roman"/>
            <w:sz w:val="28"/>
            <w:szCs w:val="28"/>
          </w:rPr>
          <w:t>Financial</w:t>
        </w:r>
        <w:proofErr w:type="spellEnd"/>
        <w:r w:rsidR="00092BDD" w:rsidRPr="00092BDD">
          <w:rPr>
            <w:rFonts w:ascii="Times New Roman" w:hAnsi="Times New Roman" w:cs="Times New Roman"/>
            <w:sz w:val="28"/>
            <w:szCs w:val="28"/>
          </w:rPr>
          <w:t xml:space="preserve"> </w:t>
        </w:r>
        <w:proofErr w:type="spellStart"/>
        <w:r w:rsidR="00092BDD" w:rsidRPr="00092BDD">
          <w:rPr>
            <w:rFonts w:ascii="Times New Roman" w:hAnsi="Times New Roman" w:cs="Times New Roman"/>
            <w:sz w:val="28"/>
            <w:szCs w:val="28"/>
          </w:rPr>
          <w:t>Services</w:t>
        </w:r>
        <w:proofErr w:type="spellEnd"/>
        <w:r w:rsidR="00092BDD" w:rsidRPr="00092BDD">
          <w:rPr>
            <w:rFonts w:ascii="Times New Roman" w:hAnsi="Times New Roman" w:cs="Times New Roman"/>
            <w:sz w:val="28"/>
            <w:szCs w:val="28"/>
          </w:rPr>
          <w:t xml:space="preserve"> LLC</w:t>
        </w:r>
        <w:r w:rsidR="00092BDD">
          <w:rPr>
            <w:rFonts w:ascii="Times New Roman" w:hAnsi="Times New Roman" w:cs="Times New Roman"/>
            <w:sz w:val="28"/>
            <w:szCs w:val="28"/>
          </w:rPr>
          <w:t>.</w:t>
        </w:r>
      </w:ins>
      <w:ins w:id="604" w:author="Александр Гордеев" w:date="2020-02-25T14:53:00Z">
        <w:r w:rsidR="00092BDD">
          <w:rPr>
            <w:rFonts w:ascii="Times New Roman" w:hAnsi="Times New Roman" w:cs="Times New Roman"/>
            <w:sz w:val="28"/>
            <w:szCs w:val="28"/>
          </w:rPr>
          <w:t xml:space="preserve"> Стандарт</w:t>
        </w:r>
      </w:ins>
      <w:ins w:id="605" w:author="Александр Гордеев" w:date="2020-02-25T14:54:00Z">
        <w:r w:rsidR="00092BDD">
          <w:rPr>
            <w:rFonts w:ascii="Times New Roman" w:hAnsi="Times New Roman" w:cs="Times New Roman"/>
            <w:sz w:val="28"/>
            <w:szCs w:val="28"/>
          </w:rPr>
          <w:t xml:space="preserve"> </w:t>
        </w:r>
        <w:proofErr w:type="spellStart"/>
        <w:r w:rsidR="00092BDD">
          <w:rPr>
            <w:rFonts w:ascii="Times New Roman" w:hAnsi="Times New Roman" w:cs="Times New Roman"/>
            <w:sz w:val="28"/>
            <w:szCs w:val="28"/>
          </w:rPr>
          <w:t>кластеризует</w:t>
        </w:r>
        <w:proofErr w:type="spellEnd"/>
        <w:r w:rsidR="00092BDD">
          <w:rPr>
            <w:rFonts w:ascii="Times New Roman" w:hAnsi="Times New Roman" w:cs="Times New Roman"/>
            <w:sz w:val="28"/>
            <w:szCs w:val="28"/>
          </w:rPr>
          <w:t xml:space="preserve"> экономику США на 11 </w:t>
        </w:r>
      </w:ins>
      <w:ins w:id="606" w:author="Александр Гордеев" w:date="2020-02-25T14:55:00Z">
        <w:r w:rsidR="00092BDD">
          <w:rPr>
            <w:rFonts w:ascii="Times New Roman" w:hAnsi="Times New Roman" w:cs="Times New Roman"/>
            <w:sz w:val="28"/>
            <w:szCs w:val="28"/>
          </w:rPr>
          <w:t xml:space="preserve">ключевых </w:t>
        </w:r>
      </w:ins>
      <w:ins w:id="607" w:author="Александр Гордеев" w:date="2020-02-25T14:54:00Z">
        <w:r w:rsidR="00092BDD">
          <w:rPr>
            <w:rFonts w:ascii="Times New Roman" w:hAnsi="Times New Roman" w:cs="Times New Roman"/>
            <w:sz w:val="28"/>
            <w:szCs w:val="28"/>
          </w:rPr>
          <w:t>секторов</w:t>
        </w:r>
      </w:ins>
      <w:ins w:id="608" w:author="Александр Гордеев" w:date="2020-02-25T14:56:00Z">
        <w:r w:rsidR="00092BDD">
          <w:rPr>
            <w:rFonts w:ascii="Times New Roman" w:hAnsi="Times New Roman" w:cs="Times New Roman"/>
            <w:sz w:val="28"/>
            <w:szCs w:val="28"/>
          </w:rPr>
          <w:t>:</w:t>
        </w:r>
      </w:ins>
    </w:p>
    <w:p w14:paraId="02C2C1DC" w14:textId="41779670" w:rsidR="00092BDD" w:rsidRPr="00092BDD" w:rsidRDefault="009B1B60">
      <w:pPr>
        <w:pStyle w:val="aa"/>
        <w:numPr>
          <w:ilvl w:val="0"/>
          <w:numId w:val="1"/>
        </w:numPr>
        <w:spacing w:after="0" w:line="360" w:lineRule="auto"/>
        <w:ind w:left="0" w:firstLine="360"/>
        <w:jc w:val="both"/>
        <w:rPr>
          <w:ins w:id="609" w:author="Александр Гордеев" w:date="2020-02-25T14:56:00Z"/>
          <w:rFonts w:ascii="Times New Roman" w:hAnsi="Times New Roman" w:cs="Times New Roman"/>
          <w:sz w:val="28"/>
          <w:szCs w:val="28"/>
          <w:rPrChange w:id="610" w:author="Александр Гордеев" w:date="2020-02-25T14:56:00Z">
            <w:rPr>
              <w:ins w:id="611" w:author="Александр Гордеев" w:date="2020-02-25T14:56:00Z"/>
              <w:rFonts w:ascii="Times New Roman" w:hAnsi="Times New Roman" w:cs="Times New Roman"/>
              <w:sz w:val="28"/>
              <w:szCs w:val="28"/>
              <w:lang w:val="en-US"/>
            </w:rPr>
          </w:rPrChange>
        </w:rPr>
        <w:pPrChange w:id="612" w:author="Александр Гордеев" w:date="2020-02-25T15:12:00Z">
          <w:pPr>
            <w:pStyle w:val="aa"/>
            <w:numPr>
              <w:numId w:val="1"/>
            </w:numPr>
            <w:spacing w:after="0" w:line="360" w:lineRule="auto"/>
            <w:ind w:left="1080" w:hanging="360"/>
            <w:jc w:val="both"/>
          </w:pPr>
        </w:pPrChange>
      </w:pPr>
      <w:ins w:id="613" w:author="Александр Гордеев" w:date="2020-02-25T15:04:00Z">
        <w:r w:rsidRPr="009B1B60">
          <w:rPr>
            <w:rFonts w:ascii="Times New Roman" w:hAnsi="Times New Roman" w:cs="Times New Roman"/>
            <w:sz w:val="28"/>
            <w:szCs w:val="28"/>
          </w:rPr>
          <w:t>Энергетический сектор</w:t>
        </w:r>
      </w:ins>
      <w:ins w:id="614" w:author="Александр Гордеев" w:date="2020-02-26T10:31:00Z">
        <w:r w:rsidR="002E22D5">
          <w:rPr>
            <w:rFonts w:ascii="Times New Roman" w:hAnsi="Times New Roman" w:cs="Times New Roman"/>
            <w:sz w:val="28"/>
            <w:szCs w:val="28"/>
          </w:rPr>
          <w:t xml:space="preserve"> (</w:t>
        </w:r>
        <w:r w:rsidR="002E22D5">
          <w:rPr>
            <w:rFonts w:ascii="Times New Roman" w:hAnsi="Times New Roman" w:cs="Times New Roman"/>
            <w:sz w:val="28"/>
            <w:szCs w:val="28"/>
            <w:lang w:val="en-US"/>
          </w:rPr>
          <w:t>Energy</w:t>
        </w:r>
        <w:r w:rsidR="002E22D5">
          <w:rPr>
            <w:rFonts w:ascii="Times New Roman" w:hAnsi="Times New Roman" w:cs="Times New Roman"/>
            <w:sz w:val="28"/>
            <w:szCs w:val="28"/>
          </w:rPr>
          <w:t>)</w:t>
        </w:r>
      </w:ins>
      <w:ins w:id="615" w:author="Александр Гордеев" w:date="2020-02-26T08:50:00Z">
        <w:r w:rsidR="00D15EB0">
          <w:rPr>
            <w:rFonts w:ascii="Times New Roman" w:hAnsi="Times New Roman" w:cs="Times New Roman"/>
            <w:sz w:val="28"/>
            <w:szCs w:val="28"/>
          </w:rPr>
          <w:t xml:space="preserve">. </w:t>
        </w:r>
      </w:ins>
      <w:ins w:id="616" w:author="Александр Гордеев" w:date="2020-02-26T10:27:00Z">
        <w:r w:rsidR="002E22D5">
          <w:rPr>
            <w:rFonts w:ascii="Times New Roman" w:hAnsi="Times New Roman" w:cs="Times New Roman"/>
            <w:sz w:val="28"/>
            <w:szCs w:val="28"/>
          </w:rPr>
          <w:t>Энергетический сектор п</w:t>
        </w:r>
      </w:ins>
      <w:ins w:id="617" w:author="Александр Гордеев" w:date="2020-02-26T10:28:00Z">
        <w:r w:rsidR="002E22D5">
          <w:rPr>
            <w:rFonts w:ascii="Times New Roman" w:hAnsi="Times New Roman" w:cs="Times New Roman"/>
            <w:sz w:val="28"/>
            <w:szCs w:val="28"/>
          </w:rPr>
          <w:t xml:space="preserve">редставлен отраслями добывающей промышленности, специализирующимися на добыче нефти, газа и </w:t>
        </w:r>
      </w:ins>
      <w:ins w:id="618" w:author="Александр Гордеев" w:date="2020-02-26T10:29:00Z">
        <w:r w:rsidR="002E22D5">
          <w:rPr>
            <w:rFonts w:ascii="Times New Roman" w:hAnsi="Times New Roman" w:cs="Times New Roman"/>
            <w:sz w:val="28"/>
            <w:szCs w:val="28"/>
          </w:rPr>
          <w:t>иных видов топлива, а также отраслями, обслуживающими их.</w:t>
        </w:r>
      </w:ins>
    </w:p>
    <w:p w14:paraId="2E774591" w14:textId="0552F2AE" w:rsidR="00092BDD" w:rsidRDefault="002E22D5">
      <w:pPr>
        <w:pStyle w:val="aa"/>
        <w:numPr>
          <w:ilvl w:val="0"/>
          <w:numId w:val="1"/>
        </w:numPr>
        <w:spacing w:after="0" w:line="360" w:lineRule="auto"/>
        <w:ind w:left="0" w:firstLine="360"/>
        <w:jc w:val="both"/>
        <w:rPr>
          <w:ins w:id="619" w:author="Александр Гордеев" w:date="2020-02-25T14:57:00Z"/>
          <w:rFonts w:ascii="Times New Roman" w:hAnsi="Times New Roman" w:cs="Times New Roman"/>
          <w:sz w:val="28"/>
          <w:szCs w:val="28"/>
        </w:rPr>
        <w:pPrChange w:id="620" w:author="Александр Гордеев" w:date="2020-02-25T15:12:00Z">
          <w:pPr>
            <w:pStyle w:val="aa"/>
            <w:numPr>
              <w:numId w:val="1"/>
            </w:numPr>
            <w:spacing w:after="0" w:line="360" w:lineRule="auto"/>
            <w:ind w:left="1080" w:hanging="360"/>
            <w:jc w:val="both"/>
          </w:pPr>
        </w:pPrChange>
      </w:pPr>
      <w:ins w:id="621" w:author="Александр Гордеев" w:date="2020-02-26T10:31:00Z">
        <w:r w:rsidRPr="009B1B60">
          <w:rPr>
            <w:rFonts w:ascii="Times New Roman" w:hAnsi="Times New Roman" w:cs="Times New Roman"/>
            <w:sz w:val="28"/>
            <w:szCs w:val="28"/>
          </w:rPr>
          <w:t>Сектор сырья и материалов</w:t>
        </w:r>
        <w:r w:rsidRPr="00092BDD">
          <w:rPr>
            <w:rFonts w:ascii="Times New Roman" w:hAnsi="Times New Roman" w:cs="Times New Roman"/>
            <w:sz w:val="28"/>
            <w:szCs w:val="28"/>
          </w:rPr>
          <w:t xml:space="preserve"> </w:t>
        </w:r>
      </w:ins>
      <w:ins w:id="622" w:author="Александр Гордеев" w:date="2020-02-25T15:04:00Z">
        <w:r w:rsidR="009B1B60">
          <w:rPr>
            <w:rFonts w:ascii="Times New Roman" w:hAnsi="Times New Roman" w:cs="Times New Roman"/>
            <w:sz w:val="28"/>
            <w:szCs w:val="28"/>
          </w:rPr>
          <w:t>(</w:t>
        </w:r>
      </w:ins>
      <w:proofErr w:type="spellStart"/>
      <w:ins w:id="623" w:author="Александр Гордеев" w:date="2020-02-26T10:31:00Z">
        <w:r w:rsidRPr="00092BDD">
          <w:rPr>
            <w:rFonts w:ascii="Times New Roman" w:hAnsi="Times New Roman" w:cs="Times New Roman"/>
            <w:sz w:val="28"/>
            <w:szCs w:val="28"/>
          </w:rPr>
          <w:t>Materials</w:t>
        </w:r>
      </w:ins>
      <w:proofErr w:type="spellEnd"/>
      <w:ins w:id="624" w:author="Александр Гордеев" w:date="2020-02-25T15:04:00Z">
        <w:r w:rsidR="009B1B60">
          <w:rPr>
            <w:rFonts w:ascii="Times New Roman" w:hAnsi="Times New Roman" w:cs="Times New Roman"/>
            <w:sz w:val="28"/>
            <w:szCs w:val="28"/>
          </w:rPr>
          <w:t>)</w:t>
        </w:r>
      </w:ins>
      <w:ins w:id="625" w:author="Александр Гордеев" w:date="2020-02-26T10:31:00Z">
        <w:r>
          <w:rPr>
            <w:rFonts w:ascii="Times New Roman" w:hAnsi="Times New Roman" w:cs="Times New Roman"/>
            <w:sz w:val="28"/>
            <w:szCs w:val="28"/>
          </w:rPr>
          <w:t>.</w:t>
        </w:r>
      </w:ins>
      <w:ins w:id="626" w:author="Александр Гордеев" w:date="2020-02-26T10:32:00Z">
        <w:r w:rsidRPr="002E22D5">
          <w:rPr>
            <w:rFonts w:ascii="Times New Roman" w:hAnsi="Times New Roman" w:cs="Times New Roman"/>
            <w:sz w:val="28"/>
            <w:szCs w:val="28"/>
            <w:rPrChange w:id="627" w:author="Александр Гордеев" w:date="2020-02-26T10:32:00Z">
              <w:rPr>
                <w:rFonts w:ascii="Times New Roman" w:hAnsi="Times New Roman" w:cs="Times New Roman"/>
                <w:sz w:val="28"/>
                <w:szCs w:val="28"/>
                <w:lang w:val="en-US"/>
              </w:rPr>
            </w:rPrChange>
          </w:rPr>
          <w:t xml:space="preserve"> </w:t>
        </w:r>
      </w:ins>
      <w:ins w:id="628" w:author="Александр Гордеев" w:date="2020-02-26T10:33:00Z">
        <w:r>
          <w:rPr>
            <w:rFonts w:ascii="Times New Roman" w:hAnsi="Times New Roman" w:cs="Times New Roman"/>
            <w:sz w:val="28"/>
            <w:szCs w:val="28"/>
          </w:rPr>
          <w:t>Сектор представляют компании, занимающиеся разведкой, разработкой и переработкой сырья.</w:t>
        </w:r>
      </w:ins>
      <w:ins w:id="629" w:author="Александр Гордеев" w:date="2020-02-26T10:34:00Z">
        <w:r>
          <w:rPr>
            <w:rFonts w:ascii="Times New Roman" w:hAnsi="Times New Roman" w:cs="Times New Roman"/>
            <w:sz w:val="28"/>
            <w:szCs w:val="28"/>
          </w:rPr>
          <w:t xml:space="preserve"> Например, компании металлургической, химической и лесной </w:t>
        </w:r>
      </w:ins>
      <w:ins w:id="630" w:author="Александр Гордеев" w:date="2020-02-26T10:35:00Z">
        <w:r>
          <w:rPr>
            <w:rFonts w:ascii="Times New Roman" w:hAnsi="Times New Roman" w:cs="Times New Roman"/>
            <w:sz w:val="28"/>
            <w:szCs w:val="28"/>
          </w:rPr>
          <w:t xml:space="preserve">промышленностей. </w:t>
        </w:r>
      </w:ins>
    </w:p>
    <w:p w14:paraId="1CDD150D" w14:textId="747A8D8E" w:rsidR="00092BDD" w:rsidRDefault="00176524">
      <w:pPr>
        <w:pStyle w:val="aa"/>
        <w:numPr>
          <w:ilvl w:val="0"/>
          <w:numId w:val="1"/>
        </w:numPr>
        <w:spacing w:after="0" w:line="360" w:lineRule="auto"/>
        <w:ind w:left="0" w:firstLine="360"/>
        <w:jc w:val="both"/>
        <w:rPr>
          <w:ins w:id="631" w:author="Александр Гордеев" w:date="2020-02-25T14:57:00Z"/>
          <w:rFonts w:ascii="Times New Roman" w:hAnsi="Times New Roman" w:cs="Times New Roman"/>
          <w:sz w:val="28"/>
          <w:szCs w:val="28"/>
        </w:rPr>
        <w:pPrChange w:id="632" w:author="Александр Гордеев" w:date="2020-02-25T15:12:00Z">
          <w:pPr>
            <w:pStyle w:val="aa"/>
            <w:numPr>
              <w:numId w:val="1"/>
            </w:numPr>
            <w:spacing w:after="0" w:line="360" w:lineRule="auto"/>
            <w:ind w:left="1080" w:hanging="360"/>
            <w:jc w:val="both"/>
          </w:pPr>
        </w:pPrChange>
      </w:pPr>
      <w:ins w:id="633" w:author="Александр Гордеев" w:date="2020-02-26T10:35:00Z">
        <w:r w:rsidRPr="009B1B60">
          <w:rPr>
            <w:rFonts w:ascii="Times New Roman" w:hAnsi="Times New Roman" w:cs="Times New Roman"/>
            <w:sz w:val="28"/>
            <w:szCs w:val="28"/>
          </w:rPr>
          <w:lastRenderedPageBreak/>
          <w:t>Промышленный сектор</w:t>
        </w:r>
        <w:r w:rsidRPr="00092BDD">
          <w:rPr>
            <w:rFonts w:ascii="Times New Roman" w:hAnsi="Times New Roman" w:cs="Times New Roman"/>
            <w:sz w:val="28"/>
            <w:szCs w:val="28"/>
          </w:rPr>
          <w:t xml:space="preserve"> </w:t>
        </w:r>
      </w:ins>
      <w:ins w:id="634" w:author="Александр Гордеев" w:date="2020-02-25T15:03:00Z">
        <w:r w:rsidR="009B1B60">
          <w:rPr>
            <w:rFonts w:ascii="Times New Roman" w:hAnsi="Times New Roman" w:cs="Times New Roman"/>
            <w:sz w:val="28"/>
            <w:szCs w:val="28"/>
          </w:rPr>
          <w:t>(</w:t>
        </w:r>
      </w:ins>
      <w:proofErr w:type="spellStart"/>
      <w:ins w:id="635" w:author="Александр Гордеев" w:date="2020-02-26T10:35:00Z">
        <w:r w:rsidRPr="00092BDD">
          <w:rPr>
            <w:rFonts w:ascii="Times New Roman" w:hAnsi="Times New Roman" w:cs="Times New Roman"/>
            <w:sz w:val="28"/>
            <w:szCs w:val="28"/>
          </w:rPr>
          <w:t>Industrials</w:t>
        </w:r>
      </w:ins>
      <w:proofErr w:type="spellEnd"/>
      <w:ins w:id="636" w:author="Александр Гордеев" w:date="2020-02-25T15:03:00Z">
        <w:r w:rsidR="009B1B60">
          <w:rPr>
            <w:rFonts w:ascii="Times New Roman" w:hAnsi="Times New Roman" w:cs="Times New Roman"/>
            <w:sz w:val="28"/>
            <w:szCs w:val="28"/>
          </w:rPr>
          <w:t>)</w:t>
        </w:r>
      </w:ins>
      <w:ins w:id="637" w:author="Александр Гордеев" w:date="2020-02-26T10:35:00Z">
        <w:r>
          <w:rPr>
            <w:rFonts w:ascii="Times New Roman" w:hAnsi="Times New Roman" w:cs="Times New Roman"/>
            <w:sz w:val="28"/>
            <w:szCs w:val="28"/>
          </w:rPr>
          <w:t xml:space="preserve">. </w:t>
        </w:r>
      </w:ins>
      <w:ins w:id="638" w:author="Александр Гордеев" w:date="2020-02-26T10:36:00Z">
        <w:r>
          <w:rPr>
            <w:rFonts w:ascii="Times New Roman" w:hAnsi="Times New Roman" w:cs="Times New Roman"/>
            <w:sz w:val="28"/>
            <w:szCs w:val="28"/>
          </w:rPr>
          <w:t>В промышленный сектор входя компании занятые в производстве готового продукта</w:t>
        </w:r>
      </w:ins>
      <w:ins w:id="639" w:author="Александр Гордеев" w:date="2020-02-26T10:37:00Z">
        <w:r>
          <w:rPr>
            <w:rFonts w:ascii="Times New Roman" w:hAnsi="Times New Roman" w:cs="Times New Roman"/>
            <w:sz w:val="28"/>
            <w:szCs w:val="28"/>
          </w:rPr>
          <w:t>. Например, компании строительной и обрабатывающей промышленност</w:t>
        </w:r>
      </w:ins>
      <w:ins w:id="640" w:author="Александр Гордеев" w:date="2020-02-26T10:38:00Z">
        <w:r>
          <w:rPr>
            <w:rFonts w:ascii="Times New Roman" w:hAnsi="Times New Roman" w:cs="Times New Roman"/>
            <w:sz w:val="28"/>
            <w:szCs w:val="28"/>
          </w:rPr>
          <w:t>ей.</w:t>
        </w:r>
      </w:ins>
    </w:p>
    <w:p w14:paraId="6FAC3B19" w14:textId="3664ED29" w:rsidR="00092BDD" w:rsidRDefault="00176524">
      <w:pPr>
        <w:pStyle w:val="aa"/>
        <w:numPr>
          <w:ilvl w:val="0"/>
          <w:numId w:val="1"/>
        </w:numPr>
        <w:spacing w:after="0" w:line="360" w:lineRule="auto"/>
        <w:ind w:left="0" w:firstLine="360"/>
        <w:jc w:val="both"/>
        <w:rPr>
          <w:ins w:id="641" w:author="Александр Гордеев" w:date="2020-02-25T15:00:00Z"/>
          <w:rFonts w:ascii="Times New Roman" w:hAnsi="Times New Roman" w:cs="Times New Roman"/>
          <w:sz w:val="28"/>
          <w:szCs w:val="28"/>
        </w:rPr>
        <w:pPrChange w:id="642" w:author="Александр Гордеев" w:date="2020-02-25T15:12:00Z">
          <w:pPr>
            <w:pStyle w:val="aa"/>
            <w:numPr>
              <w:numId w:val="1"/>
            </w:numPr>
            <w:spacing w:after="0" w:line="360" w:lineRule="auto"/>
            <w:ind w:left="1080" w:hanging="360"/>
            <w:jc w:val="both"/>
          </w:pPr>
        </w:pPrChange>
      </w:pPr>
      <w:ins w:id="643" w:author="Александр Гордеев" w:date="2020-02-26T10:38:00Z">
        <w:r w:rsidRPr="009B1B60">
          <w:rPr>
            <w:rFonts w:ascii="Times New Roman" w:hAnsi="Times New Roman" w:cs="Times New Roman"/>
            <w:sz w:val="28"/>
            <w:szCs w:val="28"/>
          </w:rPr>
          <w:t>Потребительский сектор</w:t>
        </w:r>
        <w:r w:rsidRPr="00092BDD">
          <w:rPr>
            <w:rFonts w:ascii="Times New Roman" w:hAnsi="Times New Roman" w:cs="Times New Roman"/>
            <w:sz w:val="28"/>
            <w:szCs w:val="28"/>
          </w:rPr>
          <w:t xml:space="preserve"> </w:t>
        </w:r>
      </w:ins>
      <w:ins w:id="644" w:author="Александр Гордеев" w:date="2020-02-25T15:09:00Z">
        <w:r w:rsidR="009B1B60">
          <w:rPr>
            <w:rFonts w:ascii="Times New Roman" w:hAnsi="Times New Roman" w:cs="Times New Roman"/>
            <w:sz w:val="28"/>
            <w:szCs w:val="28"/>
          </w:rPr>
          <w:t>(</w:t>
        </w:r>
      </w:ins>
      <w:proofErr w:type="spellStart"/>
      <w:ins w:id="645" w:author="Александр Гордеев" w:date="2020-02-26T10:38:00Z">
        <w:r w:rsidRPr="00092BDD">
          <w:rPr>
            <w:rFonts w:ascii="Times New Roman" w:hAnsi="Times New Roman" w:cs="Times New Roman"/>
            <w:sz w:val="28"/>
            <w:szCs w:val="28"/>
          </w:rPr>
          <w:t>Consumer</w:t>
        </w:r>
        <w:proofErr w:type="spellEnd"/>
        <w:r w:rsidRPr="00092BDD">
          <w:rPr>
            <w:rFonts w:ascii="Times New Roman" w:hAnsi="Times New Roman" w:cs="Times New Roman"/>
            <w:sz w:val="28"/>
            <w:szCs w:val="28"/>
          </w:rPr>
          <w:t xml:space="preserve"> </w:t>
        </w:r>
        <w:proofErr w:type="spellStart"/>
        <w:r w:rsidRPr="00092BDD">
          <w:rPr>
            <w:rFonts w:ascii="Times New Roman" w:hAnsi="Times New Roman" w:cs="Times New Roman"/>
            <w:sz w:val="28"/>
            <w:szCs w:val="28"/>
          </w:rPr>
          <w:t>Discretionary</w:t>
        </w:r>
      </w:ins>
      <w:proofErr w:type="spellEnd"/>
      <w:ins w:id="646" w:author="Александр Гордеев" w:date="2020-02-25T15:09:00Z">
        <w:r w:rsidR="009B1B60">
          <w:rPr>
            <w:rFonts w:ascii="Times New Roman" w:hAnsi="Times New Roman" w:cs="Times New Roman"/>
            <w:sz w:val="28"/>
            <w:szCs w:val="28"/>
          </w:rPr>
          <w:t>)</w:t>
        </w:r>
      </w:ins>
      <w:ins w:id="647" w:author="Александр Гордеев" w:date="2020-02-26T10:40:00Z">
        <w:r>
          <w:rPr>
            <w:rFonts w:ascii="Times New Roman" w:hAnsi="Times New Roman" w:cs="Times New Roman"/>
            <w:sz w:val="28"/>
            <w:szCs w:val="28"/>
          </w:rPr>
          <w:t>.</w:t>
        </w:r>
      </w:ins>
      <w:ins w:id="648" w:author="Александр Гордеев" w:date="2020-02-26T10:39:00Z">
        <w:r>
          <w:rPr>
            <w:rFonts w:ascii="Times New Roman" w:hAnsi="Times New Roman" w:cs="Times New Roman"/>
            <w:sz w:val="28"/>
            <w:szCs w:val="28"/>
          </w:rPr>
          <w:t xml:space="preserve"> </w:t>
        </w:r>
      </w:ins>
      <w:ins w:id="649" w:author="Александр Гордеев" w:date="2020-02-26T10:41:00Z">
        <w:r>
          <w:rPr>
            <w:rFonts w:ascii="Times New Roman" w:hAnsi="Times New Roman" w:cs="Times New Roman"/>
            <w:sz w:val="28"/>
            <w:szCs w:val="28"/>
          </w:rPr>
          <w:t>Компании данного сектора зан</w:t>
        </w:r>
      </w:ins>
      <w:ins w:id="650" w:author="Александр Гордеев" w:date="2020-02-26T10:42:00Z">
        <w:r>
          <w:rPr>
            <w:rFonts w:ascii="Times New Roman" w:hAnsi="Times New Roman" w:cs="Times New Roman"/>
            <w:sz w:val="28"/>
            <w:szCs w:val="28"/>
          </w:rPr>
          <w:t>имаются реализацией потребительских товар, которые потребители могут избегать без каких-либо серьезных последствий для их благополучия</w:t>
        </w:r>
      </w:ins>
      <w:ins w:id="651" w:author="Александр Гордеев" w:date="2020-02-26T10:43:00Z">
        <w:r>
          <w:rPr>
            <w:rFonts w:ascii="Times New Roman" w:hAnsi="Times New Roman" w:cs="Times New Roman"/>
            <w:sz w:val="28"/>
            <w:szCs w:val="28"/>
          </w:rPr>
          <w:t>. Например, компании автомобильной индустрии</w:t>
        </w:r>
      </w:ins>
      <w:ins w:id="652" w:author="Александр Гордеев" w:date="2020-02-26T10:44:00Z">
        <w:r>
          <w:rPr>
            <w:rFonts w:ascii="Times New Roman" w:hAnsi="Times New Roman" w:cs="Times New Roman"/>
            <w:sz w:val="28"/>
            <w:szCs w:val="28"/>
          </w:rPr>
          <w:t xml:space="preserve">, ресторанный бизнес и другие </w:t>
        </w:r>
      </w:ins>
      <w:ins w:id="653" w:author="Александр Гордеев" w:date="2020-02-26T10:45:00Z">
        <w:r w:rsidR="00546F63">
          <w:rPr>
            <w:rFonts w:ascii="Times New Roman" w:hAnsi="Times New Roman" w:cs="Times New Roman"/>
            <w:sz w:val="28"/>
            <w:szCs w:val="28"/>
          </w:rPr>
          <w:t>являются частью потребительского сектора.</w:t>
        </w:r>
      </w:ins>
      <w:ins w:id="654" w:author="Александр Гордеев" w:date="2020-02-26T10:42:00Z">
        <w:r>
          <w:rPr>
            <w:rFonts w:ascii="Times New Roman" w:hAnsi="Times New Roman" w:cs="Times New Roman"/>
            <w:sz w:val="28"/>
            <w:szCs w:val="28"/>
          </w:rPr>
          <w:t xml:space="preserve"> </w:t>
        </w:r>
      </w:ins>
    </w:p>
    <w:p w14:paraId="2189133B" w14:textId="1084FA14" w:rsidR="00092BDD" w:rsidRDefault="00176524">
      <w:pPr>
        <w:pStyle w:val="aa"/>
        <w:numPr>
          <w:ilvl w:val="0"/>
          <w:numId w:val="1"/>
        </w:numPr>
        <w:spacing w:after="0" w:line="360" w:lineRule="auto"/>
        <w:ind w:left="0" w:firstLine="360"/>
        <w:jc w:val="both"/>
        <w:rPr>
          <w:ins w:id="655" w:author="Александр Гордеев" w:date="2020-02-25T15:01:00Z"/>
          <w:rFonts w:ascii="Times New Roman" w:hAnsi="Times New Roman" w:cs="Times New Roman"/>
          <w:sz w:val="28"/>
          <w:szCs w:val="28"/>
        </w:rPr>
        <w:pPrChange w:id="656" w:author="Александр Гордеев" w:date="2020-02-25T15:12:00Z">
          <w:pPr>
            <w:pStyle w:val="aa"/>
            <w:numPr>
              <w:numId w:val="1"/>
            </w:numPr>
            <w:spacing w:after="0" w:line="360" w:lineRule="auto"/>
            <w:ind w:left="1080" w:hanging="360"/>
            <w:jc w:val="both"/>
          </w:pPr>
        </w:pPrChange>
      </w:pPr>
      <w:ins w:id="657" w:author="Александр Гордеев" w:date="2020-02-26T10:41:00Z">
        <w:r w:rsidRPr="009B1B60">
          <w:rPr>
            <w:rFonts w:ascii="Times New Roman" w:hAnsi="Times New Roman" w:cs="Times New Roman"/>
            <w:sz w:val="28"/>
            <w:szCs w:val="28"/>
          </w:rPr>
          <w:t>Сектор потребительских товаров и услуг</w:t>
        </w:r>
        <w:r w:rsidRPr="00092BDD">
          <w:rPr>
            <w:rFonts w:ascii="Times New Roman" w:hAnsi="Times New Roman" w:cs="Times New Roman"/>
            <w:sz w:val="28"/>
            <w:szCs w:val="28"/>
          </w:rPr>
          <w:t xml:space="preserve"> </w:t>
        </w:r>
      </w:ins>
      <w:ins w:id="658" w:author="Александр Гордеев" w:date="2020-02-25T15:08:00Z">
        <w:r w:rsidR="009B1B60">
          <w:rPr>
            <w:rFonts w:ascii="Times New Roman" w:hAnsi="Times New Roman" w:cs="Times New Roman"/>
            <w:sz w:val="28"/>
            <w:szCs w:val="28"/>
          </w:rPr>
          <w:t>(</w:t>
        </w:r>
      </w:ins>
      <w:proofErr w:type="spellStart"/>
      <w:ins w:id="659" w:author="Александр Гордеев" w:date="2020-02-26T10:41:00Z">
        <w:r w:rsidRPr="00092BDD">
          <w:rPr>
            <w:rFonts w:ascii="Times New Roman" w:hAnsi="Times New Roman" w:cs="Times New Roman"/>
            <w:sz w:val="28"/>
            <w:szCs w:val="28"/>
          </w:rPr>
          <w:t>Consumer</w:t>
        </w:r>
        <w:proofErr w:type="spellEnd"/>
        <w:r w:rsidRPr="00092BDD">
          <w:rPr>
            <w:rFonts w:ascii="Times New Roman" w:hAnsi="Times New Roman" w:cs="Times New Roman"/>
            <w:sz w:val="28"/>
            <w:szCs w:val="28"/>
          </w:rPr>
          <w:t xml:space="preserve"> </w:t>
        </w:r>
        <w:proofErr w:type="spellStart"/>
        <w:r w:rsidRPr="00092BDD">
          <w:rPr>
            <w:rFonts w:ascii="Times New Roman" w:hAnsi="Times New Roman" w:cs="Times New Roman"/>
            <w:sz w:val="28"/>
            <w:szCs w:val="28"/>
          </w:rPr>
          <w:t>Staples</w:t>
        </w:r>
      </w:ins>
      <w:proofErr w:type="spellEnd"/>
      <w:ins w:id="660" w:author="Александр Гордеев" w:date="2020-02-25T15:08:00Z">
        <w:r w:rsidR="009B1B60">
          <w:rPr>
            <w:rFonts w:ascii="Times New Roman" w:hAnsi="Times New Roman" w:cs="Times New Roman"/>
            <w:sz w:val="28"/>
            <w:szCs w:val="28"/>
          </w:rPr>
          <w:t>)</w:t>
        </w:r>
      </w:ins>
      <w:ins w:id="661" w:author="Александр Гордеев" w:date="2020-02-26T10:41:00Z">
        <w:r>
          <w:rPr>
            <w:rFonts w:ascii="Times New Roman" w:hAnsi="Times New Roman" w:cs="Times New Roman"/>
            <w:sz w:val="28"/>
            <w:szCs w:val="28"/>
          </w:rPr>
          <w:t>.</w:t>
        </w:r>
      </w:ins>
      <w:ins w:id="662" w:author="Александр Гордеев" w:date="2020-02-26T10:45:00Z">
        <w:r w:rsidR="00546F63">
          <w:rPr>
            <w:rFonts w:ascii="Times New Roman" w:hAnsi="Times New Roman" w:cs="Times New Roman"/>
            <w:sz w:val="28"/>
            <w:szCs w:val="28"/>
          </w:rPr>
          <w:t xml:space="preserve"> В отличие от товаров, реализуемых компаниями потребительского сектора</w:t>
        </w:r>
      </w:ins>
      <w:ins w:id="663" w:author="Александр Гордеев" w:date="2020-02-26T10:46:00Z">
        <w:r w:rsidR="00546F63">
          <w:rPr>
            <w:rFonts w:ascii="Times New Roman" w:hAnsi="Times New Roman" w:cs="Times New Roman"/>
            <w:sz w:val="28"/>
            <w:szCs w:val="28"/>
          </w:rPr>
          <w:t xml:space="preserve">, многие товары компаний сектора потребительских товаров и услуг </w:t>
        </w:r>
      </w:ins>
      <w:ins w:id="664" w:author="Александр Гордеев" w:date="2020-02-26T10:47:00Z">
        <w:r w:rsidR="00546F63">
          <w:rPr>
            <w:rFonts w:ascii="Times New Roman" w:hAnsi="Times New Roman" w:cs="Times New Roman"/>
            <w:sz w:val="28"/>
            <w:szCs w:val="28"/>
          </w:rPr>
          <w:t>являются жизненно</w:t>
        </w:r>
      </w:ins>
      <w:ins w:id="665" w:author="Александр Гордеев" w:date="2020-02-26T10:46:00Z">
        <w:r w:rsidR="00546F63">
          <w:rPr>
            <w:rFonts w:ascii="Times New Roman" w:hAnsi="Times New Roman" w:cs="Times New Roman"/>
            <w:sz w:val="28"/>
            <w:szCs w:val="28"/>
          </w:rPr>
          <w:t xml:space="preserve"> необходимыми и приобретаются потребителями вне</w:t>
        </w:r>
      </w:ins>
      <w:ins w:id="666" w:author="Александр Гордеев" w:date="2020-02-26T10:47:00Z">
        <w:r w:rsidR="00546F63">
          <w:rPr>
            <w:rFonts w:ascii="Times New Roman" w:hAnsi="Times New Roman" w:cs="Times New Roman"/>
            <w:sz w:val="28"/>
            <w:szCs w:val="28"/>
          </w:rPr>
          <w:t xml:space="preserve"> зависимости от их социального положения и достатка. </w:t>
        </w:r>
      </w:ins>
      <w:ins w:id="667" w:author="Александр Гордеев" w:date="2020-02-26T10:49:00Z">
        <w:r w:rsidR="00546F63">
          <w:rPr>
            <w:rFonts w:ascii="Times New Roman" w:hAnsi="Times New Roman" w:cs="Times New Roman"/>
            <w:sz w:val="28"/>
            <w:szCs w:val="28"/>
          </w:rPr>
          <w:t>Например, к</w:t>
        </w:r>
      </w:ins>
      <w:ins w:id="668" w:author="Александр Гордеев" w:date="2020-02-26T10:48:00Z">
        <w:r w:rsidR="00546F63">
          <w:rPr>
            <w:rFonts w:ascii="Times New Roman" w:hAnsi="Times New Roman" w:cs="Times New Roman"/>
            <w:sz w:val="28"/>
            <w:szCs w:val="28"/>
          </w:rPr>
          <w:t xml:space="preserve">омпании пищевой промышленности традиционно относят к сектору потребительских товаров и услуг. </w:t>
        </w:r>
      </w:ins>
      <w:ins w:id="669" w:author="Александр Гордеев" w:date="2020-02-26T10:46:00Z">
        <w:r w:rsidR="00546F63">
          <w:rPr>
            <w:rFonts w:ascii="Times New Roman" w:hAnsi="Times New Roman" w:cs="Times New Roman"/>
            <w:sz w:val="28"/>
            <w:szCs w:val="28"/>
          </w:rPr>
          <w:t xml:space="preserve"> </w:t>
        </w:r>
      </w:ins>
    </w:p>
    <w:p w14:paraId="13DB08E7" w14:textId="50564640" w:rsidR="00092BDD" w:rsidRDefault="009B1B60">
      <w:pPr>
        <w:pStyle w:val="aa"/>
        <w:numPr>
          <w:ilvl w:val="0"/>
          <w:numId w:val="1"/>
        </w:numPr>
        <w:spacing w:after="0" w:line="360" w:lineRule="auto"/>
        <w:ind w:left="0" w:firstLine="360"/>
        <w:jc w:val="both"/>
        <w:rPr>
          <w:ins w:id="670" w:author="Александр Гордеев" w:date="2020-02-25T15:01:00Z"/>
          <w:rFonts w:ascii="Times New Roman" w:hAnsi="Times New Roman" w:cs="Times New Roman"/>
          <w:sz w:val="28"/>
          <w:szCs w:val="28"/>
        </w:rPr>
        <w:pPrChange w:id="671" w:author="Александр Гордеев" w:date="2020-02-25T15:12:00Z">
          <w:pPr>
            <w:pStyle w:val="aa"/>
            <w:numPr>
              <w:numId w:val="1"/>
            </w:numPr>
            <w:spacing w:after="0" w:line="360" w:lineRule="auto"/>
            <w:ind w:left="1080" w:hanging="360"/>
            <w:jc w:val="both"/>
          </w:pPr>
        </w:pPrChange>
      </w:pPr>
      <w:ins w:id="672" w:author="Александр Гордеев" w:date="2020-02-25T15:04:00Z">
        <w:r>
          <w:rPr>
            <w:rFonts w:ascii="Times New Roman" w:hAnsi="Times New Roman" w:cs="Times New Roman"/>
            <w:sz w:val="28"/>
            <w:szCs w:val="28"/>
          </w:rPr>
          <w:t xml:space="preserve"> </w:t>
        </w:r>
      </w:ins>
      <w:ins w:id="673" w:author="Александр Гордеев" w:date="2020-02-26T10:58:00Z">
        <w:r w:rsidR="001F6A64" w:rsidRPr="009B1B60">
          <w:rPr>
            <w:rFonts w:ascii="Times New Roman" w:hAnsi="Times New Roman" w:cs="Times New Roman"/>
            <w:sz w:val="28"/>
            <w:szCs w:val="28"/>
          </w:rPr>
          <w:t>Сектор здравоохранения</w:t>
        </w:r>
        <w:r w:rsidR="001F6A64" w:rsidRPr="001F6A64">
          <w:rPr>
            <w:rFonts w:ascii="Times New Roman" w:hAnsi="Times New Roman" w:cs="Times New Roman"/>
            <w:sz w:val="28"/>
            <w:szCs w:val="28"/>
          </w:rPr>
          <w:t xml:space="preserve"> </w:t>
        </w:r>
      </w:ins>
      <w:ins w:id="674" w:author="Александр Гордеев" w:date="2020-02-25T15:04:00Z">
        <w:r>
          <w:rPr>
            <w:rFonts w:ascii="Times New Roman" w:hAnsi="Times New Roman" w:cs="Times New Roman"/>
            <w:sz w:val="28"/>
            <w:szCs w:val="28"/>
          </w:rPr>
          <w:t>(</w:t>
        </w:r>
      </w:ins>
      <w:proofErr w:type="spellStart"/>
      <w:ins w:id="675" w:author="Александр Гордеев" w:date="2020-02-26T10:58:00Z">
        <w:r w:rsidR="001F6A64" w:rsidRPr="00092BDD">
          <w:rPr>
            <w:rFonts w:ascii="Times New Roman" w:hAnsi="Times New Roman" w:cs="Times New Roman"/>
            <w:sz w:val="28"/>
            <w:szCs w:val="28"/>
          </w:rPr>
          <w:t>Health</w:t>
        </w:r>
        <w:proofErr w:type="spellEnd"/>
        <w:r w:rsidR="001F6A64" w:rsidRPr="00092BDD">
          <w:rPr>
            <w:rFonts w:ascii="Times New Roman" w:hAnsi="Times New Roman" w:cs="Times New Roman"/>
            <w:sz w:val="28"/>
            <w:szCs w:val="28"/>
          </w:rPr>
          <w:t xml:space="preserve"> </w:t>
        </w:r>
        <w:proofErr w:type="spellStart"/>
        <w:r w:rsidR="001F6A64" w:rsidRPr="00092BDD">
          <w:rPr>
            <w:rFonts w:ascii="Times New Roman" w:hAnsi="Times New Roman" w:cs="Times New Roman"/>
            <w:sz w:val="28"/>
            <w:szCs w:val="28"/>
          </w:rPr>
          <w:t>Care</w:t>
        </w:r>
      </w:ins>
      <w:proofErr w:type="spellEnd"/>
      <w:ins w:id="676" w:author="Александр Гордеев" w:date="2020-02-25T15:04:00Z">
        <w:r>
          <w:rPr>
            <w:rFonts w:ascii="Times New Roman" w:hAnsi="Times New Roman" w:cs="Times New Roman"/>
            <w:sz w:val="28"/>
            <w:szCs w:val="28"/>
          </w:rPr>
          <w:t>)</w:t>
        </w:r>
      </w:ins>
      <w:ins w:id="677" w:author="Александр Гордеев" w:date="2020-02-26T10:49:00Z">
        <w:r w:rsidR="00546F63">
          <w:rPr>
            <w:rFonts w:ascii="Times New Roman" w:hAnsi="Times New Roman" w:cs="Times New Roman"/>
            <w:sz w:val="28"/>
            <w:szCs w:val="28"/>
          </w:rPr>
          <w:t>. Данный сектор представлен компаниями</w:t>
        </w:r>
      </w:ins>
      <w:ins w:id="678" w:author="Александр Гордеев" w:date="2020-02-26T10:50:00Z">
        <w:r w:rsidR="00546F63">
          <w:rPr>
            <w:rFonts w:ascii="Times New Roman" w:hAnsi="Times New Roman" w:cs="Times New Roman"/>
            <w:sz w:val="28"/>
            <w:szCs w:val="28"/>
          </w:rPr>
          <w:t>, предоставляющими медицинские услуги</w:t>
        </w:r>
      </w:ins>
      <w:ins w:id="679" w:author="Александр Гордеев" w:date="2020-02-26T10:51:00Z">
        <w:r w:rsidR="00546F63">
          <w:rPr>
            <w:rFonts w:ascii="Times New Roman" w:hAnsi="Times New Roman" w:cs="Times New Roman"/>
            <w:sz w:val="28"/>
            <w:szCs w:val="28"/>
          </w:rPr>
          <w:t xml:space="preserve"> и все, что с ними связано.</w:t>
        </w:r>
      </w:ins>
    </w:p>
    <w:p w14:paraId="24D0B216" w14:textId="3D0494B9" w:rsidR="00092BDD" w:rsidRDefault="00226E05">
      <w:pPr>
        <w:pStyle w:val="aa"/>
        <w:numPr>
          <w:ilvl w:val="0"/>
          <w:numId w:val="1"/>
        </w:numPr>
        <w:spacing w:after="0" w:line="360" w:lineRule="auto"/>
        <w:ind w:left="0" w:firstLine="360"/>
        <w:jc w:val="both"/>
        <w:rPr>
          <w:ins w:id="680" w:author="Александр Гордеев" w:date="2020-02-25T15:01:00Z"/>
          <w:rFonts w:ascii="Times New Roman" w:hAnsi="Times New Roman" w:cs="Times New Roman"/>
          <w:sz w:val="28"/>
          <w:szCs w:val="28"/>
        </w:rPr>
        <w:pPrChange w:id="681" w:author="Александр Гордеев" w:date="2020-02-25T15:12:00Z">
          <w:pPr>
            <w:pStyle w:val="aa"/>
            <w:numPr>
              <w:numId w:val="1"/>
            </w:numPr>
            <w:spacing w:after="0" w:line="360" w:lineRule="auto"/>
            <w:ind w:left="1080" w:hanging="360"/>
            <w:jc w:val="both"/>
          </w:pPr>
        </w:pPrChange>
      </w:pPr>
      <w:ins w:id="682" w:author="Александр Гордеев" w:date="2020-02-26T11:13:00Z">
        <w:r w:rsidRPr="009B1B60">
          <w:rPr>
            <w:rFonts w:ascii="Times New Roman" w:hAnsi="Times New Roman" w:cs="Times New Roman"/>
            <w:sz w:val="28"/>
            <w:szCs w:val="28"/>
          </w:rPr>
          <w:t>Финансовый сектор</w:t>
        </w:r>
        <w:r w:rsidRPr="00092BDD">
          <w:rPr>
            <w:rFonts w:ascii="Times New Roman" w:hAnsi="Times New Roman" w:cs="Times New Roman"/>
            <w:sz w:val="28"/>
            <w:szCs w:val="28"/>
          </w:rPr>
          <w:t xml:space="preserve"> </w:t>
        </w:r>
      </w:ins>
      <w:ins w:id="683" w:author="Александр Гордеев" w:date="2020-02-25T15:02:00Z">
        <w:r w:rsidR="009B1B60">
          <w:rPr>
            <w:rFonts w:ascii="Times New Roman" w:hAnsi="Times New Roman" w:cs="Times New Roman"/>
            <w:sz w:val="28"/>
            <w:szCs w:val="28"/>
          </w:rPr>
          <w:t>(</w:t>
        </w:r>
      </w:ins>
      <w:proofErr w:type="spellStart"/>
      <w:ins w:id="684" w:author="Александр Гордеев" w:date="2020-02-26T11:13:00Z">
        <w:r w:rsidRPr="00092BDD">
          <w:rPr>
            <w:rFonts w:ascii="Times New Roman" w:hAnsi="Times New Roman" w:cs="Times New Roman"/>
            <w:sz w:val="28"/>
            <w:szCs w:val="28"/>
          </w:rPr>
          <w:t>Financials</w:t>
        </w:r>
      </w:ins>
      <w:proofErr w:type="spellEnd"/>
      <w:ins w:id="685" w:author="Александр Гордеев" w:date="2020-02-25T15:02:00Z">
        <w:r w:rsidR="009B1B60">
          <w:rPr>
            <w:rFonts w:ascii="Times New Roman" w:hAnsi="Times New Roman" w:cs="Times New Roman"/>
            <w:sz w:val="28"/>
            <w:szCs w:val="28"/>
          </w:rPr>
          <w:t>)</w:t>
        </w:r>
      </w:ins>
      <w:ins w:id="686" w:author="Александр Гордеев" w:date="2020-02-26T11:00:00Z">
        <w:r w:rsidR="001F6A64">
          <w:rPr>
            <w:rFonts w:ascii="Times New Roman" w:hAnsi="Times New Roman" w:cs="Times New Roman"/>
            <w:sz w:val="28"/>
            <w:szCs w:val="28"/>
          </w:rPr>
          <w:t xml:space="preserve">. </w:t>
        </w:r>
      </w:ins>
      <w:ins w:id="687" w:author="Александр Гордеев" w:date="2020-02-26T11:01:00Z">
        <w:r w:rsidR="001F6A64">
          <w:rPr>
            <w:rFonts w:ascii="Times New Roman" w:hAnsi="Times New Roman" w:cs="Times New Roman"/>
            <w:sz w:val="28"/>
            <w:szCs w:val="28"/>
          </w:rPr>
          <w:t xml:space="preserve">Компании данного сектора предоставляют широкий спектр финансовых услуг </w:t>
        </w:r>
      </w:ins>
      <w:ins w:id="688" w:author="Александр Гордеев" w:date="2020-02-26T11:02:00Z">
        <w:r w:rsidR="001F6A64">
          <w:rPr>
            <w:rFonts w:ascii="Times New Roman" w:hAnsi="Times New Roman" w:cs="Times New Roman"/>
            <w:sz w:val="28"/>
            <w:szCs w:val="28"/>
          </w:rPr>
          <w:t>компаниям иных отраслей.</w:t>
        </w:r>
      </w:ins>
    </w:p>
    <w:p w14:paraId="2D5F0701" w14:textId="06A051CD" w:rsidR="00092BDD" w:rsidRPr="00226E05" w:rsidRDefault="009B1B60">
      <w:pPr>
        <w:pStyle w:val="aa"/>
        <w:numPr>
          <w:ilvl w:val="0"/>
          <w:numId w:val="1"/>
        </w:numPr>
        <w:spacing w:after="0" w:line="360" w:lineRule="auto"/>
        <w:ind w:left="0" w:firstLine="360"/>
        <w:jc w:val="both"/>
        <w:rPr>
          <w:ins w:id="689" w:author="Александр Гордеев" w:date="2020-02-25T15:01:00Z"/>
          <w:rFonts w:ascii="Times New Roman" w:hAnsi="Times New Roman" w:cs="Times New Roman"/>
          <w:sz w:val="28"/>
          <w:szCs w:val="28"/>
        </w:rPr>
        <w:pPrChange w:id="690" w:author="Александр Гордеев" w:date="2020-02-25T15:12:00Z">
          <w:pPr>
            <w:pStyle w:val="aa"/>
            <w:numPr>
              <w:numId w:val="1"/>
            </w:numPr>
            <w:spacing w:after="0" w:line="360" w:lineRule="auto"/>
            <w:ind w:left="1080" w:hanging="360"/>
            <w:jc w:val="both"/>
          </w:pPr>
        </w:pPrChange>
      </w:pPr>
      <w:ins w:id="691" w:author="Александр Гордеев" w:date="2020-02-25T15:03:00Z">
        <w:r w:rsidRPr="00226E05">
          <w:rPr>
            <w:rFonts w:ascii="Times New Roman" w:hAnsi="Times New Roman" w:cs="Times New Roman"/>
            <w:sz w:val="28"/>
            <w:szCs w:val="28"/>
          </w:rPr>
          <w:t xml:space="preserve"> </w:t>
        </w:r>
      </w:ins>
      <w:ins w:id="692" w:author="Александр Гордеев" w:date="2020-02-26T11:02:00Z">
        <w:r w:rsidR="001F6A64" w:rsidRPr="009B1B60">
          <w:rPr>
            <w:rFonts w:ascii="Times New Roman" w:hAnsi="Times New Roman" w:cs="Times New Roman"/>
            <w:sz w:val="28"/>
            <w:szCs w:val="28"/>
          </w:rPr>
          <w:t>Сектор</w:t>
        </w:r>
        <w:r w:rsidR="001F6A64" w:rsidRPr="00226E05">
          <w:rPr>
            <w:rFonts w:ascii="Times New Roman" w:hAnsi="Times New Roman" w:cs="Times New Roman"/>
            <w:sz w:val="28"/>
            <w:szCs w:val="28"/>
          </w:rPr>
          <w:t xml:space="preserve"> </w:t>
        </w:r>
      </w:ins>
      <w:ins w:id="693" w:author="Александр Гордеев" w:date="2020-02-26T11:14:00Z">
        <w:r w:rsidR="00226E05">
          <w:rPr>
            <w:rFonts w:ascii="Times New Roman" w:hAnsi="Times New Roman" w:cs="Times New Roman"/>
            <w:sz w:val="28"/>
            <w:szCs w:val="28"/>
          </w:rPr>
          <w:t xml:space="preserve">информационных </w:t>
        </w:r>
      </w:ins>
      <w:ins w:id="694" w:author="Александр Гордеев" w:date="2020-02-26T11:02:00Z">
        <w:r w:rsidR="001F6A64" w:rsidRPr="009B1B60">
          <w:rPr>
            <w:rFonts w:ascii="Times New Roman" w:hAnsi="Times New Roman" w:cs="Times New Roman"/>
            <w:sz w:val="28"/>
            <w:szCs w:val="28"/>
          </w:rPr>
          <w:t>технологий</w:t>
        </w:r>
        <w:r w:rsidR="001F6A64" w:rsidRPr="00226E05">
          <w:rPr>
            <w:rFonts w:ascii="Times New Roman" w:hAnsi="Times New Roman" w:cs="Times New Roman"/>
            <w:sz w:val="28"/>
            <w:szCs w:val="28"/>
          </w:rPr>
          <w:t xml:space="preserve"> </w:t>
        </w:r>
      </w:ins>
      <w:ins w:id="695" w:author="Александр Гордеев" w:date="2020-02-25T15:03:00Z">
        <w:r w:rsidRPr="00226E05">
          <w:rPr>
            <w:rFonts w:ascii="Times New Roman" w:hAnsi="Times New Roman" w:cs="Times New Roman"/>
            <w:sz w:val="28"/>
            <w:szCs w:val="28"/>
          </w:rPr>
          <w:t>(</w:t>
        </w:r>
      </w:ins>
      <w:ins w:id="696" w:author="Александр Гордеев" w:date="2020-02-26T11:02:00Z">
        <w:r w:rsidR="001F6A64" w:rsidRPr="00226E05">
          <w:rPr>
            <w:rFonts w:ascii="Times New Roman" w:hAnsi="Times New Roman" w:cs="Times New Roman"/>
            <w:sz w:val="28"/>
            <w:szCs w:val="28"/>
            <w:lang w:val="en-US"/>
            <w:rPrChange w:id="697" w:author="Александр Гордеев" w:date="2020-02-26T11:12:00Z">
              <w:rPr>
                <w:rFonts w:ascii="Times New Roman" w:hAnsi="Times New Roman" w:cs="Times New Roman"/>
                <w:sz w:val="28"/>
                <w:szCs w:val="28"/>
              </w:rPr>
            </w:rPrChange>
          </w:rPr>
          <w:t>Information</w:t>
        </w:r>
        <w:r w:rsidR="001F6A64" w:rsidRPr="00226E05">
          <w:rPr>
            <w:rFonts w:ascii="Times New Roman" w:hAnsi="Times New Roman" w:cs="Times New Roman"/>
            <w:sz w:val="28"/>
            <w:szCs w:val="28"/>
          </w:rPr>
          <w:t xml:space="preserve"> </w:t>
        </w:r>
        <w:r w:rsidR="001F6A64" w:rsidRPr="00226E05">
          <w:rPr>
            <w:rFonts w:ascii="Times New Roman" w:hAnsi="Times New Roman" w:cs="Times New Roman"/>
            <w:sz w:val="28"/>
            <w:szCs w:val="28"/>
            <w:lang w:val="en-US"/>
            <w:rPrChange w:id="698" w:author="Александр Гордеев" w:date="2020-02-26T11:12:00Z">
              <w:rPr>
                <w:rFonts w:ascii="Times New Roman" w:hAnsi="Times New Roman" w:cs="Times New Roman"/>
                <w:sz w:val="28"/>
                <w:szCs w:val="28"/>
              </w:rPr>
            </w:rPrChange>
          </w:rPr>
          <w:t>Technology</w:t>
        </w:r>
      </w:ins>
      <w:ins w:id="699" w:author="Александр Гордеев" w:date="2020-02-25T15:03:00Z">
        <w:r w:rsidRPr="00226E05">
          <w:rPr>
            <w:rFonts w:ascii="Times New Roman" w:hAnsi="Times New Roman" w:cs="Times New Roman"/>
            <w:sz w:val="28"/>
            <w:szCs w:val="28"/>
          </w:rPr>
          <w:t>)</w:t>
        </w:r>
      </w:ins>
      <w:ins w:id="700" w:author="Александр Гордеев" w:date="2020-02-26T11:12:00Z">
        <w:r w:rsidR="00226E05" w:rsidRPr="00226E05">
          <w:rPr>
            <w:rFonts w:ascii="Times New Roman" w:hAnsi="Times New Roman" w:cs="Times New Roman"/>
            <w:sz w:val="28"/>
            <w:szCs w:val="28"/>
          </w:rPr>
          <w:t xml:space="preserve">. </w:t>
        </w:r>
        <w:r w:rsidR="00226E05">
          <w:rPr>
            <w:rFonts w:ascii="Times New Roman" w:hAnsi="Times New Roman" w:cs="Times New Roman"/>
            <w:sz w:val="28"/>
            <w:szCs w:val="28"/>
          </w:rPr>
          <w:t xml:space="preserve">Сектор информационных технологий состоит из компаний, которые предоставляют программное </w:t>
        </w:r>
      </w:ins>
      <w:ins w:id="701" w:author="Александр Гордеев" w:date="2020-02-26T11:13:00Z">
        <w:r w:rsidR="00226E05">
          <w:rPr>
            <w:rFonts w:ascii="Times New Roman" w:hAnsi="Times New Roman" w:cs="Times New Roman"/>
            <w:sz w:val="28"/>
            <w:szCs w:val="28"/>
          </w:rPr>
          <w:t>обеспечение, аппаратное или полупроводниковое оборудование.</w:t>
        </w:r>
      </w:ins>
    </w:p>
    <w:p w14:paraId="39FDFFFA" w14:textId="6FDC6CCA" w:rsidR="00092BDD" w:rsidRPr="00226E05" w:rsidRDefault="00226E05">
      <w:pPr>
        <w:pStyle w:val="aa"/>
        <w:numPr>
          <w:ilvl w:val="0"/>
          <w:numId w:val="1"/>
        </w:numPr>
        <w:spacing w:after="0" w:line="360" w:lineRule="auto"/>
        <w:ind w:left="0" w:firstLine="360"/>
        <w:jc w:val="both"/>
        <w:rPr>
          <w:ins w:id="702" w:author="Александр Гордеев" w:date="2020-02-25T15:01:00Z"/>
          <w:rFonts w:ascii="Times New Roman" w:hAnsi="Times New Roman" w:cs="Times New Roman"/>
          <w:sz w:val="28"/>
          <w:szCs w:val="28"/>
        </w:rPr>
        <w:pPrChange w:id="703" w:author="Александр Гордеев" w:date="2020-02-25T15:12:00Z">
          <w:pPr>
            <w:pStyle w:val="aa"/>
            <w:numPr>
              <w:numId w:val="1"/>
            </w:numPr>
            <w:spacing w:after="0" w:line="360" w:lineRule="auto"/>
            <w:ind w:left="1080" w:hanging="360"/>
            <w:jc w:val="both"/>
          </w:pPr>
        </w:pPrChange>
      </w:pPr>
      <w:ins w:id="704" w:author="Александр Гордеев" w:date="2020-02-26T11:13:00Z">
        <w:r>
          <w:rPr>
            <w:rFonts w:ascii="Times New Roman" w:hAnsi="Times New Roman" w:cs="Times New Roman"/>
            <w:sz w:val="28"/>
            <w:szCs w:val="28"/>
          </w:rPr>
          <w:t>Сектор</w:t>
        </w:r>
        <w:r w:rsidRPr="008A7B1A">
          <w:rPr>
            <w:rFonts w:ascii="Times New Roman" w:hAnsi="Times New Roman" w:cs="Times New Roman"/>
            <w:sz w:val="28"/>
            <w:szCs w:val="28"/>
            <w:lang w:val="en-US"/>
          </w:rPr>
          <w:t xml:space="preserve"> </w:t>
        </w:r>
        <w:r>
          <w:rPr>
            <w:rFonts w:ascii="Times New Roman" w:hAnsi="Times New Roman" w:cs="Times New Roman"/>
            <w:sz w:val="28"/>
            <w:szCs w:val="28"/>
          </w:rPr>
          <w:t>у</w:t>
        </w:r>
        <w:r w:rsidRPr="009B1B60">
          <w:rPr>
            <w:rFonts w:ascii="Times New Roman" w:hAnsi="Times New Roman" w:cs="Times New Roman"/>
            <w:sz w:val="28"/>
            <w:szCs w:val="28"/>
          </w:rPr>
          <w:t>слуг</w:t>
        </w:r>
        <w:r w:rsidRPr="008A7B1A">
          <w:rPr>
            <w:rFonts w:ascii="Times New Roman" w:hAnsi="Times New Roman" w:cs="Times New Roman"/>
            <w:sz w:val="28"/>
            <w:szCs w:val="28"/>
            <w:lang w:val="en-US"/>
          </w:rPr>
          <w:t xml:space="preserve"> </w:t>
        </w:r>
        <w:r w:rsidRPr="009B1B60">
          <w:rPr>
            <w:rFonts w:ascii="Times New Roman" w:hAnsi="Times New Roman" w:cs="Times New Roman"/>
            <w:sz w:val="28"/>
            <w:szCs w:val="28"/>
          </w:rPr>
          <w:t>связи</w:t>
        </w:r>
        <w:r w:rsidRPr="009B1B60">
          <w:rPr>
            <w:rFonts w:ascii="Times New Roman" w:hAnsi="Times New Roman" w:cs="Times New Roman"/>
            <w:sz w:val="28"/>
            <w:szCs w:val="28"/>
            <w:lang w:val="en-US"/>
          </w:rPr>
          <w:t xml:space="preserve"> </w:t>
        </w:r>
      </w:ins>
      <w:ins w:id="705" w:author="Александр Гордеев" w:date="2020-02-25T15:06:00Z">
        <w:r w:rsidR="009B1B60" w:rsidRPr="009B1B60">
          <w:rPr>
            <w:rFonts w:ascii="Times New Roman" w:hAnsi="Times New Roman" w:cs="Times New Roman"/>
            <w:sz w:val="28"/>
            <w:szCs w:val="28"/>
            <w:lang w:val="en-US"/>
            <w:rPrChange w:id="706" w:author="Александр Гордеев" w:date="2020-02-25T15:06:00Z">
              <w:rPr>
                <w:rFonts w:ascii="Times New Roman" w:hAnsi="Times New Roman" w:cs="Times New Roman"/>
                <w:sz w:val="28"/>
                <w:szCs w:val="28"/>
              </w:rPr>
            </w:rPrChange>
          </w:rPr>
          <w:t>(</w:t>
        </w:r>
      </w:ins>
      <w:ins w:id="707" w:author="Александр Гордеев" w:date="2020-02-26T11:14:00Z">
        <w:r w:rsidRPr="008A7B1A">
          <w:rPr>
            <w:rFonts w:ascii="Times New Roman" w:hAnsi="Times New Roman" w:cs="Times New Roman"/>
            <w:sz w:val="28"/>
            <w:szCs w:val="28"/>
            <w:lang w:val="en-US"/>
          </w:rPr>
          <w:t>Communication Services</w:t>
        </w:r>
      </w:ins>
      <w:ins w:id="708" w:author="Александр Гордеев" w:date="2020-02-25T15:06:00Z">
        <w:r w:rsidR="009B1B60" w:rsidRPr="009B1B60">
          <w:rPr>
            <w:rFonts w:ascii="Times New Roman" w:hAnsi="Times New Roman" w:cs="Times New Roman"/>
            <w:sz w:val="28"/>
            <w:szCs w:val="28"/>
            <w:lang w:val="en-US"/>
            <w:rPrChange w:id="709" w:author="Александр Гордеев" w:date="2020-02-25T15:06:00Z">
              <w:rPr>
                <w:rFonts w:ascii="Times New Roman" w:hAnsi="Times New Roman" w:cs="Times New Roman"/>
                <w:sz w:val="28"/>
                <w:szCs w:val="28"/>
              </w:rPr>
            </w:rPrChange>
          </w:rPr>
          <w:t>)</w:t>
        </w:r>
      </w:ins>
      <w:ins w:id="710" w:author="Александр Гордеев" w:date="2020-02-26T11:14:00Z">
        <w:r w:rsidRPr="00226E05">
          <w:rPr>
            <w:rFonts w:ascii="Times New Roman" w:hAnsi="Times New Roman" w:cs="Times New Roman"/>
            <w:sz w:val="28"/>
            <w:szCs w:val="28"/>
            <w:lang w:val="en-US"/>
            <w:rPrChange w:id="711" w:author="Александр Гордеев" w:date="2020-02-26T11:14:00Z">
              <w:rPr>
                <w:rFonts w:ascii="Times New Roman" w:hAnsi="Times New Roman" w:cs="Times New Roman"/>
                <w:sz w:val="28"/>
                <w:szCs w:val="28"/>
              </w:rPr>
            </w:rPrChange>
          </w:rPr>
          <w:t>.</w:t>
        </w:r>
      </w:ins>
      <w:ins w:id="712" w:author="Александр Гордеев" w:date="2020-02-26T11:16:00Z">
        <w:r w:rsidRPr="00226E05">
          <w:rPr>
            <w:rFonts w:ascii="Times New Roman" w:hAnsi="Times New Roman" w:cs="Times New Roman"/>
            <w:sz w:val="28"/>
            <w:szCs w:val="28"/>
            <w:lang w:val="en-US"/>
            <w:rPrChange w:id="713" w:author="Александр Гордеев" w:date="2020-02-26T11:16:00Z">
              <w:rPr>
                <w:rFonts w:ascii="Times New Roman" w:hAnsi="Times New Roman" w:cs="Times New Roman"/>
                <w:sz w:val="28"/>
                <w:szCs w:val="28"/>
              </w:rPr>
            </w:rPrChange>
          </w:rPr>
          <w:t xml:space="preserve"> </w:t>
        </w:r>
        <w:r>
          <w:rPr>
            <w:rFonts w:ascii="Times New Roman" w:hAnsi="Times New Roman" w:cs="Times New Roman"/>
            <w:sz w:val="28"/>
            <w:szCs w:val="28"/>
          </w:rPr>
          <w:t xml:space="preserve">Компании данного сектора предоставляют </w:t>
        </w:r>
      </w:ins>
      <w:ins w:id="714" w:author="Александр Гордеев" w:date="2020-02-26T11:17:00Z">
        <w:r>
          <w:rPr>
            <w:rFonts w:ascii="Times New Roman" w:hAnsi="Times New Roman" w:cs="Times New Roman"/>
            <w:sz w:val="28"/>
            <w:szCs w:val="28"/>
          </w:rPr>
          <w:t>весь спектр услуг, связанных с интернетом</w:t>
        </w:r>
      </w:ins>
      <w:ins w:id="715" w:author="Александр Гордеев" w:date="2020-02-26T11:18:00Z">
        <w:r>
          <w:rPr>
            <w:rFonts w:ascii="Times New Roman" w:hAnsi="Times New Roman" w:cs="Times New Roman"/>
            <w:sz w:val="28"/>
            <w:szCs w:val="28"/>
          </w:rPr>
          <w:t xml:space="preserve"> и навигацией.</w:t>
        </w:r>
      </w:ins>
    </w:p>
    <w:p w14:paraId="698BBF1C" w14:textId="0BA45B8C" w:rsidR="009B1B60" w:rsidRPr="009B1B60" w:rsidRDefault="00092BDD">
      <w:pPr>
        <w:pStyle w:val="aa"/>
        <w:numPr>
          <w:ilvl w:val="0"/>
          <w:numId w:val="1"/>
        </w:numPr>
        <w:spacing w:after="0" w:line="360" w:lineRule="auto"/>
        <w:ind w:left="0" w:firstLine="360"/>
        <w:rPr>
          <w:ins w:id="716" w:author="Александр Гордеев" w:date="2020-02-25T15:09:00Z"/>
          <w:rFonts w:ascii="Times New Roman" w:hAnsi="Times New Roman" w:cs="Times New Roman"/>
          <w:sz w:val="28"/>
          <w:szCs w:val="28"/>
          <w:rPrChange w:id="717" w:author="Александр Гордеев" w:date="2020-02-25T15:09:00Z">
            <w:rPr>
              <w:ins w:id="718" w:author="Александр Гордеев" w:date="2020-02-25T15:09:00Z"/>
            </w:rPr>
          </w:rPrChange>
        </w:rPr>
        <w:pPrChange w:id="719" w:author="Александр Гордеев" w:date="2020-02-25T15:12:00Z">
          <w:pPr>
            <w:pStyle w:val="aa"/>
          </w:pPr>
        </w:pPrChange>
      </w:pPr>
      <w:proofErr w:type="spellStart"/>
      <w:ins w:id="720" w:author="Александр Гордеев" w:date="2020-02-25T15:02:00Z">
        <w:r w:rsidRPr="009B1B60">
          <w:rPr>
            <w:rFonts w:ascii="Times New Roman" w:hAnsi="Times New Roman" w:cs="Times New Roman"/>
            <w:sz w:val="28"/>
            <w:szCs w:val="28"/>
            <w:rPrChange w:id="721" w:author="Александр Гордеев" w:date="2020-02-25T15:09:00Z">
              <w:rPr/>
            </w:rPrChange>
          </w:rPr>
          <w:t>Utilities</w:t>
        </w:r>
      </w:ins>
      <w:proofErr w:type="spellEnd"/>
      <w:ins w:id="722" w:author="Александр Гордеев" w:date="2020-02-25T15:05:00Z">
        <w:r w:rsidR="009B1B60" w:rsidRPr="009B1B60">
          <w:rPr>
            <w:rFonts w:ascii="Times New Roman" w:hAnsi="Times New Roman" w:cs="Times New Roman"/>
            <w:sz w:val="28"/>
            <w:szCs w:val="28"/>
            <w:rPrChange w:id="723" w:author="Александр Гордеев" w:date="2020-02-25T15:09:00Z">
              <w:rPr/>
            </w:rPrChange>
          </w:rPr>
          <w:t xml:space="preserve"> (Сектор коммунальных услуг)</w:t>
        </w:r>
      </w:ins>
      <w:ins w:id="724" w:author="Александр Гордеев" w:date="2020-02-26T11:18:00Z">
        <w:r w:rsidR="00226E05">
          <w:rPr>
            <w:rFonts w:ascii="Times New Roman" w:hAnsi="Times New Roman" w:cs="Times New Roman"/>
            <w:sz w:val="28"/>
            <w:szCs w:val="28"/>
          </w:rPr>
          <w:t>. Компании да</w:t>
        </w:r>
      </w:ins>
      <w:ins w:id="725" w:author="Александр Гордеев" w:date="2020-02-26T11:19:00Z">
        <w:r w:rsidR="00226E05">
          <w:rPr>
            <w:rFonts w:ascii="Times New Roman" w:hAnsi="Times New Roman" w:cs="Times New Roman"/>
            <w:sz w:val="28"/>
            <w:szCs w:val="28"/>
          </w:rPr>
          <w:t xml:space="preserve">нного сектора предоставляют доступ к основным удобствам, таким как вода, канализация, </w:t>
        </w:r>
      </w:ins>
      <w:ins w:id="726" w:author="Александр Гордеев" w:date="2020-02-26T11:20:00Z">
        <w:r w:rsidR="00226E05">
          <w:rPr>
            <w:rFonts w:ascii="Times New Roman" w:hAnsi="Times New Roman" w:cs="Times New Roman"/>
            <w:sz w:val="28"/>
            <w:szCs w:val="28"/>
          </w:rPr>
          <w:t>электричество и другим.</w:t>
        </w:r>
      </w:ins>
    </w:p>
    <w:p w14:paraId="0CC562BF" w14:textId="53E2AC25" w:rsidR="000B35DF" w:rsidRPr="009B1B60" w:rsidDel="009F098A" w:rsidRDefault="00651AF1">
      <w:pPr>
        <w:pStyle w:val="aa"/>
        <w:numPr>
          <w:ilvl w:val="0"/>
          <w:numId w:val="1"/>
        </w:numPr>
        <w:spacing w:after="0" w:line="360" w:lineRule="auto"/>
        <w:ind w:left="0" w:firstLine="360"/>
        <w:rPr>
          <w:del w:id="727" w:author="Александр Гордеев" w:date="2020-02-25T14:47:00Z"/>
          <w:rFonts w:ascii="Times New Roman" w:hAnsi="Times New Roman" w:cs="Times New Roman"/>
          <w:sz w:val="28"/>
          <w:szCs w:val="28"/>
          <w:rPrChange w:id="728" w:author="Александр Гордеев" w:date="2020-02-25T15:09:00Z">
            <w:rPr>
              <w:del w:id="729" w:author="Александр Гордеев" w:date="2020-02-25T14:47:00Z"/>
            </w:rPr>
          </w:rPrChange>
        </w:rPr>
        <w:pPrChange w:id="730" w:author="Александр Гордеев" w:date="2020-02-25T15:12:00Z">
          <w:pPr>
            <w:spacing w:after="0" w:line="360" w:lineRule="auto"/>
            <w:ind w:firstLine="720"/>
            <w:jc w:val="both"/>
          </w:pPr>
        </w:pPrChange>
      </w:pPr>
      <w:ins w:id="731" w:author="Александр Гордеев" w:date="2020-02-26T11:26:00Z">
        <w:r w:rsidRPr="008A7B1A">
          <w:rPr>
            <w:rFonts w:ascii="Times New Roman" w:hAnsi="Times New Roman" w:cs="Times New Roman"/>
            <w:sz w:val="28"/>
            <w:szCs w:val="28"/>
          </w:rPr>
          <w:lastRenderedPageBreak/>
          <w:t>Сектор недвижимости</w:t>
        </w:r>
        <w:r w:rsidRPr="009B1B60">
          <w:rPr>
            <w:rFonts w:ascii="Times New Roman" w:hAnsi="Times New Roman" w:cs="Times New Roman"/>
            <w:sz w:val="28"/>
            <w:szCs w:val="28"/>
          </w:rPr>
          <w:t xml:space="preserve"> </w:t>
        </w:r>
      </w:ins>
      <w:ins w:id="732" w:author="Александр Гордеев" w:date="2020-02-25T15:06:00Z">
        <w:r w:rsidR="009B1B60" w:rsidRPr="009B1B60">
          <w:rPr>
            <w:rFonts w:ascii="Times New Roman" w:hAnsi="Times New Roman" w:cs="Times New Roman"/>
            <w:sz w:val="28"/>
            <w:szCs w:val="28"/>
            <w:rPrChange w:id="733" w:author="Александр Гордеев" w:date="2020-02-25T15:09:00Z">
              <w:rPr/>
            </w:rPrChange>
          </w:rPr>
          <w:t>(</w:t>
        </w:r>
      </w:ins>
      <w:proofErr w:type="spellStart"/>
      <w:ins w:id="734" w:author="Александр Гордеев" w:date="2020-02-26T11:26:00Z">
        <w:r w:rsidRPr="008A7B1A">
          <w:rPr>
            <w:rFonts w:ascii="Times New Roman" w:hAnsi="Times New Roman" w:cs="Times New Roman"/>
            <w:sz w:val="28"/>
            <w:szCs w:val="28"/>
          </w:rPr>
          <w:t>Real</w:t>
        </w:r>
        <w:proofErr w:type="spellEnd"/>
        <w:r w:rsidRPr="008A7B1A">
          <w:rPr>
            <w:rFonts w:ascii="Times New Roman" w:hAnsi="Times New Roman" w:cs="Times New Roman"/>
            <w:sz w:val="28"/>
            <w:szCs w:val="28"/>
          </w:rPr>
          <w:t xml:space="preserve"> </w:t>
        </w:r>
        <w:proofErr w:type="spellStart"/>
        <w:r w:rsidRPr="008A7B1A">
          <w:rPr>
            <w:rFonts w:ascii="Times New Roman" w:hAnsi="Times New Roman" w:cs="Times New Roman"/>
            <w:sz w:val="28"/>
            <w:szCs w:val="28"/>
          </w:rPr>
          <w:t>Estate</w:t>
        </w:r>
      </w:ins>
      <w:proofErr w:type="spellEnd"/>
      <w:ins w:id="735" w:author="Александр Гордеев" w:date="2020-02-25T15:06:00Z">
        <w:r w:rsidR="009B1B60" w:rsidRPr="009B1B60">
          <w:rPr>
            <w:rFonts w:ascii="Times New Roman" w:hAnsi="Times New Roman" w:cs="Times New Roman"/>
            <w:sz w:val="28"/>
            <w:szCs w:val="28"/>
            <w:rPrChange w:id="736" w:author="Александр Гордеев" w:date="2020-02-25T15:09:00Z">
              <w:rPr/>
            </w:rPrChange>
          </w:rPr>
          <w:t>)</w:t>
        </w:r>
      </w:ins>
      <w:ins w:id="737" w:author="Александр Гордеев" w:date="2020-02-26T08:51:00Z">
        <w:r w:rsidR="00D15EB0">
          <w:rPr>
            <w:rFonts w:ascii="Times New Roman" w:hAnsi="Times New Roman" w:cs="Times New Roman"/>
            <w:sz w:val="28"/>
            <w:szCs w:val="28"/>
          </w:rPr>
          <w:t xml:space="preserve">. </w:t>
        </w:r>
      </w:ins>
      <w:ins w:id="738" w:author="Александр Гордеев" w:date="2020-02-26T11:22:00Z">
        <w:r w:rsidR="00226E05">
          <w:rPr>
            <w:rFonts w:ascii="Times New Roman" w:hAnsi="Times New Roman" w:cs="Times New Roman"/>
            <w:sz w:val="28"/>
            <w:szCs w:val="28"/>
          </w:rPr>
          <w:t xml:space="preserve">До 2011 </w:t>
        </w:r>
        <w:r>
          <w:rPr>
            <w:rFonts w:ascii="Times New Roman" w:hAnsi="Times New Roman" w:cs="Times New Roman"/>
            <w:sz w:val="28"/>
            <w:szCs w:val="28"/>
          </w:rPr>
          <w:t xml:space="preserve">года данный сектор был частью финансового сектора. </w:t>
        </w:r>
      </w:ins>
      <w:ins w:id="739" w:author="Александр Гордеев" w:date="2020-02-26T11:30:00Z">
        <w:r>
          <w:rPr>
            <w:rFonts w:ascii="Times New Roman" w:hAnsi="Times New Roman" w:cs="Times New Roman"/>
            <w:sz w:val="28"/>
            <w:szCs w:val="28"/>
          </w:rPr>
          <w:t>Основными сегментами данного сектора являются жилая</w:t>
        </w:r>
      </w:ins>
      <w:ins w:id="740" w:author="Александр Гордеев" w:date="2020-02-26T11:32:00Z">
        <w:r>
          <w:rPr>
            <w:rFonts w:ascii="Times New Roman" w:hAnsi="Times New Roman" w:cs="Times New Roman"/>
            <w:sz w:val="28"/>
            <w:szCs w:val="28"/>
          </w:rPr>
          <w:t xml:space="preserve"> недвижимость</w:t>
        </w:r>
      </w:ins>
      <w:ins w:id="741" w:author="Александр Гордеев" w:date="2020-02-26T11:30:00Z">
        <w:r>
          <w:rPr>
            <w:rFonts w:ascii="Times New Roman" w:hAnsi="Times New Roman" w:cs="Times New Roman"/>
            <w:sz w:val="28"/>
            <w:szCs w:val="28"/>
          </w:rPr>
          <w:t xml:space="preserve">, коммерческая </w:t>
        </w:r>
      </w:ins>
      <w:ins w:id="742" w:author="Александр Гордеев" w:date="2020-02-26T11:32:00Z">
        <w:r>
          <w:rPr>
            <w:rFonts w:ascii="Times New Roman" w:hAnsi="Times New Roman" w:cs="Times New Roman"/>
            <w:sz w:val="28"/>
            <w:szCs w:val="28"/>
          </w:rPr>
          <w:t xml:space="preserve">недвижимость </w:t>
        </w:r>
      </w:ins>
      <w:ins w:id="743" w:author="Александр Гордеев" w:date="2020-02-26T11:30:00Z">
        <w:r>
          <w:rPr>
            <w:rFonts w:ascii="Times New Roman" w:hAnsi="Times New Roman" w:cs="Times New Roman"/>
            <w:sz w:val="28"/>
            <w:szCs w:val="28"/>
          </w:rPr>
          <w:t>и промышленная</w:t>
        </w:r>
      </w:ins>
      <w:ins w:id="744" w:author="Александр Гордеев" w:date="2020-02-26T11:32:00Z">
        <w:r w:rsidRPr="00651AF1">
          <w:rPr>
            <w:rFonts w:ascii="Times New Roman" w:hAnsi="Times New Roman" w:cs="Times New Roman"/>
            <w:sz w:val="28"/>
            <w:szCs w:val="28"/>
          </w:rPr>
          <w:t xml:space="preserve"> </w:t>
        </w:r>
        <w:r>
          <w:rPr>
            <w:rFonts w:ascii="Times New Roman" w:hAnsi="Times New Roman" w:cs="Times New Roman"/>
            <w:sz w:val="28"/>
            <w:szCs w:val="28"/>
          </w:rPr>
          <w:t>недвижимость</w:t>
        </w:r>
      </w:ins>
      <w:ins w:id="745" w:author="Александр Гордеев" w:date="2020-02-26T11:26:00Z">
        <w:r>
          <w:rPr>
            <w:rFonts w:ascii="Times New Roman" w:hAnsi="Times New Roman" w:cs="Times New Roman"/>
            <w:sz w:val="28"/>
            <w:szCs w:val="28"/>
          </w:rPr>
          <w:t>.</w:t>
        </w:r>
      </w:ins>
      <w:ins w:id="746" w:author="Александр Гордеев" w:date="2020-02-26T11:32:00Z">
        <w:r>
          <w:rPr>
            <w:rFonts w:ascii="Times New Roman" w:hAnsi="Times New Roman" w:cs="Times New Roman"/>
            <w:sz w:val="28"/>
            <w:szCs w:val="28"/>
          </w:rPr>
          <w:t xml:space="preserve"> Эти три сегмента </w:t>
        </w:r>
        <w:r w:rsidR="00D0607C">
          <w:rPr>
            <w:rFonts w:ascii="Times New Roman" w:hAnsi="Times New Roman" w:cs="Times New Roman"/>
            <w:sz w:val="28"/>
            <w:szCs w:val="28"/>
          </w:rPr>
          <w:t xml:space="preserve">представлены </w:t>
        </w:r>
      </w:ins>
      <w:ins w:id="747" w:author="Александр Гордеев" w:date="2020-02-26T11:33:00Z">
        <w:r w:rsidR="00D0607C">
          <w:rPr>
            <w:rFonts w:ascii="Times New Roman" w:hAnsi="Times New Roman" w:cs="Times New Roman"/>
            <w:sz w:val="28"/>
            <w:szCs w:val="28"/>
          </w:rPr>
          <w:t>публично торгуемыми инвестиционными фондами недвижимости</w:t>
        </w:r>
      </w:ins>
      <w:ins w:id="748" w:author="Александр Гордеев" w:date="2020-02-26T11:34:00Z">
        <w:r w:rsidR="00D0607C">
          <w:rPr>
            <w:rFonts w:ascii="Times New Roman" w:hAnsi="Times New Roman" w:cs="Times New Roman"/>
            <w:sz w:val="28"/>
            <w:szCs w:val="28"/>
          </w:rPr>
          <w:t xml:space="preserve"> (</w:t>
        </w:r>
        <w:proofErr w:type="spellStart"/>
        <w:r w:rsidR="00D0607C" w:rsidRPr="00D0607C">
          <w:rPr>
            <w:rFonts w:ascii="Arial" w:hAnsi="Arial" w:cs="Arial"/>
            <w:color w:val="111111"/>
            <w:sz w:val="26"/>
            <w:szCs w:val="26"/>
            <w:shd w:val="clear" w:color="auto" w:fill="FFFFFF"/>
          </w:rPr>
          <w:t>REITs</w:t>
        </w:r>
        <w:proofErr w:type="spellEnd"/>
        <w:r w:rsidR="00D0607C">
          <w:rPr>
            <w:rFonts w:ascii="Arial" w:hAnsi="Arial" w:cs="Arial"/>
            <w:color w:val="111111"/>
            <w:sz w:val="26"/>
            <w:szCs w:val="26"/>
            <w:shd w:val="clear" w:color="auto" w:fill="FFFFFF"/>
          </w:rPr>
          <w:t>)</w:t>
        </w:r>
        <w:r w:rsidR="00D0607C">
          <w:rPr>
            <w:rFonts w:ascii="Times New Roman" w:hAnsi="Times New Roman" w:cs="Times New Roman"/>
            <w:sz w:val="28"/>
            <w:szCs w:val="28"/>
          </w:rPr>
          <w:t>.</w:t>
        </w:r>
      </w:ins>
      <w:ins w:id="749" w:author="Александр Гордеев" w:date="2020-02-26T11:26:00Z">
        <w:r>
          <w:rPr>
            <w:rFonts w:ascii="Times New Roman" w:hAnsi="Times New Roman" w:cs="Times New Roman"/>
            <w:sz w:val="28"/>
            <w:szCs w:val="28"/>
          </w:rPr>
          <w:t xml:space="preserve"> </w:t>
        </w:r>
      </w:ins>
      <w:ins w:id="750" w:author="Александр Гордеев" w:date="2020-02-26T11:27:00Z">
        <w:r>
          <w:rPr>
            <w:rFonts w:ascii="Times New Roman" w:hAnsi="Times New Roman" w:cs="Times New Roman"/>
            <w:sz w:val="28"/>
            <w:szCs w:val="28"/>
          </w:rPr>
          <w:t>В рамках данной работы сектор</w:t>
        </w:r>
      </w:ins>
      <w:ins w:id="751" w:author="Александр Гордеев" w:date="2020-02-26T11:28:00Z">
        <w:r>
          <w:rPr>
            <w:rFonts w:ascii="Times New Roman" w:hAnsi="Times New Roman" w:cs="Times New Roman"/>
            <w:sz w:val="28"/>
            <w:szCs w:val="28"/>
          </w:rPr>
          <w:t xml:space="preserve"> недвижимости</w:t>
        </w:r>
      </w:ins>
      <w:ins w:id="752" w:author="Александр Гордеев" w:date="2020-02-26T11:27:00Z">
        <w:r>
          <w:rPr>
            <w:rFonts w:ascii="Times New Roman" w:hAnsi="Times New Roman" w:cs="Times New Roman"/>
            <w:sz w:val="28"/>
            <w:szCs w:val="28"/>
          </w:rPr>
          <w:t xml:space="preserve"> не будет отделяться от финансового сектора</w:t>
        </w:r>
      </w:ins>
      <w:ins w:id="753" w:author="Александр Гордеев" w:date="2020-02-26T11:35:00Z">
        <w:r w:rsidR="00D0607C">
          <w:rPr>
            <w:rFonts w:ascii="Times New Roman" w:hAnsi="Times New Roman" w:cs="Times New Roman"/>
            <w:sz w:val="28"/>
            <w:szCs w:val="28"/>
          </w:rPr>
          <w:t xml:space="preserve"> для обеспечения </w:t>
        </w:r>
      </w:ins>
      <w:ins w:id="754" w:author="Александр Гордеев" w:date="2020-02-26T11:36:00Z">
        <w:r w:rsidR="00D0607C">
          <w:rPr>
            <w:rFonts w:ascii="Times New Roman" w:hAnsi="Times New Roman" w:cs="Times New Roman"/>
            <w:sz w:val="28"/>
            <w:szCs w:val="28"/>
          </w:rPr>
          <w:t>однородности данных на разных временных горизо</w:t>
        </w:r>
      </w:ins>
      <w:ins w:id="755" w:author="Александр Гордеев" w:date="2020-02-26T11:37:00Z">
        <w:r w:rsidR="00D0607C">
          <w:rPr>
            <w:rFonts w:ascii="Times New Roman" w:hAnsi="Times New Roman" w:cs="Times New Roman"/>
            <w:sz w:val="28"/>
            <w:szCs w:val="28"/>
          </w:rPr>
          <w:t>нтах.</w:t>
        </w:r>
      </w:ins>
      <w:del w:id="756" w:author="Александр Гордеев" w:date="2020-02-25T14:36:00Z">
        <w:r w:rsidR="000B35DF" w:rsidRPr="009B1B60" w:rsidDel="00116E4B">
          <w:rPr>
            <w:rFonts w:ascii="Times New Roman" w:hAnsi="Times New Roman" w:cs="Times New Roman"/>
            <w:sz w:val="28"/>
            <w:szCs w:val="28"/>
            <w:rPrChange w:id="757" w:author="Александр Гордеев" w:date="2020-02-25T15:09:00Z">
              <w:rPr/>
            </w:rPrChange>
          </w:rPr>
          <w:delText xml:space="preserve"> </w:delText>
        </w:r>
      </w:del>
      <w:del w:id="758" w:author="Александр Гордеев" w:date="2020-02-25T14:47:00Z">
        <w:r w:rsidR="000B35DF" w:rsidRPr="009B1B60" w:rsidDel="009F098A">
          <w:rPr>
            <w:rFonts w:ascii="Times New Roman" w:hAnsi="Times New Roman" w:cs="Times New Roman"/>
            <w:b/>
            <w:bCs/>
            <w:sz w:val="28"/>
            <w:szCs w:val="28"/>
            <w:rPrChange w:id="759" w:author="Александр Гордеев" w:date="2020-02-25T15:09:00Z">
              <w:rPr/>
            </w:rPrChange>
          </w:rPr>
          <w:delText>разделены на сектора</w:delText>
        </w:r>
      </w:del>
    </w:p>
    <w:p w14:paraId="169A289F" w14:textId="77777777" w:rsidR="009F098A" w:rsidRPr="008B025F" w:rsidRDefault="009F098A">
      <w:pPr>
        <w:pStyle w:val="aa"/>
        <w:numPr>
          <w:ilvl w:val="0"/>
          <w:numId w:val="1"/>
        </w:numPr>
        <w:spacing w:after="0" w:line="360" w:lineRule="auto"/>
        <w:ind w:left="0" w:firstLine="360"/>
        <w:rPr>
          <w:ins w:id="760" w:author="Александр Гордеев" w:date="2020-02-25T14:47:00Z"/>
        </w:rPr>
        <w:pPrChange w:id="761" w:author="Александр Гордеев" w:date="2020-02-25T15:12:00Z">
          <w:pPr>
            <w:spacing w:line="360" w:lineRule="auto"/>
            <w:ind w:firstLine="567"/>
            <w:jc w:val="both"/>
          </w:pPr>
        </w:pPrChange>
      </w:pPr>
    </w:p>
    <w:p w14:paraId="6CE95188" w14:textId="5294D1EC" w:rsidR="000B35DF" w:rsidRDefault="000B35DF">
      <w:pPr>
        <w:spacing w:after="0" w:line="360" w:lineRule="auto"/>
        <w:ind w:firstLine="720"/>
        <w:jc w:val="both"/>
        <w:rPr>
          <w:rFonts w:ascii="Times New Roman" w:hAnsi="Times New Roman" w:cs="Times New Roman"/>
          <w:sz w:val="28"/>
          <w:szCs w:val="28"/>
        </w:rPr>
        <w:pPrChange w:id="762" w:author="Александр Гордеев" w:date="2020-02-25T14:34:00Z">
          <w:pPr>
            <w:spacing w:line="360" w:lineRule="auto"/>
            <w:ind w:firstLine="567"/>
            <w:jc w:val="both"/>
          </w:pPr>
        </w:pPrChange>
      </w:pPr>
      <w:r>
        <w:rPr>
          <w:rFonts w:ascii="Times New Roman" w:hAnsi="Times New Roman" w:cs="Times New Roman"/>
          <w:sz w:val="28"/>
          <w:szCs w:val="28"/>
        </w:rPr>
        <w:t xml:space="preserve">Анализируя долю значения индекса, которая приходится на </w:t>
      </w:r>
      <w:del w:id="763" w:author="Александр Гордеев" w:date="2020-02-25T14:43:00Z">
        <w:r w:rsidDel="009F098A">
          <w:rPr>
            <w:rFonts w:ascii="Times New Roman" w:hAnsi="Times New Roman" w:cs="Times New Roman"/>
            <w:sz w:val="28"/>
            <w:szCs w:val="28"/>
          </w:rPr>
          <w:delText>ту или иную</w:delText>
        </w:r>
      </w:del>
      <w:ins w:id="764" w:author="Александр Гордеев" w:date="2020-02-25T14:43:00Z">
        <w:r w:rsidR="009F098A">
          <w:rPr>
            <w:rFonts w:ascii="Times New Roman" w:hAnsi="Times New Roman" w:cs="Times New Roman"/>
            <w:sz w:val="28"/>
            <w:szCs w:val="28"/>
          </w:rPr>
          <w:t>каждый</w:t>
        </w:r>
      </w:ins>
      <w:r>
        <w:rPr>
          <w:rFonts w:ascii="Times New Roman" w:hAnsi="Times New Roman" w:cs="Times New Roman"/>
          <w:sz w:val="28"/>
          <w:szCs w:val="28"/>
        </w:rPr>
        <w:t xml:space="preserve"> </w:t>
      </w:r>
      <w:del w:id="765" w:author="Александр Гордеев" w:date="2020-02-25T14:42:00Z">
        <w:r w:rsidDel="009F098A">
          <w:rPr>
            <w:rFonts w:ascii="Times New Roman" w:hAnsi="Times New Roman" w:cs="Times New Roman"/>
            <w:sz w:val="28"/>
            <w:szCs w:val="28"/>
          </w:rPr>
          <w:delText xml:space="preserve">отрасль </w:delText>
        </w:r>
      </w:del>
      <w:ins w:id="766" w:author="Александр Гордеев" w:date="2020-02-25T14:42:00Z">
        <w:r w:rsidR="009F098A">
          <w:rPr>
            <w:rFonts w:ascii="Times New Roman" w:hAnsi="Times New Roman" w:cs="Times New Roman"/>
            <w:sz w:val="28"/>
            <w:szCs w:val="28"/>
          </w:rPr>
          <w:t xml:space="preserve">сектор </w:t>
        </w:r>
      </w:ins>
      <w:r>
        <w:rPr>
          <w:rFonts w:ascii="Times New Roman" w:hAnsi="Times New Roman" w:cs="Times New Roman"/>
          <w:sz w:val="28"/>
          <w:szCs w:val="28"/>
        </w:rPr>
        <w:t xml:space="preserve">экономики США, можно определить ключевые для определенного периода </w:t>
      </w:r>
      <w:del w:id="767" w:author="Александр Гордеев" w:date="2020-02-25T14:43:00Z">
        <w:r w:rsidDel="009F098A">
          <w:rPr>
            <w:rFonts w:ascii="Times New Roman" w:hAnsi="Times New Roman" w:cs="Times New Roman"/>
            <w:sz w:val="28"/>
            <w:szCs w:val="28"/>
          </w:rPr>
          <w:delText>отрасли</w:delText>
        </w:r>
      </w:del>
      <w:ins w:id="768" w:author="Александр Гордеев" w:date="2020-02-25T14:43:00Z">
        <w:r w:rsidR="009F098A">
          <w:rPr>
            <w:rFonts w:ascii="Times New Roman" w:hAnsi="Times New Roman" w:cs="Times New Roman"/>
            <w:sz w:val="28"/>
            <w:szCs w:val="28"/>
          </w:rPr>
          <w:t>сектора</w:t>
        </w:r>
      </w:ins>
      <w:r>
        <w:rPr>
          <w:rFonts w:ascii="Times New Roman" w:hAnsi="Times New Roman" w:cs="Times New Roman"/>
          <w:sz w:val="28"/>
          <w:szCs w:val="28"/>
        </w:rPr>
        <w:t xml:space="preserve">. Ниже представлена гистограмма, отражающая динамику изменения доли </w:t>
      </w:r>
      <w:del w:id="769" w:author="Александр Гордеев" w:date="2020-02-25T14:44:00Z">
        <w:r w:rsidDel="009F098A">
          <w:rPr>
            <w:rFonts w:ascii="Times New Roman" w:hAnsi="Times New Roman" w:cs="Times New Roman"/>
            <w:sz w:val="28"/>
            <w:szCs w:val="28"/>
          </w:rPr>
          <w:delText xml:space="preserve">отраслей </w:delText>
        </w:r>
      </w:del>
      <w:ins w:id="770" w:author="Александр Гордеев" w:date="2020-02-25T14:44:00Z">
        <w:r w:rsidR="009F098A">
          <w:rPr>
            <w:rFonts w:ascii="Times New Roman" w:hAnsi="Times New Roman" w:cs="Times New Roman"/>
            <w:sz w:val="28"/>
            <w:szCs w:val="28"/>
          </w:rPr>
          <w:t xml:space="preserve">секторов </w:t>
        </w:r>
      </w:ins>
      <w:r>
        <w:rPr>
          <w:rFonts w:ascii="Times New Roman" w:hAnsi="Times New Roman" w:cs="Times New Roman"/>
          <w:sz w:val="28"/>
          <w:szCs w:val="28"/>
        </w:rPr>
        <w:t>в индексе S</w:t>
      </w:r>
      <w:r w:rsidRPr="000B35DF">
        <w:rPr>
          <w:rFonts w:ascii="Times New Roman" w:hAnsi="Times New Roman" w:cs="Times New Roman"/>
          <w:sz w:val="28"/>
          <w:szCs w:val="28"/>
        </w:rPr>
        <w:t>&amp;</w:t>
      </w:r>
      <w:r>
        <w:rPr>
          <w:rFonts w:ascii="Times New Roman" w:hAnsi="Times New Roman" w:cs="Times New Roman"/>
          <w:sz w:val="28"/>
          <w:szCs w:val="28"/>
        </w:rPr>
        <w:t>P</w:t>
      </w:r>
      <w:r w:rsidRPr="000B35DF">
        <w:rPr>
          <w:rFonts w:ascii="Times New Roman" w:hAnsi="Times New Roman" w:cs="Times New Roman"/>
          <w:sz w:val="28"/>
          <w:szCs w:val="28"/>
        </w:rPr>
        <w:t xml:space="preserve">500 </w:t>
      </w:r>
      <w:r>
        <w:rPr>
          <w:rFonts w:ascii="Times New Roman" w:hAnsi="Times New Roman" w:cs="Times New Roman"/>
          <w:sz w:val="28"/>
          <w:szCs w:val="28"/>
        </w:rPr>
        <w:t xml:space="preserve">за 18 лет. По каждому году </w:t>
      </w:r>
      <w:del w:id="771" w:author="Александр Гордеев" w:date="2020-03-02T18:32:00Z">
        <w:r w:rsidDel="00D22454">
          <w:rPr>
            <w:rFonts w:ascii="Times New Roman" w:hAnsi="Times New Roman" w:cs="Times New Roman"/>
            <w:sz w:val="28"/>
            <w:szCs w:val="28"/>
          </w:rPr>
          <w:delText>расчитано</w:delText>
        </w:r>
      </w:del>
      <w:ins w:id="772" w:author="Александр Гордеев" w:date="2020-03-02T18:32:00Z">
        <w:r w:rsidR="00D22454">
          <w:rPr>
            <w:rFonts w:ascii="Times New Roman" w:hAnsi="Times New Roman" w:cs="Times New Roman"/>
            <w:sz w:val="28"/>
            <w:szCs w:val="28"/>
          </w:rPr>
          <w:t>рассчитано</w:t>
        </w:r>
      </w:ins>
      <w:r>
        <w:rPr>
          <w:rFonts w:ascii="Times New Roman" w:hAnsi="Times New Roman" w:cs="Times New Roman"/>
          <w:sz w:val="28"/>
          <w:szCs w:val="28"/>
        </w:rPr>
        <w:t xml:space="preserve"> усредненное значение индекса. </w:t>
      </w:r>
    </w:p>
    <w:p w14:paraId="4DE9C9E3" w14:textId="7CEB73A8" w:rsidR="000B35DF" w:rsidDel="009B1B60" w:rsidRDefault="000B35DF">
      <w:pPr>
        <w:spacing w:after="0" w:line="360" w:lineRule="auto"/>
        <w:ind w:firstLine="720"/>
        <w:jc w:val="both"/>
        <w:rPr>
          <w:moveFrom w:id="773" w:author="Александр Гордеев" w:date="2020-02-25T15:10:00Z"/>
          <w:rFonts w:ascii="Times New Roman" w:hAnsi="Times New Roman" w:cs="Times New Roman"/>
          <w:sz w:val="28"/>
          <w:szCs w:val="28"/>
        </w:rPr>
        <w:pPrChange w:id="774" w:author="Александр Гордеев" w:date="2020-02-25T14:34:00Z">
          <w:pPr>
            <w:spacing w:line="360" w:lineRule="auto"/>
            <w:ind w:firstLine="567"/>
            <w:jc w:val="both"/>
          </w:pPr>
        </w:pPrChange>
      </w:pPr>
      <w:moveFromRangeStart w:id="775" w:author="Александр Гордеев" w:date="2020-02-25T15:10:00Z" w:name="move33535866"/>
      <w:moveFrom w:id="776" w:author="Александр Гордеев" w:date="2020-02-25T15:10:00Z">
        <w:r w:rsidRPr="00266814" w:rsidDel="009B1B60">
          <w:rPr>
            <w:rFonts w:ascii="Times New Roman" w:hAnsi="Times New Roman" w:cs="Times New Roman"/>
            <w:b/>
            <w:bCs/>
            <w:sz w:val="28"/>
            <w:szCs w:val="28"/>
          </w:rPr>
          <w:t>Диаграма распределения по секторам</w:t>
        </w:r>
      </w:moveFrom>
    </w:p>
    <w:moveFromRangeEnd w:id="775"/>
    <w:p w14:paraId="1CF2F07E" w14:textId="59AC8240" w:rsidR="000B35DF" w:rsidRDefault="000B35DF">
      <w:pPr>
        <w:spacing w:after="0" w:line="360" w:lineRule="auto"/>
        <w:jc w:val="center"/>
        <w:rPr>
          <w:rFonts w:ascii="Times New Roman" w:hAnsi="Times New Roman" w:cs="Times New Roman"/>
          <w:b/>
          <w:bCs/>
          <w:sz w:val="28"/>
          <w:szCs w:val="28"/>
        </w:rPr>
        <w:pPrChange w:id="777" w:author="Александр Гордеев" w:date="2020-02-25T14:34:00Z">
          <w:pPr>
            <w:spacing w:line="240" w:lineRule="auto"/>
            <w:jc w:val="center"/>
          </w:pPr>
        </w:pPrChange>
      </w:pPr>
      <w:del w:id="778" w:author="Александр Гордеев" w:date="2020-03-01T17:07:00Z">
        <w:r w:rsidDel="005E6778">
          <w:rPr>
            <w:b/>
            <w:bCs/>
            <w:noProof/>
            <w:sz w:val="28"/>
            <w:szCs w:val="28"/>
          </w:rPr>
          <w:drawing>
            <wp:inline distT="0" distB="0" distL="0" distR="0" wp14:anchorId="670433AE" wp14:editId="7EE4BE76">
              <wp:extent cx="6064153" cy="23563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8257" cy="2365704"/>
                      </a:xfrm>
                      <a:prstGeom prst="rect">
                        <a:avLst/>
                      </a:prstGeom>
                      <a:noFill/>
                      <a:ln>
                        <a:noFill/>
                      </a:ln>
                    </pic:spPr>
                  </pic:pic>
                </a:graphicData>
              </a:graphic>
            </wp:inline>
          </w:drawing>
        </w:r>
      </w:del>
      <w:ins w:id="779" w:author="Александр Гордеев" w:date="2020-03-01T17:07:00Z">
        <w:r w:rsidR="005E6778">
          <w:rPr>
            <w:b/>
            <w:bCs/>
            <w:noProof/>
            <w:sz w:val="28"/>
            <w:szCs w:val="28"/>
          </w:rPr>
          <w:drawing>
            <wp:inline distT="0" distB="0" distL="0" distR="0" wp14:anchorId="7823D69D" wp14:editId="05AECCA7">
              <wp:extent cx="5943600" cy="231965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19655"/>
                      </a:xfrm>
                      <a:prstGeom prst="rect">
                        <a:avLst/>
                      </a:prstGeom>
                      <a:noFill/>
                      <a:ln>
                        <a:noFill/>
                      </a:ln>
                    </pic:spPr>
                  </pic:pic>
                </a:graphicData>
              </a:graphic>
            </wp:inline>
          </w:drawing>
        </w:r>
      </w:ins>
    </w:p>
    <w:p w14:paraId="45065560" w14:textId="0DD2EA15" w:rsidR="009B1B60" w:rsidDel="009B1B60" w:rsidRDefault="009B1B60" w:rsidP="009B1B60">
      <w:pPr>
        <w:spacing w:after="0" w:line="360" w:lineRule="auto"/>
        <w:ind w:firstLine="720"/>
        <w:jc w:val="both"/>
        <w:rPr>
          <w:del w:id="780" w:author="Александр Гордеев" w:date="2020-02-25T15:10:00Z"/>
          <w:moveTo w:id="781" w:author="Александр Гордеев" w:date="2020-02-25T15:10:00Z"/>
          <w:rFonts w:ascii="Times New Roman" w:hAnsi="Times New Roman" w:cs="Times New Roman"/>
          <w:sz w:val="28"/>
          <w:szCs w:val="28"/>
        </w:rPr>
      </w:pPr>
      <w:ins w:id="782" w:author="Александр Гордеев" w:date="2020-02-25T15:10:00Z">
        <w:r>
          <w:rPr>
            <w:rStyle w:val="tlid-translation"/>
            <w:rFonts w:ascii="Times New Roman" w:hAnsi="Times New Roman" w:cs="Times New Roman"/>
            <w:sz w:val="28"/>
            <w:szCs w:val="28"/>
          </w:rPr>
          <w:t xml:space="preserve">Рис. 1 </w:t>
        </w:r>
      </w:ins>
      <w:moveToRangeStart w:id="783" w:author="Александр Гордеев" w:date="2020-02-25T15:10:00Z" w:name="move33535866"/>
      <w:moveTo w:id="784" w:author="Александр Гордеев" w:date="2020-02-25T15:10:00Z">
        <w:del w:id="785" w:author="Александр Гордеев" w:date="2020-02-25T15:10:00Z">
          <w:r w:rsidRPr="009B1B60" w:rsidDel="009B1B60">
            <w:rPr>
              <w:rFonts w:ascii="Times New Roman" w:hAnsi="Times New Roman" w:cs="Times New Roman"/>
              <w:sz w:val="28"/>
              <w:szCs w:val="28"/>
              <w:rPrChange w:id="786" w:author="Александр Гордеев" w:date="2020-02-25T15:11:00Z">
                <w:rPr>
                  <w:rFonts w:ascii="Times New Roman" w:hAnsi="Times New Roman" w:cs="Times New Roman"/>
                  <w:b/>
                  <w:bCs/>
                  <w:sz w:val="28"/>
                  <w:szCs w:val="28"/>
                </w:rPr>
              </w:rPrChange>
            </w:rPr>
            <w:delText>Диаграма</w:delText>
          </w:r>
        </w:del>
      </w:moveTo>
      <w:ins w:id="787" w:author="Александр Гордеев" w:date="2020-02-25T15:10:00Z">
        <w:r w:rsidRPr="009B1B60">
          <w:rPr>
            <w:rFonts w:ascii="Times New Roman" w:hAnsi="Times New Roman" w:cs="Times New Roman"/>
            <w:sz w:val="28"/>
            <w:szCs w:val="28"/>
            <w:rPrChange w:id="788" w:author="Александр Гордеев" w:date="2020-02-25T15:11:00Z">
              <w:rPr>
                <w:rFonts w:ascii="Times New Roman" w:hAnsi="Times New Roman" w:cs="Times New Roman"/>
                <w:b/>
                <w:bCs/>
                <w:sz w:val="28"/>
                <w:szCs w:val="28"/>
              </w:rPr>
            </w:rPrChange>
          </w:rPr>
          <w:t>Ги</w:t>
        </w:r>
      </w:ins>
      <w:ins w:id="789" w:author="Александр Гордеев" w:date="2020-02-25T15:11:00Z">
        <w:r w:rsidRPr="009B1B60">
          <w:rPr>
            <w:rFonts w:ascii="Times New Roman" w:hAnsi="Times New Roman" w:cs="Times New Roman"/>
            <w:sz w:val="28"/>
            <w:szCs w:val="28"/>
            <w:rPrChange w:id="790" w:author="Александр Гордеев" w:date="2020-02-25T15:11:00Z">
              <w:rPr>
                <w:rFonts w:ascii="Times New Roman" w:hAnsi="Times New Roman" w:cs="Times New Roman"/>
                <w:b/>
                <w:bCs/>
                <w:sz w:val="28"/>
                <w:szCs w:val="28"/>
              </w:rPr>
            </w:rPrChange>
          </w:rPr>
          <w:t>стограмма</w:t>
        </w:r>
      </w:ins>
      <w:moveTo w:id="791" w:author="Александр Гордеев" w:date="2020-02-25T15:10:00Z">
        <w:r w:rsidRPr="009B1B60">
          <w:rPr>
            <w:rFonts w:ascii="Times New Roman" w:hAnsi="Times New Roman" w:cs="Times New Roman"/>
            <w:sz w:val="28"/>
            <w:szCs w:val="28"/>
            <w:rPrChange w:id="792" w:author="Александр Гордеев" w:date="2020-02-25T15:11:00Z">
              <w:rPr>
                <w:rFonts w:ascii="Times New Roman" w:hAnsi="Times New Roman" w:cs="Times New Roman"/>
                <w:b/>
                <w:bCs/>
                <w:sz w:val="28"/>
                <w:szCs w:val="28"/>
              </w:rPr>
            </w:rPrChange>
          </w:rPr>
          <w:t xml:space="preserve"> распределения </w:t>
        </w:r>
      </w:moveTo>
      <w:ins w:id="793" w:author="Александр Гордеев" w:date="2020-02-25T15:11:00Z">
        <w:r w:rsidRPr="009B1B60">
          <w:rPr>
            <w:rFonts w:ascii="Times New Roman" w:hAnsi="Times New Roman" w:cs="Times New Roman"/>
            <w:sz w:val="28"/>
            <w:szCs w:val="28"/>
            <w:rPrChange w:id="794" w:author="Александр Гордеев" w:date="2020-02-25T15:11:00Z">
              <w:rPr>
                <w:rFonts w:ascii="Times New Roman" w:hAnsi="Times New Roman" w:cs="Times New Roman"/>
                <w:b/>
                <w:bCs/>
                <w:sz w:val="28"/>
                <w:szCs w:val="28"/>
              </w:rPr>
            </w:rPrChange>
          </w:rPr>
          <w:t xml:space="preserve">долей секторов в индексе </w:t>
        </w:r>
        <w:r w:rsidRPr="009B1B60">
          <w:rPr>
            <w:rFonts w:ascii="Times New Roman" w:hAnsi="Times New Roman" w:cs="Times New Roman"/>
            <w:sz w:val="28"/>
            <w:szCs w:val="28"/>
            <w:lang w:val="en-US"/>
            <w:rPrChange w:id="795" w:author="Александр Гордеев" w:date="2020-02-25T15:11:00Z">
              <w:rPr>
                <w:rFonts w:ascii="Times New Roman" w:hAnsi="Times New Roman" w:cs="Times New Roman"/>
                <w:b/>
                <w:bCs/>
                <w:sz w:val="28"/>
                <w:szCs w:val="28"/>
                <w:lang w:val="en-US"/>
              </w:rPr>
            </w:rPrChange>
          </w:rPr>
          <w:t>S</w:t>
        </w:r>
        <w:r w:rsidRPr="009B1B60">
          <w:rPr>
            <w:rFonts w:ascii="Times New Roman" w:hAnsi="Times New Roman" w:cs="Times New Roman"/>
            <w:sz w:val="28"/>
            <w:szCs w:val="28"/>
            <w:rPrChange w:id="796" w:author="Александр Гордеев" w:date="2020-02-25T15:11:00Z">
              <w:rPr>
                <w:rFonts w:ascii="Times New Roman" w:hAnsi="Times New Roman" w:cs="Times New Roman"/>
                <w:b/>
                <w:bCs/>
                <w:sz w:val="28"/>
                <w:szCs w:val="28"/>
                <w:lang w:val="en-US"/>
              </w:rPr>
            </w:rPrChange>
          </w:rPr>
          <w:t>&amp;</w:t>
        </w:r>
        <w:r w:rsidRPr="009B1B60">
          <w:rPr>
            <w:rFonts w:ascii="Times New Roman" w:hAnsi="Times New Roman" w:cs="Times New Roman"/>
            <w:sz w:val="28"/>
            <w:szCs w:val="28"/>
            <w:lang w:val="en-US"/>
            <w:rPrChange w:id="797" w:author="Александр Гордеев" w:date="2020-02-25T15:11:00Z">
              <w:rPr>
                <w:rFonts w:ascii="Times New Roman" w:hAnsi="Times New Roman" w:cs="Times New Roman"/>
                <w:b/>
                <w:bCs/>
                <w:sz w:val="28"/>
                <w:szCs w:val="28"/>
                <w:lang w:val="en-US"/>
              </w:rPr>
            </w:rPrChange>
          </w:rPr>
          <w:t>P</w:t>
        </w:r>
        <w:r w:rsidRPr="009B1B60">
          <w:rPr>
            <w:rFonts w:ascii="Times New Roman" w:hAnsi="Times New Roman" w:cs="Times New Roman"/>
            <w:sz w:val="28"/>
            <w:szCs w:val="28"/>
            <w:rPrChange w:id="798" w:author="Александр Гордеев" w:date="2020-02-25T15:11:00Z">
              <w:rPr>
                <w:rFonts w:ascii="Times New Roman" w:hAnsi="Times New Roman" w:cs="Times New Roman"/>
                <w:b/>
                <w:bCs/>
                <w:sz w:val="28"/>
                <w:szCs w:val="28"/>
                <w:lang w:val="en-US"/>
              </w:rPr>
            </w:rPrChange>
          </w:rPr>
          <w:t>500</w:t>
        </w:r>
        <w:r w:rsidRPr="009B1B60">
          <w:rPr>
            <w:rFonts w:ascii="Times New Roman" w:hAnsi="Times New Roman" w:cs="Times New Roman"/>
            <w:b/>
            <w:bCs/>
            <w:sz w:val="28"/>
            <w:szCs w:val="28"/>
            <w:rPrChange w:id="799" w:author="Александр Гордеев" w:date="2020-02-25T15:11:00Z">
              <w:rPr>
                <w:rFonts w:ascii="Times New Roman" w:hAnsi="Times New Roman" w:cs="Times New Roman"/>
                <w:b/>
                <w:bCs/>
                <w:sz w:val="28"/>
                <w:szCs w:val="28"/>
                <w:lang w:val="en-US"/>
              </w:rPr>
            </w:rPrChange>
          </w:rPr>
          <w:t xml:space="preserve"> </w:t>
        </w:r>
      </w:ins>
      <w:moveTo w:id="800" w:author="Александр Гордеев" w:date="2020-02-25T15:10:00Z">
        <w:del w:id="801" w:author="Александр Гордеев" w:date="2020-02-25T15:11:00Z">
          <w:r w:rsidRPr="00266814" w:rsidDel="009B1B60">
            <w:rPr>
              <w:rFonts w:ascii="Times New Roman" w:hAnsi="Times New Roman" w:cs="Times New Roman"/>
              <w:b/>
              <w:bCs/>
              <w:sz w:val="28"/>
              <w:szCs w:val="28"/>
            </w:rPr>
            <w:delText>по секторам</w:delText>
          </w:r>
        </w:del>
      </w:moveTo>
    </w:p>
    <w:moveToRangeEnd w:id="783"/>
    <w:p w14:paraId="564FCB99" w14:textId="1F062B6E" w:rsidR="009B1B60" w:rsidRDefault="009B1B60">
      <w:pPr>
        <w:spacing w:after="0" w:line="360" w:lineRule="auto"/>
        <w:ind w:firstLine="720"/>
        <w:jc w:val="both"/>
        <w:rPr>
          <w:ins w:id="802" w:author="Александр Гордеев" w:date="2020-02-25T15:10:00Z"/>
          <w:rStyle w:val="tlid-translation"/>
          <w:rFonts w:ascii="Times New Roman" w:hAnsi="Times New Roman" w:cs="Times New Roman"/>
          <w:sz w:val="28"/>
          <w:szCs w:val="28"/>
        </w:rPr>
      </w:pPr>
    </w:p>
    <w:p w14:paraId="721CB52A" w14:textId="0D0F77A9" w:rsidR="000B35DF" w:rsidRDefault="000B35DF">
      <w:pPr>
        <w:spacing w:after="0" w:line="360" w:lineRule="auto"/>
        <w:ind w:firstLine="720"/>
        <w:jc w:val="both"/>
        <w:rPr>
          <w:ins w:id="803" w:author="Александр Гордеев" w:date="2020-03-01T15:56:00Z"/>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Гистограмма показывает, что наименьший вклад в индекс вносят такие </w:t>
      </w:r>
      <w:del w:id="804" w:author="Александр Гордеев" w:date="2020-02-25T14:44:00Z">
        <w:r w:rsidDel="009F098A">
          <w:rPr>
            <w:rStyle w:val="tlid-translation"/>
            <w:rFonts w:ascii="Times New Roman" w:hAnsi="Times New Roman" w:cs="Times New Roman"/>
            <w:sz w:val="28"/>
            <w:szCs w:val="28"/>
          </w:rPr>
          <w:delText>отрасли</w:delText>
        </w:r>
      </w:del>
      <w:ins w:id="805" w:author="Александр Гордеев" w:date="2020-02-25T14:44:00Z">
        <w:r w:rsidR="009F098A">
          <w:rPr>
            <w:rStyle w:val="tlid-translation"/>
            <w:rFonts w:ascii="Times New Roman" w:hAnsi="Times New Roman" w:cs="Times New Roman"/>
            <w:sz w:val="28"/>
            <w:szCs w:val="28"/>
          </w:rPr>
          <w:t>сектора</w:t>
        </w:r>
      </w:ins>
      <w:r>
        <w:rPr>
          <w:rStyle w:val="tlid-translation"/>
          <w:rFonts w:ascii="Times New Roman" w:hAnsi="Times New Roman" w:cs="Times New Roman"/>
          <w:sz w:val="28"/>
          <w:szCs w:val="28"/>
        </w:rPr>
        <w:t xml:space="preserve">, как </w:t>
      </w:r>
      <w:proofErr w:type="spellStart"/>
      <w:r>
        <w:rPr>
          <w:rStyle w:val="tlid-translation"/>
          <w:rFonts w:ascii="Times New Roman" w:hAnsi="Times New Roman" w:cs="Times New Roman"/>
          <w:sz w:val="28"/>
          <w:szCs w:val="28"/>
        </w:rPr>
        <w:t>Communication</w:t>
      </w:r>
      <w:proofErr w:type="spellEnd"/>
      <w:r w:rsidRPr="000B35DF">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services</w:t>
      </w:r>
      <w:proofErr w:type="spellEnd"/>
      <w:r w:rsidRPr="000B35DF">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Materials</w:t>
      </w:r>
      <w:proofErr w:type="spellEnd"/>
      <w:r w:rsidRPr="000B35DF">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Utilities</w:t>
      </w:r>
      <w:proofErr w:type="spellEnd"/>
      <w:r>
        <w:rPr>
          <w:rStyle w:val="tlid-translation"/>
          <w:rFonts w:ascii="Times New Roman" w:hAnsi="Times New Roman" w:cs="Times New Roman"/>
          <w:sz w:val="28"/>
          <w:szCs w:val="28"/>
        </w:rPr>
        <w:t xml:space="preserve">. Их совокупное </w:t>
      </w:r>
      <w:r w:rsidR="000C4806">
        <w:rPr>
          <w:rStyle w:val="tlid-translation"/>
          <w:rFonts w:ascii="Times New Roman" w:hAnsi="Times New Roman" w:cs="Times New Roman"/>
          <w:sz w:val="28"/>
          <w:szCs w:val="28"/>
        </w:rPr>
        <w:t>присутствие</w:t>
      </w:r>
      <w:r>
        <w:rPr>
          <w:rStyle w:val="tlid-translation"/>
          <w:rFonts w:ascii="Times New Roman" w:hAnsi="Times New Roman" w:cs="Times New Roman"/>
          <w:sz w:val="28"/>
          <w:szCs w:val="28"/>
        </w:rPr>
        <w:t xml:space="preserve"> в индексе оставалось почти неизменным и не превышало более 15% от значения индекса за последние 18 лет. На основе этих данных можно сделать вывод, что данные отрасли обладают наименьшим влиянием на экономику США.</w:t>
      </w:r>
      <w:r w:rsidRPr="000B35D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Сектора </w:t>
      </w:r>
      <w:proofErr w:type="spellStart"/>
      <w:r>
        <w:rPr>
          <w:rStyle w:val="tlid-translation"/>
          <w:rFonts w:ascii="Times New Roman" w:hAnsi="Times New Roman" w:cs="Times New Roman"/>
          <w:sz w:val="28"/>
          <w:szCs w:val="28"/>
        </w:rPr>
        <w:t>Consumer</w:t>
      </w:r>
      <w:proofErr w:type="spellEnd"/>
      <w:r w:rsidRPr="000B35DF">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Staples</w:t>
      </w:r>
      <w:proofErr w:type="spellEnd"/>
      <w:r w:rsidRPr="000B35D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и </w:t>
      </w:r>
      <w:proofErr w:type="spellStart"/>
      <w:r>
        <w:rPr>
          <w:rStyle w:val="tlid-translation"/>
          <w:rFonts w:ascii="Times New Roman" w:hAnsi="Times New Roman" w:cs="Times New Roman"/>
          <w:sz w:val="28"/>
          <w:szCs w:val="28"/>
        </w:rPr>
        <w:t>Industrials</w:t>
      </w:r>
      <w:proofErr w:type="spellEnd"/>
      <w:r w:rsidRPr="000B35D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за последние 18 лет не </w:t>
      </w:r>
      <w:r>
        <w:rPr>
          <w:rStyle w:val="tlid-translation"/>
          <w:rFonts w:ascii="Times New Roman" w:hAnsi="Times New Roman" w:cs="Times New Roman"/>
          <w:sz w:val="28"/>
          <w:szCs w:val="28"/>
        </w:rPr>
        <w:lastRenderedPageBreak/>
        <w:t>продемонстрировал</w:t>
      </w:r>
      <w:r w:rsidR="00B22DDD">
        <w:rPr>
          <w:rStyle w:val="tlid-translation"/>
          <w:rFonts w:ascii="Times New Roman" w:hAnsi="Times New Roman" w:cs="Times New Roman"/>
          <w:sz w:val="28"/>
          <w:szCs w:val="28"/>
        </w:rPr>
        <w:t>и</w:t>
      </w:r>
      <w:r>
        <w:rPr>
          <w:rStyle w:val="tlid-translation"/>
          <w:rFonts w:ascii="Times New Roman" w:hAnsi="Times New Roman" w:cs="Times New Roman"/>
          <w:sz w:val="28"/>
          <w:szCs w:val="28"/>
        </w:rPr>
        <w:t xml:space="preserve"> существенн</w:t>
      </w:r>
      <w:r w:rsidR="00B22DDD">
        <w:rPr>
          <w:rStyle w:val="tlid-translation"/>
          <w:rFonts w:ascii="Times New Roman" w:hAnsi="Times New Roman" w:cs="Times New Roman"/>
          <w:sz w:val="28"/>
          <w:szCs w:val="28"/>
        </w:rPr>
        <w:t>ого</w:t>
      </w:r>
      <w:r>
        <w:rPr>
          <w:rStyle w:val="tlid-translation"/>
          <w:rFonts w:ascii="Times New Roman" w:hAnsi="Times New Roman" w:cs="Times New Roman"/>
          <w:sz w:val="28"/>
          <w:szCs w:val="28"/>
        </w:rPr>
        <w:t xml:space="preserve"> изменени</w:t>
      </w:r>
      <w:r w:rsidR="00B22DDD">
        <w:rPr>
          <w:rStyle w:val="tlid-translation"/>
          <w:rFonts w:ascii="Times New Roman" w:hAnsi="Times New Roman" w:cs="Times New Roman"/>
          <w:sz w:val="28"/>
          <w:szCs w:val="28"/>
        </w:rPr>
        <w:t>я</w:t>
      </w:r>
      <w:r>
        <w:rPr>
          <w:rStyle w:val="tlid-translation"/>
          <w:rFonts w:ascii="Times New Roman" w:hAnsi="Times New Roman" w:cs="Times New Roman"/>
          <w:sz w:val="28"/>
          <w:szCs w:val="28"/>
        </w:rPr>
        <w:t xml:space="preserve"> </w:t>
      </w:r>
      <w:r w:rsidR="00B22DDD">
        <w:rPr>
          <w:rStyle w:val="tlid-translation"/>
          <w:rFonts w:ascii="Times New Roman" w:hAnsi="Times New Roman" w:cs="Times New Roman"/>
          <w:sz w:val="28"/>
          <w:szCs w:val="28"/>
        </w:rPr>
        <w:t xml:space="preserve">своей </w:t>
      </w:r>
      <w:r>
        <w:rPr>
          <w:rStyle w:val="tlid-translation"/>
          <w:rFonts w:ascii="Times New Roman" w:hAnsi="Times New Roman" w:cs="Times New Roman"/>
          <w:sz w:val="28"/>
          <w:szCs w:val="28"/>
        </w:rPr>
        <w:t>дол</w:t>
      </w:r>
      <w:r w:rsidR="00B22DDD">
        <w:rPr>
          <w:rStyle w:val="tlid-translation"/>
          <w:rFonts w:ascii="Times New Roman" w:hAnsi="Times New Roman" w:cs="Times New Roman"/>
          <w:sz w:val="28"/>
          <w:szCs w:val="28"/>
        </w:rPr>
        <w:t>и</w:t>
      </w:r>
      <w:r>
        <w:rPr>
          <w:rStyle w:val="tlid-translation"/>
          <w:rFonts w:ascii="Times New Roman" w:hAnsi="Times New Roman" w:cs="Times New Roman"/>
          <w:sz w:val="28"/>
          <w:szCs w:val="28"/>
        </w:rPr>
        <w:t xml:space="preserve"> </w:t>
      </w:r>
      <w:r w:rsidR="00B22DDD">
        <w:rPr>
          <w:rStyle w:val="tlid-translation"/>
          <w:rFonts w:ascii="Times New Roman" w:hAnsi="Times New Roman" w:cs="Times New Roman"/>
          <w:sz w:val="28"/>
          <w:szCs w:val="28"/>
        </w:rPr>
        <w:t xml:space="preserve">в </w:t>
      </w:r>
      <w:r>
        <w:rPr>
          <w:rStyle w:val="tlid-translation"/>
          <w:rFonts w:ascii="Times New Roman" w:hAnsi="Times New Roman" w:cs="Times New Roman"/>
          <w:sz w:val="28"/>
          <w:szCs w:val="28"/>
        </w:rPr>
        <w:t>индекс</w:t>
      </w:r>
      <w:r w:rsidR="00B22DDD">
        <w:rPr>
          <w:rStyle w:val="tlid-translation"/>
          <w:rFonts w:ascii="Times New Roman" w:hAnsi="Times New Roman" w:cs="Times New Roman"/>
          <w:sz w:val="28"/>
          <w:szCs w:val="28"/>
        </w:rPr>
        <w:t xml:space="preserve">е. Их доли составили 10 и 13 процентов </w:t>
      </w:r>
      <w:del w:id="806" w:author="Александр Гордеев" w:date="2020-03-01T15:42:00Z">
        <w:r w:rsidR="00B22DDD" w:rsidDel="00F07FDB">
          <w:rPr>
            <w:rStyle w:val="tlid-translation"/>
            <w:rFonts w:ascii="Times New Roman" w:hAnsi="Times New Roman" w:cs="Times New Roman"/>
            <w:sz w:val="28"/>
            <w:szCs w:val="28"/>
          </w:rPr>
          <w:delText>соотвественно</w:delText>
        </w:r>
      </w:del>
      <w:ins w:id="807" w:author="Александр Гордеев" w:date="2020-03-01T15:42:00Z">
        <w:r w:rsidR="00F07FDB">
          <w:rPr>
            <w:rStyle w:val="tlid-translation"/>
            <w:rFonts w:ascii="Times New Roman" w:hAnsi="Times New Roman" w:cs="Times New Roman"/>
            <w:sz w:val="28"/>
            <w:szCs w:val="28"/>
          </w:rPr>
          <w:t>соответственно</w:t>
        </w:r>
      </w:ins>
      <w:r w:rsidR="00B22DDD">
        <w:rPr>
          <w:rStyle w:val="tlid-translation"/>
          <w:rFonts w:ascii="Times New Roman" w:hAnsi="Times New Roman" w:cs="Times New Roman"/>
          <w:sz w:val="28"/>
          <w:szCs w:val="28"/>
        </w:rPr>
        <w:t>. Значение доли финансового сектора в индексе S</w:t>
      </w:r>
      <w:r w:rsidR="00B22DDD" w:rsidRPr="00B22DDD">
        <w:rPr>
          <w:rStyle w:val="tlid-translation"/>
          <w:rFonts w:ascii="Times New Roman" w:hAnsi="Times New Roman" w:cs="Times New Roman"/>
          <w:sz w:val="28"/>
          <w:szCs w:val="28"/>
        </w:rPr>
        <w:t>&amp;</w:t>
      </w:r>
      <w:r w:rsidR="00B22DDD">
        <w:rPr>
          <w:rStyle w:val="tlid-translation"/>
          <w:rFonts w:ascii="Times New Roman" w:hAnsi="Times New Roman" w:cs="Times New Roman"/>
          <w:sz w:val="28"/>
          <w:szCs w:val="28"/>
        </w:rPr>
        <w:t>P</w:t>
      </w:r>
      <w:r w:rsidR="00B22DDD" w:rsidRPr="00B22DDD">
        <w:rPr>
          <w:rStyle w:val="tlid-translation"/>
          <w:rFonts w:ascii="Times New Roman" w:hAnsi="Times New Roman" w:cs="Times New Roman"/>
          <w:sz w:val="28"/>
          <w:szCs w:val="28"/>
        </w:rPr>
        <w:t>500</w:t>
      </w:r>
      <w:r w:rsidR="00B22DDD">
        <w:rPr>
          <w:rStyle w:val="tlid-translation"/>
          <w:rFonts w:ascii="Times New Roman" w:hAnsi="Times New Roman" w:cs="Times New Roman"/>
          <w:sz w:val="28"/>
          <w:szCs w:val="28"/>
        </w:rPr>
        <w:t xml:space="preserve">, начиная с 2008 года, планомерно снижается. Вероятно, подобные изменения связаны не только с финансовым кризисом 2008 года, но и с развитием </w:t>
      </w:r>
      <w:proofErr w:type="spellStart"/>
      <w:r w:rsidR="00B22DDD">
        <w:rPr>
          <w:rStyle w:val="tlid-translation"/>
          <w:rFonts w:ascii="Times New Roman" w:hAnsi="Times New Roman" w:cs="Times New Roman"/>
          <w:sz w:val="28"/>
          <w:szCs w:val="28"/>
        </w:rPr>
        <w:t>финтех</w:t>
      </w:r>
      <w:proofErr w:type="spellEnd"/>
      <w:r w:rsidR="00B22DDD">
        <w:rPr>
          <w:rStyle w:val="tlid-translation"/>
          <w:rFonts w:ascii="Times New Roman" w:hAnsi="Times New Roman" w:cs="Times New Roman"/>
          <w:sz w:val="28"/>
          <w:szCs w:val="28"/>
        </w:rPr>
        <w:t xml:space="preserve"> подразделений IT компаний, которые начинают выполнять функции ранее считавшиеся классически финансовыми. Тем не</w:t>
      </w:r>
      <w:ins w:id="808" w:author="Александр Гордеев" w:date="2020-03-01T15:42:00Z">
        <w:r w:rsidR="00F07FDB" w:rsidRPr="00F07FDB">
          <w:rPr>
            <w:rStyle w:val="tlid-translation"/>
            <w:rFonts w:ascii="Times New Roman" w:hAnsi="Times New Roman" w:cs="Times New Roman"/>
            <w:sz w:val="28"/>
            <w:szCs w:val="28"/>
            <w:rPrChange w:id="809" w:author="Александр Гордеев" w:date="2020-03-01T15:42:00Z">
              <w:rPr>
                <w:rStyle w:val="tlid-translation"/>
                <w:rFonts w:ascii="Times New Roman" w:hAnsi="Times New Roman" w:cs="Times New Roman"/>
                <w:sz w:val="28"/>
                <w:szCs w:val="28"/>
                <w:lang w:val="en-US"/>
              </w:rPr>
            </w:rPrChange>
          </w:rPr>
          <w:t xml:space="preserve"> </w:t>
        </w:r>
      </w:ins>
      <w:r w:rsidR="00B22DDD">
        <w:rPr>
          <w:rStyle w:val="tlid-translation"/>
          <w:rFonts w:ascii="Times New Roman" w:hAnsi="Times New Roman" w:cs="Times New Roman"/>
          <w:sz w:val="28"/>
          <w:szCs w:val="28"/>
        </w:rPr>
        <w:t>менее, доля финансового сектора по-прежнему высока и на 2018 год составляет 17% от индекса.</w:t>
      </w:r>
      <w:r w:rsidR="00C70BC4">
        <w:rPr>
          <w:rStyle w:val="tlid-translation"/>
          <w:rFonts w:ascii="Times New Roman" w:hAnsi="Times New Roman" w:cs="Times New Roman"/>
          <w:sz w:val="28"/>
          <w:szCs w:val="28"/>
        </w:rPr>
        <w:t xml:space="preserve"> В отличие от доли финансового сектора, доля сектора информационных технологий в индексе</w:t>
      </w:r>
      <w:del w:id="810" w:author="Александр Гордеев" w:date="2020-02-25T11:36:00Z">
        <w:r w:rsidR="00C70BC4" w:rsidDel="00C70BC4">
          <w:rPr>
            <w:rStyle w:val="tlid-translation"/>
            <w:rFonts w:ascii="Times New Roman" w:hAnsi="Times New Roman" w:cs="Times New Roman"/>
            <w:sz w:val="28"/>
            <w:szCs w:val="28"/>
          </w:rPr>
          <w:delText xml:space="preserve"> </w:delText>
        </w:r>
      </w:del>
      <w:r w:rsidR="00C70BC4">
        <w:rPr>
          <w:rStyle w:val="tlid-translation"/>
          <w:rFonts w:ascii="Times New Roman" w:hAnsi="Times New Roman" w:cs="Times New Roman"/>
          <w:sz w:val="28"/>
          <w:szCs w:val="28"/>
        </w:rPr>
        <w:t xml:space="preserve"> после краха </w:t>
      </w:r>
      <w:proofErr w:type="spellStart"/>
      <w:r w:rsidR="00C70BC4">
        <w:rPr>
          <w:rStyle w:val="tlid-translation"/>
          <w:rFonts w:ascii="Times New Roman" w:hAnsi="Times New Roman" w:cs="Times New Roman"/>
          <w:sz w:val="28"/>
          <w:szCs w:val="28"/>
        </w:rPr>
        <w:t>доткомов</w:t>
      </w:r>
      <w:proofErr w:type="spellEnd"/>
      <w:r w:rsidR="00C70BC4">
        <w:rPr>
          <w:rStyle w:val="tlid-translation"/>
          <w:rFonts w:ascii="Times New Roman" w:hAnsi="Times New Roman" w:cs="Times New Roman"/>
          <w:sz w:val="28"/>
          <w:szCs w:val="28"/>
        </w:rPr>
        <w:t xml:space="preserve"> в начале 2000х годов планомерно нар</w:t>
      </w:r>
      <w:ins w:id="811" w:author="Александр Гордеев" w:date="2020-02-25T11:36:00Z">
        <w:r w:rsidR="00C70BC4">
          <w:rPr>
            <w:rStyle w:val="tlid-translation"/>
            <w:rFonts w:ascii="Times New Roman" w:hAnsi="Times New Roman" w:cs="Times New Roman"/>
            <w:sz w:val="28"/>
            <w:szCs w:val="28"/>
          </w:rPr>
          <w:t>ащивается. На конец 20</w:t>
        </w:r>
      </w:ins>
      <w:ins w:id="812" w:author="Александр Гордеев" w:date="2020-02-25T11:37:00Z">
        <w:r w:rsidR="00C70BC4">
          <w:rPr>
            <w:rStyle w:val="tlid-translation"/>
            <w:rFonts w:ascii="Times New Roman" w:hAnsi="Times New Roman" w:cs="Times New Roman"/>
            <w:sz w:val="28"/>
            <w:szCs w:val="28"/>
          </w:rPr>
          <w:t xml:space="preserve">18 года она составляет более 20%. Вполне очевидно, что на данный момент сектор </w:t>
        </w:r>
      </w:ins>
      <w:ins w:id="813" w:author="Александр Гордеев" w:date="2020-02-25T11:38:00Z">
        <w:r w:rsidR="00C70BC4">
          <w:rPr>
            <w:rStyle w:val="tlid-translation"/>
            <w:rFonts w:ascii="Times New Roman" w:hAnsi="Times New Roman" w:cs="Times New Roman"/>
            <w:sz w:val="28"/>
            <w:szCs w:val="28"/>
          </w:rPr>
          <w:t xml:space="preserve">информационных технологий </w:t>
        </w:r>
      </w:ins>
      <w:ins w:id="814" w:author="Александр Гордеев" w:date="2020-02-25T11:37:00Z">
        <w:r w:rsidR="00C70BC4">
          <w:rPr>
            <w:rStyle w:val="tlid-translation"/>
            <w:rFonts w:ascii="Times New Roman" w:hAnsi="Times New Roman" w:cs="Times New Roman"/>
            <w:sz w:val="28"/>
            <w:szCs w:val="28"/>
          </w:rPr>
          <w:t>является централь</w:t>
        </w:r>
      </w:ins>
      <w:ins w:id="815" w:author="Александр Гордеев" w:date="2020-02-25T11:38:00Z">
        <w:r w:rsidR="00C70BC4">
          <w:rPr>
            <w:rStyle w:val="tlid-translation"/>
            <w:rFonts w:ascii="Times New Roman" w:hAnsi="Times New Roman" w:cs="Times New Roman"/>
            <w:sz w:val="28"/>
            <w:szCs w:val="28"/>
          </w:rPr>
          <w:t>ным для экономики США.</w:t>
        </w:r>
      </w:ins>
      <w:ins w:id="816" w:author="Александр Гордеев" w:date="2020-02-25T11:40:00Z">
        <w:r w:rsidR="00C70BC4">
          <w:rPr>
            <w:rStyle w:val="tlid-translation"/>
            <w:rFonts w:ascii="Times New Roman" w:hAnsi="Times New Roman" w:cs="Times New Roman"/>
            <w:sz w:val="28"/>
            <w:szCs w:val="28"/>
          </w:rPr>
          <w:t xml:space="preserve"> </w:t>
        </w:r>
      </w:ins>
      <w:ins w:id="817" w:author="Александр Гордеев" w:date="2020-02-25T11:46:00Z">
        <w:r w:rsidR="008B025F">
          <w:rPr>
            <w:rStyle w:val="tlid-translation"/>
            <w:rFonts w:ascii="Times New Roman" w:hAnsi="Times New Roman" w:cs="Times New Roman"/>
            <w:sz w:val="28"/>
            <w:szCs w:val="28"/>
          </w:rPr>
          <w:t>За рассматриваемый период и</w:t>
        </w:r>
      </w:ins>
      <w:ins w:id="818" w:author="Александр Гордеев" w:date="2020-02-25T11:42:00Z">
        <w:r w:rsidR="008B025F">
          <w:rPr>
            <w:rStyle w:val="tlid-translation"/>
            <w:rFonts w:ascii="Times New Roman" w:hAnsi="Times New Roman" w:cs="Times New Roman"/>
            <w:sz w:val="28"/>
            <w:szCs w:val="28"/>
          </w:rPr>
          <w:t xml:space="preserve">зменения долей </w:t>
        </w:r>
      </w:ins>
      <w:ins w:id="819" w:author="Александр Гордеев" w:date="2020-02-25T11:40:00Z">
        <w:r w:rsidR="00C70BC4">
          <w:rPr>
            <w:rStyle w:val="tlid-translation"/>
            <w:rFonts w:ascii="Times New Roman" w:hAnsi="Times New Roman" w:cs="Times New Roman"/>
            <w:sz w:val="28"/>
            <w:szCs w:val="28"/>
          </w:rPr>
          <w:t>сектор</w:t>
        </w:r>
      </w:ins>
      <w:ins w:id="820" w:author="Александр Гордеев" w:date="2020-02-25T11:42:00Z">
        <w:r w:rsidR="008B025F">
          <w:rPr>
            <w:rStyle w:val="tlid-translation"/>
            <w:rFonts w:ascii="Times New Roman" w:hAnsi="Times New Roman" w:cs="Times New Roman"/>
            <w:sz w:val="28"/>
            <w:szCs w:val="28"/>
          </w:rPr>
          <w:t>ов</w:t>
        </w:r>
      </w:ins>
      <w:ins w:id="821" w:author="Александр Гордеев" w:date="2020-02-25T11:40:00Z">
        <w:r w:rsidR="00C70BC4">
          <w:rPr>
            <w:rStyle w:val="tlid-translation"/>
            <w:rFonts w:ascii="Times New Roman" w:hAnsi="Times New Roman" w:cs="Times New Roman"/>
            <w:sz w:val="28"/>
            <w:szCs w:val="28"/>
          </w:rPr>
          <w:t xml:space="preserve"> </w:t>
        </w:r>
      </w:ins>
      <w:proofErr w:type="spellStart"/>
      <w:ins w:id="822" w:author="Александр Гордеев" w:date="2020-02-25T11:41:00Z">
        <w:r w:rsidR="008B025F">
          <w:rPr>
            <w:rStyle w:val="tlid-translation"/>
            <w:rFonts w:ascii="Times New Roman" w:hAnsi="Times New Roman" w:cs="Times New Roman"/>
            <w:sz w:val="28"/>
            <w:szCs w:val="28"/>
          </w:rPr>
          <w:t>Energy</w:t>
        </w:r>
        <w:proofErr w:type="spellEnd"/>
        <w:r w:rsidR="008B025F" w:rsidRPr="008B025F">
          <w:rPr>
            <w:rStyle w:val="tlid-translation"/>
            <w:rFonts w:ascii="Times New Roman" w:hAnsi="Times New Roman" w:cs="Times New Roman"/>
            <w:sz w:val="28"/>
            <w:szCs w:val="28"/>
          </w:rPr>
          <w:t xml:space="preserve"> </w:t>
        </w:r>
        <w:r w:rsidR="008B025F">
          <w:rPr>
            <w:rStyle w:val="tlid-translation"/>
            <w:rFonts w:ascii="Times New Roman" w:hAnsi="Times New Roman" w:cs="Times New Roman"/>
            <w:sz w:val="28"/>
            <w:szCs w:val="28"/>
          </w:rPr>
          <w:t xml:space="preserve">и </w:t>
        </w:r>
        <w:proofErr w:type="spellStart"/>
        <w:r w:rsidR="008B025F">
          <w:rPr>
            <w:rStyle w:val="tlid-translation"/>
            <w:rFonts w:ascii="Times New Roman" w:hAnsi="Times New Roman" w:cs="Times New Roman"/>
            <w:sz w:val="28"/>
            <w:szCs w:val="28"/>
          </w:rPr>
          <w:t>Health</w:t>
        </w:r>
        <w:proofErr w:type="spellEnd"/>
        <w:r w:rsidR="008B025F" w:rsidRPr="008B025F">
          <w:rPr>
            <w:rStyle w:val="tlid-translation"/>
            <w:rFonts w:ascii="Times New Roman" w:hAnsi="Times New Roman" w:cs="Times New Roman"/>
            <w:sz w:val="28"/>
            <w:szCs w:val="28"/>
          </w:rPr>
          <w:t xml:space="preserve"> </w:t>
        </w:r>
        <w:proofErr w:type="spellStart"/>
        <w:r w:rsidR="008B025F">
          <w:rPr>
            <w:rStyle w:val="tlid-translation"/>
            <w:rFonts w:ascii="Times New Roman" w:hAnsi="Times New Roman" w:cs="Times New Roman"/>
            <w:sz w:val="28"/>
            <w:szCs w:val="28"/>
          </w:rPr>
          <w:t>Care</w:t>
        </w:r>
        <w:proofErr w:type="spellEnd"/>
        <w:r w:rsidR="008B025F" w:rsidRPr="008B025F">
          <w:rPr>
            <w:rStyle w:val="tlid-translation"/>
            <w:rFonts w:ascii="Times New Roman" w:hAnsi="Times New Roman" w:cs="Times New Roman"/>
            <w:sz w:val="28"/>
            <w:szCs w:val="28"/>
          </w:rPr>
          <w:t xml:space="preserve"> </w:t>
        </w:r>
      </w:ins>
      <w:ins w:id="823" w:author="Александр Гордеев" w:date="2020-02-25T11:43:00Z">
        <w:r w:rsidR="008B025F">
          <w:rPr>
            <w:rStyle w:val="tlid-translation"/>
            <w:rFonts w:ascii="Times New Roman" w:hAnsi="Times New Roman" w:cs="Times New Roman"/>
            <w:sz w:val="28"/>
            <w:szCs w:val="28"/>
          </w:rPr>
          <w:t>отрицательно скоррелированы</w:t>
        </w:r>
      </w:ins>
      <w:ins w:id="824" w:author="Александр Гордеев" w:date="2020-02-25T11:41:00Z">
        <w:r w:rsidR="008B025F">
          <w:rPr>
            <w:rStyle w:val="tlid-translation"/>
            <w:rFonts w:ascii="Times New Roman" w:hAnsi="Times New Roman" w:cs="Times New Roman"/>
            <w:sz w:val="28"/>
            <w:szCs w:val="28"/>
          </w:rPr>
          <w:t>.</w:t>
        </w:r>
      </w:ins>
      <w:ins w:id="825" w:author="Александр Гордеев" w:date="2020-02-25T11:45:00Z">
        <w:r w:rsidR="008B025F">
          <w:rPr>
            <w:rStyle w:val="tlid-translation"/>
            <w:rFonts w:ascii="Times New Roman" w:hAnsi="Times New Roman" w:cs="Times New Roman"/>
            <w:sz w:val="28"/>
            <w:szCs w:val="28"/>
          </w:rPr>
          <w:t xml:space="preserve"> За период с 2001 по 2009 гг.</w:t>
        </w:r>
      </w:ins>
      <w:ins w:id="826" w:author="Александр Гордеев" w:date="2020-02-25T11:41:00Z">
        <w:r w:rsidR="008B025F">
          <w:rPr>
            <w:rStyle w:val="tlid-translation"/>
            <w:rFonts w:ascii="Times New Roman" w:hAnsi="Times New Roman" w:cs="Times New Roman"/>
            <w:sz w:val="28"/>
            <w:szCs w:val="28"/>
          </w:rPr>
          <w:t xml:space="preserve"> </w:t>
        </w:r>
      </w:ins>
      <w:ins w:id="827" w:author="Александр Гордеев" w:date="2020-02-25T11:45:00Z">
        <w:r w:rsidR="008B025F">
          <w:rPr>
            <w:rStyle w:val="tlid-translation"/>
            <w:rFonts w:ascii="Times New Roman" w:hAnsi="Times New Roman" w:cs="Times New Roman"/>
            <w:sz w:val="28"/>
            <w:szCs w:val="28"/>
          </w:rPr>
          <w:t>д</w:t>
        </w:r>
      </w:ins>
      <w:ins w:id="828" w:author="Александр Гордеев" w:date="2020-02-25T11:44:00Z">
        <w:r w:rsidR="008B025F">
          <w:rPr>
            <w:rStyle w:val="tlid-translation"/>
            <w:rFonts w:ascii="Times New Roman" w:hAnsi="Times New Roman" w:cs="Times New Roman"/>
            <w:sz w:val="28"/>
            <w:szCs w:val="28"/>
          </w:rPr>
          <w:t xml:space="preserve">оля сектора </w:t>
        </w:r>
        <w:proofErr w:type="spellStart"/>
        <w:r w:rsidR="008B025F">
          <w:rPr>
            <w:rStyle w:val="tlid-translation"/>
            <w:rFonts w:ascii="Times New Roman" w:hAnsi="Times New Roman" w:cs="Times New Roman"/>
            <w:sz w:val="28"/>
            <w:szCs w:val="28"/>
          </w:rPr>
          <w:t>Energy</w:t>
        </w:r>
        <w:proofErr w:type="spellEnd"/>
        <w:r w:rsidR="008B025F" w:rsidRPr="008B025F">
          <w:rPr>
            <w:rStyle w:val="tlid-translation"/>
            <w:rFonts w:ascii="Times New Roman" w:hAnsi="Times New Roman" w:cs="Times New Roman"/>
            <w:sz w:val="28"/>
            <w:szCs w:val="28"/>
          </w:rPr>
          <w:t xml:space="preserve"> </w:t>
        </w:r>
        <w:r w:rsidR="008B025F">
          <w:rPr>
            <w:rStyle w:val="tlid-translation"/>
            <w:rFonts w:ascii="Times New Roman" w:hAnsi="Times New Roman" w:cs="Times New Roman"/>
            <w:sz w:val="28"/>
            <w:szCs w:val="28"/>
          </w:rPr>
          <w:t>в индексе выросла на 6</w:t>
        </w:r>
      </w:ins>
      <w:ins w:id="829" w:author="Александр Гордеев" w:date="2020-02-25T11:45:00Z">
        <w:r w:rsidR="008B025F">
          <w:rPr>
            <w:rStyle w:val="tlid-translation"/>
            <w:rFonts w:ascii="Times New Roman" w:hAnsi="Times New Roman" w:cs="Times New Roman"/>
            <w:sz w:val="28"/>
            <w:szCs w:val="28"/>
          </w:rPr>
          <w:t xml:space="preserve"> процентных пунктов, в то </w:t>
        </w:r>
      </w:ins>
      <w:ins w:id="830" w:author="Александр Гордеев" w:date="2020-02-26T12:35:00Z">
        <w:r w:rsidR="00C11481">
          <w:rPr>
            <w:rStyle w:val="tlid-translation"/>
            <w:rFonts w:ascii="Times New Roman" w:hAnsi="Times New Roman" w:cs="Times New Roman"/>
            <w:sz w:val="28"/>
            <w:szCs w:val="28"/>
          </w:rPr>
          <w:t xml:space="preserve">время </w:t>
        </w:r>
      </w:ins>
      <w:ins w:id="831" w:author="Александр Гордеев" w:date="2020-02-25T11:45:00Z">
        <w:r w:rsidR="008B025F">
          <w:rPr>
            <w:rStyle w:val="tlid-translation"/>
            <w:rFonts w:ascii="Times New Roman" w:hAnsi="Times New Roman" w:cs="Times New Roman"/>
            <w:sz w:val="28"/>
            <w:szCs w:val="28"/>
          </w:rPr>
          <w:t xml:space="preserve">как доля сектора </w:t>
        </w:r>
        <w:proofErr w:type="spellStart"/>
        <w:r w:rsidR="008B025F">
          <w:rPr>
            <w:rStyle w:val="tlid-translation"/>
            <w:rFonts w:ascii="Times New Roman" w:hAnsi="Times New Roman" w:cs="Times New Roman"/>
            <w:sz w:val="28"/>
            <w:szCs w:val="28"/>
          </w:rPr>
          <w:t>Hea</w:t>
        </w:r>
      </w:ins>
      <w:ins w:id="832" w:author="Александр Гордеев" w:date="2020-02-25T11:46:00Z">
        <w:r w:rsidR="008B025F">
          <w:rPr>
            <w:rStyle w:val="tlid-translation"/>
            <w:rFonts w:ascii="Times New Roman" w:hAnsi="Times New Roman" w:cs="Times New Roman"/>
            <w:sz w:val="28"/>
            <w:szCs w:val="28"/>
          </w:rPr>
          <w:t>l</w:t>
        </w:r>
      </w:ins>
      <w:ins w:id="833" w:author="Александр Гордеев" w:date="2020-02-25T11:45:00Z">
        <w:r w:rsidR="008B025F">
          <w:rPr>
            <w:rStyle w:val="tlid-translation"/>
            <w:rFonts w:ascii="Times New Roman" w:hAnsi="Times New Roman" w:cs="Times New Roman"/>
            <w:sz w:val="28"/>
            <w:szCs w:val="28"/>
          </w:rPr>
          <w:t>th</w:t>
        </w:r>
        <w:proofErr w:type="spellEnd"/>
        <w:r w:rsidR="008B025F" w:rsidRPr="008B025F">
          <w:rPr>
            <w:rStyle w:val="tlid-translation"/>
            <w:rFonts w:ascii="Times New Roman" w:hAnsi="Times New Roman" w:cs="Times New Roman"/>
            <w:sz w:val="28"/>
            <w:szCs w:val="28"/>
          </w:rPr>
          <w:t xml:space="preserve"> </w:t>
        </w:r>
        <w:proofErr w:type="spellStart"/>
        <w:r w:rsidR="008B025F">
          <w:rPr>
            <w:rStyle w:val="tlid-translation"/>
            <w:rFonts w:ascii="Times New Roman" w:hAnsi="Times New Roman" w:cs="Times New Roman"/>
            <w:sz w:val="28"/>
            <w:szCs w:val="28"/>
          </w:rPr>
          <w:t>Care</w:t>
        </w:r>
      </w:ins>
      <w:proofErr w:type="spellEnd"/>
      <w:ins w:id="834" w:author="Александр Гордеев" w:date="2020-02-25T11:46:00Z">
        <w:r w:rsidR="008B025F">
          <w:rPr>
            <w:rStyle w:val="tlid-translation"/>
            <w:rFonts w:ascii="Times New Roman" w:hAnsi="Times New Roman" w:cs="Times New Roman"/>
            <w:sz w:val="28"/>
            <w:szCs w:val="28"/>
          </w:rPr>
          <w:t xml:space="preserve"> сократилась на 5 процентных пунктов.</w:t>
        </w:r>
      </w:ins>
      <w:ins w:id="835" w:author="Александр Гордеев" w:date="2020-02-25T11:45:00Z">
        <w:r w:rsidR="008B025F" w:rsidRPr="008B025F">
          <w:rPr>
            <w:rStyle w:val="tlid-translation"/>
            <w:rFonts w:ascii="Times New Roman" w:hAnsi="Times New Roman" w:cs="Times New Roman"/>
            <w:sz w:val="28"/>
            <w:szCs w:val="28"/>
          </w:rPr>
          <w:t xml:space="preserve"> </w:t>
        </w:r>
      </w:ins>
      <w:ins w:id="836" w:author="Александр Гордеев" w:date="2020-02-25T11:47:00Z">
        <w:r w:rsidR="008B025F">
          <w:rPr>
            <w:rStyle w:val="tlid-translation"/>
            <w:rFonts w:ascii="Times New Roman" w:hAnsi="Times New Roman" w:cs="Times New Roman"/>
            <w:sz w:val="28"/>
            <w:szCs w:val="28"/>
          </w:rPr>
          <w:t>За период с 2010 по 2018 гг. произошло обратное перераспределение долей между данными секторами</w:t>
        </w:r>
      </w:ins>
      <w:ins w:id="837" w:author="Александр Гордеев" w:date="2020-02-25T11:48:00Z">
        <w:r w:rsidR="008B025F">
          <w:rPr>
            <w:rStyle w:val="tlid-translation"/>
            <w:rFonts w:ascii="Times New Roman" w:hAnsi="Times New Roman" w:cs="Times New Roman"/>
            <w:sz w:val="28"/>
            <w:szCs w:val="28"/>
          </w:rPr>
          <w:t>.</w:t>
        </w:r>
      </w:ins>
    </w:p>
    <w:p w14:paraId="16254E24" w14:textId="0D9605F4" w:rsidR="00252022" w:rsidRPr="005E6778" w:rsidRDefault="00252022">
      <w:pPr>
        <w:spacing w:after="0" w:line="360" w:lineRule="auto"/>
        <w:ind w:firstLine="720"/>
        <w:jc w:val="both"/>
        <w:rPr>
          <w:ins w:id="838" w:author="Александр Гордеев" w:date="2020-03-01T17:04:00Z"/>
          <w:rStyle w:val="tlid-translation"/>
          <w:rFonts w:ascii="Times New Roman" w:hAnsi="Times New Roman" w:cs="Times New Roman"/>
          <w:sz w:val="28"/>
          <w:szCs w:val="28"/>
          <w:rPrChange w:id="839" w:author="Александр Гордеев" w:date="2020-03-01T17:04:00Z">
            <w:rPr>
              <w:ins w:id="840" w:author="Александр Гордеев" w:date="2020-03-01T17:04:00Z"/>
              <w:rStyle w:val="tlid-translation"/>
              <w:rFonts w:ascii="Times New Roman" w:hAnsi="Times New Roman" w:cs="Times New Roman"/>
              <w:sz w:val="28"/>
              <w:szCs w:val="28"/>
              <w:lang w:val="en-US"/>
            </w:rPr>
          </w:rPrChange>
        </w:rPr>
      </w:pPr>
      <w:ins w:id="841" w:author="Александр Гордеев" w:date="2020-03-01T15:56:00Z">
        <w:r>
          <w:rPr>
            <w:rStyle w:val="tlid-translation"/>
            <w:rFonts w:ascii="Times New Roman" w:hAnsi="Times New Roman" w:cs="Times New Roman"/>
            <w:sz w:val="28"/>
            <w:szCs w:val="28"/>
          </w:rPr>
          <w:t>Для целей работы полезно понимать</w:t>
        </w:r>
      </w:ins>
      <w:ins w:id="842" w:author="Александр Гордеев" w:date="2020-03-01T16:00:00Z">
        <w:r>
          <w:rPr>
            <w:rStyle w:val="tlid-translation"/>
            <w:rFonts w:ascii="Times New Roman" w:hAnsi="Times New Roman" w:cs="Times New Roman"/>
            <w:sz w:val="28"/>
            <w:szCs w:val="28"/>
          </w:rPr>
          <w:t xml:space="preserve"> не только</w:t>
        </w:r>
      </w:ins>
      <w:ins w:id="843" w:author="Александр Гордеев" w:date="2020-03-01T15:56:00Z">
        <w:r>
          <w:rPr>
            <w:rStyle w:val="tlid-translation"/>
            <w:rFonts w:ascii="Times New Roman" w:hAnsi="Times New Roman" w:cs="Times New Roman"/>
            <w:sz w:val="28"/>
            <w:szCs w:val="28"/>
          </w:rPr>
          <w:t xml:space="preserve"> </w:t>
        </w:r>
      </w:ins>
      <w:ins w:id="844" w:author="Александр Гордеев" w:date="2020-03-01T15:57:00Z">
        <w:r>
          <w:rPr>
            <w:rStyle w:val="tlid-translation"/>
            <w:rFonts w:ascii="Times New Roman" w:hAnsi="Times New Roman" w:cs="Times New Roman"/>
            <w:sz w:val="28"/>
            <w:szCs w:val="28"/>
          </w:rPr>
          <w:t>распределение</w:t>
        </w:r>
      </w:ins>
      <w:ins w:id="845" w:author="Александр Гордеев" w:date="2020-03-01T15:59:00Z">
        <w:r>
          <w:rPr>
            <w:rStyle w:val="tlid-translation"/>
            <w:rFonts w:ascii="Times New Roman" w:hAnsi="Times New Roman" w:cs="Times New Roman"/>
            <w:sz w:val="28"/>
            <w:szCs w:val="28"/>
          </w:rPr>
          <w:t xml:space="preserve"> </w:t>
        </w:r>
      </w:ins>
      <w:ins w:id="846" w:author="Александр Гордеев" w:date="2020-03-01T16:01:00Z">
        <w:r w:rsidR="00184E8F">
          <w:rPr>
            <w:rStyle w:val="tlid-translation"/>
            <w:rFonts w:ascii="Times New Roman" w:hAnsi="Times New Roman" w:cs="Times New Roman"/>
            <w:sz w:val="28"/>
            <w:szCs w:val="28"/>
          </w:rPr>
          <w:t>капитализаци</w:t>
        </w:r>
      </w:ins>
      <w:ins w:id="847" w:author="Александр Гордеев" w:date="2020-03-01T17:58:00Z">
        <w:r w:rsidR="0037748D">
          <w:rPr>
            <w:rStyle w:val="tlid-translation"/>
            <w:rFonts w:ascii="Times New Roman" w:hAnsi="Times New Roman" w:cs="Times New Roman"/>
            <w:sz w:val="28"/>
            <w:szCs w:val="28"/>
          </w:rPr>
          <w:t>й</w:t>
        </w:r>
      </w:ins>
      <w:ins w:id="848" w:author="Александр Гордеев" w:date="2020-03-01T16:01:00Z">
        <w:r w:rsidR="00184E8F">
          <w:rPr>
            <w:rStyle w:val="tlid-translation"/>
            <w:rFonts w:ascii="Times New Roman" w:hAnsi="Times New Roman" w:cs="Times New Roman"/>
            <w:sz w:val="28"/>
            <w:szCs w:val="28"/>
          </w:rPr>
          <w:t xml:space="preserve"> компаний</w:t>
        </w:r>
      </w:ins>
      <w:ins w:id="849" w:author="Александр Гордеев" w:date="2020-03-01T17:58:00Z">
        <w:r w:rsidR="0037748D">
          <w:rPr>
            <w:rStyle w:val="tlid-translation"/>
            <w:rFonts w:ascii="Times New Roman" w:hAnsi="Times New Roman" w:cs="Times New Roman"/>
            <w:sz w:val="28"/>
            <w:szCs w:val="28"/>
          </w:rPr>
          <w:t>, но и их количества</w:t>
        </w:r>
      </w:ins>
      <w:ins w:id="850" w:author="Александр Гордеев" w:date="2020-03-01T16:01:00Z">
        <w:r w:rsidR="00184E8F">
          <w:rPr>
            <w:rStyle w:val="tlid-translation"/>
            <w:rFonts w:ascii="Times New Roman" w:hAnsi="Times New Roman" w:cs="Times New Roman"/>
            <w:sz w:val="28"/>
            <w:szCs w:val="28"/>
          </w:rPr>
          <w:t xml:space="preserve"> по секторам</w:t>
        </w:r>
      </w:ins>
      <w:ins w:id="851" w:author="Александр Гордеев" w:date="2020-03-01T15:58:00Z">
        <w:r>
          <w:rPr>
            <w:rStyle w:val="tlid-translation"/>
            <w:rFonts w:ascii="Times New Roman" w:hAnsi="Times New Roman" w:cs="Times New Roman"/>
            <w:sz w:val="28"/>
            <w:szCs w:val="28"/>
          </w:rPr>
          <w:t>.</w:t>
        </w:r>
      </w:ins>
      <w:ins w:id="852" w:author="Александр Гордеев" w:date="2020-03-01T17:58:00Z">
        <w:r w:rsidR="0037748D">
          <w:rPr>
            <w:rStyle w:val="tlid-translation"/>
            <w:rFonts w:ascii="Times New Roman" w:hAnsi="Times New Roman" w:cs="Times New Roman"/>
            <w:sz w:val="28"/>
            <w:szCs w:val="28"/>
          </w:rPr>
          <w:t xml:space="preserve"> </w:t>
        </w:r>
      </w:ins>
      <w:ins w:id="853" w:author="Александр Гордеев" w:date="2020-03-01T17:59:00Z">
        <w:r w:rsidR="0037748D">
          <w:rPr>
            <w:rStyle w:val="tlid-translation"/>
            <w:rFonts w:ascii="Times New Roman" w:hAnsi="Times New Roman" w:cs="Times New Roman"/>
            <w:sz w:val="28"/>
            <w:szCs w:val="28"/>
          </w:rPr>
          <w:t>Гистограмма ниже отражает среднее количество компаний, которое приходится на сектор</w:t>
        </w:r>
      </w:ins>
      <w:ins w:id="854" w:author="Александр Гордеев" w:date="2020-03-01T18:00:00Z">
        <w:r w:rsidR="0037748D">
          <w:rPr>
            <w:rStyle w:val="tlid-translation"/>
            <w:rFonts w:ascii="Times New Roman" w:hAnsi="Times New Roman" w:cs="Times New Roman"/>
            <w:sz w:val="28"/>
            <w:szCs w:val="28"/>
          </w:rPr>
          <w:t>,</w:t>
        </w:r>
      </w:ins>
      <w:ins w:id="855" w:author="Александр Гордеев" w:date="2020-03-01T17:59:00Z">
        <w:r w:rsidR="0037748D">
          <w:rPr>
            <w:rStyle w:val="tlid-translation"/>
            <w:rFonts w:ascii="Times New Roman" w:hAnsi="Times New Roman" w:cs="Times New Roman"/>
            <w:sz w:val="28"/>
            <w:szCs w:val="28"/>
          </w:rPr>
          <w:t xml:space="preserve"> за рассматриваемый </w:t>
        </w:r>
      </w:ins>
      <w:ins w:id="856" w:author="Александр Гордеев" w:date="2020-03-01T18:00:00Z">
        <w:r w:rsidR="0037748D">
          <w:rPr>
            <w:rStyle w:val="tlid-translation"/>
            <w:rFonts w:ascii="Times New Roman" w:hAnsi="Times New Roman" w:cs="Times New Roman"/>
            <w:sz w:val="28"/>
            <w:szCs w:val="28"/>
          </w:rPr>
          <w:t>период.</w:t>
        </w:r>
      </w:ins>
    </w:p>
    <w:p w14:paraId="2420A85A" w14:textId="36A5F162" w:rsidR="005E6778" w:rsidRPr="005E6778" w:rsidRDefault="005E6778">
      <w:pPr>
        <w:spacing w:after="0" w:line="360" w:lineRule="auto"/>
        <w:jc w:val="center"/>
        <w:rPr>
          <w:ins w:id="857" w:author="Александр Гордеев" w:date="2020-03-01T15:58:00Z"/>
          <w:rStyle w:val="tlid-translation"/>
          <w:rFonts w:ascii="Times New Roman" w:hAnsi="Times New Roman" w:cs="Times New Roman"/>
          <w:sz w:val="28"/>
          <w:szCs w:val="28"/>
        </w:rPr>
        <w:pPrChange w:id="858" w:author="Александр Гордеев" w:date="2020-03-01T17:05:00Z">
          <w:pPr>
            <w:spacing w:after="0" w:line="360" w:lineRule="auto"/>
            <w:ind w:firstLine="720"/>
            <w:jc w:val="both"/>
          </w:pPr>
        </w:pPrChange>
      </w:pPr>
      <w:ins w:id="859" w:author="Александр Гордеев" w:date="2020-03-01T17:07:00Z">
        <w:r>
          <w:rPr>
            <w:rStyle w:val="tlid-translation"/>
            <w:noProof/>
            <w:sz w:val="28"/>
            <w:szCs w:val="28"/>
          </w:rPr>
          <w:lastRenderedPageBreak/>
          <w:drawing>
            <wp:inline distT="0" distB="0" distL="0" distR="0" wp14:anchorId="4BEB1C6F" wp14:editId="236D151D">
              <wp:extent cx="5943600" cy="2311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ins>
    </w:p>
    <w:p w14:paraId="7C4792E9" w14:textId="0A7749E1" w:rsidR="00252022" w:rsidRDefault="0037748D">
      <w:pPr>
        <w:spacing w:after="0" w:line="360" w:lineRule="auto"/>
        <w:ind w:firstLine="720"/>
        <w:jc w:val="both"/>
        <w:rPr>
          <w:ins w:id="860" w:author="Александр Гордеев" w:date="2020-03-01T18:01:00Z"/>
          <w:rStyle w:val="tlid-translation"/>
          <w:rFonts w:ascii="Times New Roman" w:hAnsi="Times New Roman" w:cs="Times New Roman"/>
          <w:sz w:val="28"/>
          <w:szCs w:val="28"/>
        </w:rPr>
      </w:pPr>
      <w:ins w:id="861" w:author="Александр Гордеев" w:date="2020-03-01T18:00:00Z">
        <w:r>
          <w:rPr>
            <w:rStyle w:val="tlid-translation"/>
            <w:rFonts w:ascii="Times New Roman" w:hAnsi="Times New Roman" w:cs="Times New Roman"/>
            <w:sz w:val="28"/>
            <w:szCs w:val="28"/>
          </w:rPr>
          <w:t xml:space="preserve">Рис 2. Гистограмма </w:t>
        </w:r>
      </w:ins>
      <w:ins w:id="862" w:author="Александр Гордеев" w:date="2020-03-01T18:01:00Z">
        <w:r>
          <w:rPr>
            <w:rStyle w:val="tlid-translation"/>
            <w:rFonts w:ascii="Times New Roman" w:hAnsi="Times New Roman" w:cs="Times New Roman"/>
            <w:sz w:val="28"/>
            <w:szCs w:val="28"/>
          </w:rPr>
          <w:t>распределения</w:t>
        </w:r>
      </w:ins>
      <w:ins w:id="863" w:author="Александр Гордеев" w:date="2020-03-01T18:00:00Z">
        <w:r>
          <w:rPr>
            <w:rStyle w:val="tlid-translation"/>
            <w:rFonts w:ascii="Times New Roman" w:hAnsi="Times New Roman" w:cs="Times New Roman"/>
            <w:sz w:val="28"/>
            <w:szCs w:val="28"/>
          </w:rPr>
          <w:t xml:space="preserve"> компаний по секторам в среднем за</w:t>
        </w:r>
      </w:ins>
      <w:ins w:id="864" w:author="Александр Гордеев" w:date="2020-03-01T18:01:00Z">
        <w:r>
          <w:rPr>
            <w:rStyle w:val="tlid-translation"/>
            <w:rFonts w:ascii="Times New Roman" w:hAnsi="Times New Roman" w:cs="Times New Roman"/>
            <w:sz w:val="28"/>
            <w:szCs w:val="28"/>
          </w:rPr>
          <w:t xml:space="preserve"> рассматриваемый</w:t>
        </w:r>
      </w:ins>
      <w:ins w:id="865" w:author="Александр Гордеев" w:date="2020-03-01T18:00:00Z">
        <w:r>
          <w:rPr>
            <w:rStyle w:val="tlid-translation"/>
            <w:rFonts w:ascii="Times New Roman" w:hAnsi="Times New Roman" w:cs="Times New Roman"/>
            <w:sz w:val="28"/>
            <w:szCs w:val="28"/>
          </w:rPr>
          <w:t xml:space="preserve"> перио</w:t>
        </w:r>
      </w:ins>
      <w:ins w:id="866" w:author="Александр Гордеев" w:date="2020-03-01T18:01:00Z">
        <w:r>
          <w:rPr>
            <w:rStyle w:val="tlid-translation"/>
            <w:rFonts w:ascii="Times New Roman" w:hAnsi="Times New Roman" w:cs="Times New Roman"/>
            <w:sz w:val="28"/>
            <w:szCs w:val="28"/>
          </w:rPr>
          <w:t>д.</w:t>
        </w:r>
      </w:ins>
      <w:ins w:id="867" w:author="Александр Гордеев" w:date="2020-03-01T18:00:00Z">
        <w:r>
          <w:rPr>
            <w:rStyle w:val="tlid-translation"/>
            <w:rFonts w:ascii="Times New Roman" w:hAnsi="Times New Roman" w:cs="Times New Roman"/>
            <w:sz w:val="28"/>
            <w:szCs w:val="28"/>
          </w:rPr>
          <w:t xml:space="preserve"> </w:t>
        </w:r>
      </w:ins>
    </w:p>
    <w:p w14:paraId="1D5A050C" w14:textId="722C078A" w:rsidR="0037748D" w:rsidRDefault="0037748D">
      <w:pPr>
        <w:spacing w:after="0" w:line="360" w:lineRule="auto"/>
        <w:ind w:firstLine="720"/>
        <w:jc w:val="both"/>
        <w:rPr>
          <w:ins w:id="868" w:author="Александр Гордеев" w:date="2020-03-01T18:08:00Z"/>
          <w:rStyle w:val="tlid-translation"/>
          <w:rFonts w:ascii="Times New Roman" w:hAnsi="Times New Roman" w:cs="Times New Roman"/>
          <w:sz w:val="28"/>
          <w:szCs w:val="28"/>
        </w:rPr>
      </w:pPr>
      <w:ins w:id="869" w:author="Александр Гордеев" w:date="2020-03-01T18:04:00Z">
        <w:r>
          <w:rPr>
            <w:rStyle w:val="tlid-translation"/>
            <w:rFonts w:ascii="Times New Roman" w:hAnsi="Times New Roman" w:cs="Times New Roman"/>
            <w:sz w:val="28"/>
            <w:szCs w:val="28"/>
          </w:rPr>
          <w:t xml:space="preserve">Сравнивая, </w:t>
        </w:r>
      </w:ins>
      <w:ins w:id="870" w:author="Александр Гордеев" w:date="2020-03-01T18:07:00Z">
        <w:r>
          <w:rPr>
            <w:rStyle w:val="tlid-translation"/>
            <w:rFonts w:ascii="Times New Roman" w:hAnsi="Times New Roman" w:cs="Times New Roman"/>
            <w:sz w:val="28"/>
            <w:szCs w:val="28"/>
          </w:rPr>
          <w:t>данные</w:t>
        </w:r>
      </w:ins>
      <w:ins w:id="871" w:author="Александр Гордеев" w:date="2020-03-01T18:08:00Z">
        <w:r w:rsidR="00F83168">
          <w:rPr>
            <w:rStyle w:val="tlid-translation"/>
            <w:rFonts w:ascii="Times New Roman" w:hAnsi="Times New Roman" w:cs="Times New Roman"/>
            <w:sz w:val="28"/>
            <w:szCs w:val="28"/>
          </w:rPr>
          <w:t>,</w:t>
        </w:r>
      </w:ins>
      <w:ins w:id="872" w:author="Александр Гордеев" w:date="2020-03-01T18:07:00Z">
        <w:r>
          <w:rPr>
            <w:rStyle w:val="tlid-translation"/>
            <w:rFonts w:ascii="Times New Roman" w:hAnsi="Times New Roman" w:cs="Times New Roman"/>
            <w:sz w:val="28"/>
            <w:szCs w:val="28"/>
          </w:rPr>
          <w:t xml:space="preserve"> представленные на </w:t>
        </w:r>
      </w:ins>
      <w:ins w:id="873" w:author="Александр Гордеев" w:date="2020-03-01T18:08:00Z">
        <w:r w:rsidR="00F83168">
          <w:rPr>
            <w:rStyle w:val="tlid-translation"/>
            <w:rFonts w:ascii="Times New Roman" w:hAnsi="Times New Roman" w:cs="Times New Roman"/>
            <w:sz w:val="28"/>
            <w:szCs w:val="28"/>
          </w:rPr>
          <w:t>рисунке</w:t>
        </w:r>
      </w:ins>
      <w:ins w:id="874" w:author="Александр Гордеев" w:date="2020-03-01T18:07:00Z">
        <w:r>
          <w:rPr>
            <w:rStyle w:val="tlid-translation"/>
            <w:rFonts w:ascii="Times New Roman" w:hAnsi="Times New Roman" w:cs="Times New Roman"/>
            <w:sz w:val="28"/>
            <w:szCs w:val="28"/>
          </w:rPr>
          <w:t xml:space="preserve"> </w:t>
        </w:r>
      </w:ins>
      <w:ins w:id="875" w:author="Александр Гордеев" w:date="2020-03-01T18:08:00Z">
        <w:r w:rsidR="00F83168">
          <w:rPr>
            <w:rStyle w:val="tlid-translation"/>
            <w:rFonts w:ascii="Times New Roman" w:hAnsi="Times New Roman" w:cs="Times New Roman"/>
            <w:sz w:val="28"/>
            <w:szCs w:val="28"/>
          </w:rPr>
          <w:t xml:space="preserve">1 и </w:t>
        </w:r>
      </w:ins>
      <w:ins w:id="876" w:author="Александр Гордеев" w:date="2020-03-01T18:12:00Z">
        <w:r w:rsidR="00F83168">
          <w:rPr>
            <w:rStyle w:val="tlid-translation"/>
            <w:rFonts w:ascii="Times New Roman" w:hAnsi="Times New Roman" w:cs="Times New Roman"/>
            <w:sz w:val="28"/>
            <w:szCs w:val="28"/>
          </w:rPr>
          <w:t xml:space="preserve">на </w:t>
        </w:r>
      </w:ins>
      <w:ins w:id="877" w:author="Александр Гордеев" w:date="2020-03-01T18:08:00Z">
        <w:r w:rsidR="00F83168">
          <w:rPr>
            <w:rStyle w:val="tlid-translation"/>
            <w:rFonts w:ascii="Times New Roman" w:hAnsi="Times New Roman" w:cs="Times New Roman"/>
            <w:sz w:val="28"/>
            <w:szCs w:val="28"/>
          </w:rPr>
          <w:t>рисунке 2, можно прийти к следующим выводам:</w:t>
        </w:r>
      </w:ins>
    </w:p>
    <w:p w14:paraId="0397D5F4" w14:textId="7A8E201A" w:rsidR="00F83168" w:rsidRDefault="00F83168" w:rsidP="00F83168">
      <w:pPr>
        <w:pStyle w:val="aa"/>
        <w:numPr>
          <w:ilvl w:val="0"/>
          <w:numId w:val="3"/>
        </w:numPr>
        <w:spacing w:after="0" w:line="360" w:lineRule="auto"/>
        <w:ind w:left="0" w:firstLine="720"/>
        <w:jc w:val="both"/>
        <w:rPr>
          <w:ins w:id="878" w:author="Александр Гордеев" w:date="2020-03-01T18:10:00Z"/>
          <w:rStyle w:val="tlid-translation"/>
          <w:rFonts w:ascii="Times New Roman" w:hAnsi="Times New Roman" w:cs="Times New Roman"/>
          <w:sz w:val="28"/>
          <w:szCs w:val="28"/>
        </w:rPr>
      </w:pPr>
      <w:ins w:id="879" w:author="Александр Гордеев" w:date="2020-03-01T18:08:00Z">
        <w:r>
          <w:rPr>
            <w:rStyle w:val="tlid-translation"/>
            <w:rFonts w:ascii="Times New Roman" w:hAnsi="Times New Roman" w:cs="Times New Roman"/>
            <w:sz w:val="28"/>
            <w:szCs w:val="28"/>
          </w:rPr>
          <w:t>Финансовые с</w:t>
        </w:r>
      </w:ins>
      <w:ins w:id="880" w:author="Александр Гордеев" w:date="2020-03-01T18:09:00Z">
        <w:r>
          <w:rPr>
            <w:rStyle w:val="tlid-translation"/>
            <w:rFonts w:ascii="Times New Roman" w:hAnsi="Times New Roman" w:cs="Times New Roman"/>
            <w:sz w:val="28"/>
            <w:szCs w:val="28"/>
          </w:rPr>
          <w:t>ектор один из крупнейших секторов экономики США</w:t>
        </w:r>
      </w:ins>
      <w:ins w:id="881" w:author="Александр Гордеев" w:date="2020-03-01T18:13:00Z">
        <w:r>
          <w:rPr>
            <w:rStyle w:val="tlid-translation"/>
            <w:rFonts w:ascii="Times New Roman" w:hAnsi="Times New Roman" w:cs="Times New Roman"/>
            <w:sz w:val="28"/>
            <w:szCs w:val="28"/>
          </w:rPr>
          <w:t xml:space="preserve">, как с точки зрения доли капитализации компаний этого сектора в индексе </w:t>
        </w:r>
        <w:r>
          <w:rPr>
            <w:rStyle w:val="tlid-translation"/>
            <w:rFonts w:ascii="Times New Roman" w:hAnsi="Times New Roman" w:cs="Times New Roman"/>
            <w:sz w:val="28"/>
            <w:szCs w:val="28"/>
            <w:lang w:val="en-US"/>
          </w:rPr>
          <w:t>S</w:t>
        </w:r>
        <w:r w:rsidRPr="00F83168">
          <w:rPr>
            <w:rStyle w:val="tlid-translation"/>
            <w:rFonts w:ascii="Times New Roman" w:hAnsi="Times New Roman" w:cs="Times New Roman"/>
            <w:sz w:val="28"/>
            <w:szCs w:val="28"/>
            <w:rPrChange w:id="882" w:author="Александр Гордеев" w:date="2020-03-01T18:13:00Z">
              <w:rPr>
                <w:rStyle w:val="tlid-translation"/>
                <w:rFonts w:ascii="Times New Roman" w:hAnsi="Times New Roman" w:cs="Times New Roman"/>
                <w:sz w:val="28"/>
                <w:szCs w:val="28"/>
                <w:lang w:val="en-US"/>
              </w:rPr>
            </w:rPrChange>
          </w:rPr>
          <w:t>&amp;</w:t>
        </w:r>
        <w:r>
          <w:rPr>
            <w:rStyle w:val="tlid-translation"/>
            <w:rFonts w:ascii="Times New Roman" w:hAnsi="Times New Roman" w:cs="Times New Roman"/>
            <w:sz w:val="28"/>
            <w:szCs w:val="28"/>
            <w:lang w:val="en-US"/>
          </w:rPr>
          <w:t>P</w:t>
        </w:r>
        <w:r w:rsidRPr="00F83168">
          <w:rPr>
            <w:rStyle w:val="tlid-translation"/>
            <w:rFonts w:ascii="Times New Roman" w:hAnsi="Times New Roman" w:cs="Times New Roman"/>
            <w:sz w:val="28"/>
            <w:szCs w:val="28"/>
            <w:rPrChange w:id="883" w:author="Александр Гордеев" w:date="2020-03-01T18:13:00Z">
              <w:rPr>
                <w:rStyle w:val="tlid-translation"/>
                <w:rFonts w:ascii="Times New Roman" w:hAnsi="Times New Roman" w:cs="Times New Roman"/>
                <w:sz w:val="28"/>
                <w:szCs w:val="28"/>
                <w:lang w:val="en-US"/>
              </w:rPr>
            </w:rPrChange>
          </w:rPr>
          <w:t>500</w:t>
        </w:r>
        <w:r>
          <w:rPr>
            <w:rStyle w:val="tlid-translation"/>
            <w:rFonts w:ascii="Times New Roman" w:hAnsi="Times New Roman" w:cs="Times New Roman"/>
            <w:sz w:val="28"/>
            <w:szCs w:val="28"/>
          </w:rPr>
          <w:t xml:space="preserve">, так и с </w:t>
        </w:r>
      </w:ins>
      <w:ins w:id="884" w:author="Александр Гордеев" w:date="2020-03-01T18:14:00Z">
        <w:r>
          <w:rPr>
            <w:rStyle w:val="tlid-translation"/>
            <w:rFonts w:ascii="Times New Roman" w:hAnsi="Times New Roman" w:cs="Times New Roman"/>
            <w:sz w:val="28"/>
            <w:szCs w:val="28"/>
          </w:rPr>
          <w:t>точки зрения количества компаний, которые представляют этот сектор в индексе.</w:t>
        </w:r>
      </w:ins>
    </w:p>
    <w:p w14:paraId="6D12481A" w14:textId="64C9646D" w:rsidR="00F83168" w:rsidRDefault="00F83168" w:rsidP="00F83168">
      <w:pPr>
        <w:pStyle w:val="aa"/>
        <w:numPr>
          <w:ilvl w:val="0"/>
          <w:numId w:val="3"/>
        </w:numPr>
        <w:spacing w:after="0" w:line="360" w:lineRule="auto"/>
        <w:ind w:left="0" w:firstLine="720"/>
        <w:jc w:val="both"/>
        <w:rPr>
          <w:ins w:id="885" w:author="Александр Гордеев" w:date="2020-03-01T18:11:00Z"/>
          <w:rStyle w:val="tlid-translation"/>
          <w:rFonts w:ascii="Times New Roman" w:hAnsi="Times New Roman" w:cs="Times New Roman"/>
          <w:sz w:val="28"/>
          <w:szCs w:val="28"/>
        </w:rPr>
      </w:pPr>
      <w:ins w:id="886" w:author="Александр Гордеев" w:date="2020-03-01T18:10:00Z">
        <w:r>
          <w:rPr>
            <w:rStyle w:val="tlid-translation"/>
            <w:rFonts w:ascii="Times New Roman" w:hAnsi="Times New Roman" w:cs="Times New Roman"/>
            <w:sz w:val="28"/>
            <w:szCs w:val="28"/>
          </w:rPr>
          <w:t>Компании</w:t>
        </w:r>
      </w:ins>
      <w:ins w:id="887" w:author="Александр Гордеев" w:date="2020-03-01T18:17:00Z">
        <w:r>
          <w:rPr>
            <w:rStyle w:val="tlid-translation"/>
            <w:rFonts w:ascii="Times New Roman" w:hAnsi="Times New Roman" w:cs="Times New Roman"/>
            <w:sz w:val="28"/>
            <w:szCs w:val="28"/>
          </w:rPr>
          <w:t>, представляющие</w:t>
        </w:r>
      </w:ins>
      <w:ins w:id="888" w:author="Александр Гордеев" w:date="2020-03-01T18:10:00Z">
        <w:r>
          <w:rPr>
            <w:rStyle w:val="tlid-translation"/>
            <w:rFonts w:ascii="Times New Roman" w:hAnsi="Times New Roman" w:cs="Times New Roman"/>
            <w:sz w:val="28"/>
            <w:szCs w:val="28"/>
          </w:rPr>
          <w:t xml:space="preserve"> сек</w:t>
        </w:r>
      </w:ins>
      <w:ins w:id="889" w:author="Александр Гордеев" w:date="2020-03-01T18:17:00Z">
        <w:r>
          <w:rPr>
            <w:rStyle w:val="tlid-translation"/>
            <w:rFonts w:ascii="Times New Roman" w:hAnsi="Times New Roman" w:cs="Times New Roman"/>
            <w:sz w:val="28"/>
            <w:szCs w:val="28"/>
          </w:rPr>
          <w:t>т</w:t>
        </w:r>
      </w:ins>
      <w:ins w:id="890" w:author="Александр Гордеев" w:date="2020-03-01T18:10:00Z">
        <w:r>
          <w:rPr>
            <w:rStyle w:val="tlid-translation"/>
            <w:rFonts w:ascii="Times New Roman" w:hAnsi="Times New Roman" w:cs="Times New Roman"/>
            <w:sz w:val="28"/>
            <w:szCs w:val="28"/>
          </w:rPr>
          <w:t xml:space="preserve">ор </w:t>
        </w:r>
      </w:ins>
      <w:ins w:id="891" w:author="Александр Гордеев" w:date="2020-03-01T18:17:00Z">
        <w:r>
          <w:rPr>
            <w:rStyle w:val="tlid-translation"/>
            <w:rFonts w:ascii="Times New Roman" w:hAnsi="Times New Roman" w:cs="Times New Roman"/>
            <w:sz w:val="28"/>
            <w:szCs w:val="28"/>
          </w:rPr>
          <w:t>информационных</w:t>
        </w:r>
      </w:ins>
      <w:ins w:id="892" w:author="Александр Гордеев" w:date="2020-03-01T18:10:00Z">
        <w:r>
          <w:rPr>
            <w:rStyle w:val="tlid-translation"/>
            <w:rFonts w:ascii="Times New Roman" w:hAnsi="Times New Roman" w:cs="Times New Roman"/>
            <w:sz w:val="28"/>
            <w:szCs w:val="28"/>
          </w:rPr>
          <w:t xml:space="preserve"> технологи</w:t>
        </w:r>
      </w:ins>
      <w:ins w:id="893" w:author="Александр Гордеев" w:date="2020-03-01T18:20:00Z">
        <w:r w:rsidR="007759A8">
          <w:rPr>
            <w:rStyle w:val="tlid-translation"/>
            <w:rFonts w:ascii="Times New Roman" w:hAnsi="Times New Roman" w:cs="Times New Roman"/>
            <w:sz w:val="28"/>
            <w:szCs w:val="28"/>
          </w:rPr>
          <w:t>й</w:t>
        </w:r>
      </w:ins>
      <w:ins w:id="894" w:author="Александр Гордеев" w:date="2020-03-01T18:18:00Z">
        <w:r w:rsidR="007759A8">
          <w:rPr>
            <w:rStyle w:val="tlid-translation"/>
            <w:rFonts w:ascii="Times New Roman" w:hAnsi="Times New Roman" w:cs="Times New Roman"/>
            <w:sz w:val="28"/>
            <w:szCs w:val="28"/>
          </w:rPr>
          <w:t>,</w:t>
        </w:r>
      </w:ins>
      <w:ins w:id="895" w:author="Александр Гордеев" w:date="2020-03-01T18:10:00Z">
        <w:r>
          <w:rPr>
            <w:rStyle w:val="tlid-translation"/>
            <w:rFonts w:ascii="Times New Roman" w:hAnsi="Times New Roman" w:cs="Times New Roman"/>
            <w:sz w:val="28"/>
            <w:szCs w:val="28"/>
          </w:rPr>
          <w:t xml:space="preserve"> имеют наибольшую</w:t>
        </w:r>
      </w:ins>
      <w:ins w:id="896" w:author="Александр Гордеев" w:date="2020-03-01T18:18:00Z">
        <w:r w:rsidR="007759A8">
          <w:rPr>
            <w:rStyle w:val="tlid-translation"/>
            <w:rFonts w:ascii="Times New Roman" w:hAnsi="Times New Roman" w:cs="Times New Roman"/>
            <w:sz w:val="28"/>
            <w:szCs w:val="28"/>
          </w:rPr>
          <w:t xml:space="preserve"> долю</w:t>
        </w:r>
      </w:ins>
      <w:ins w:id="897" w:author="Александр Гордеев" w:date="2020-03-01T18:10:00Z">
        <w:r>
          <w:rPr>
            <w:rStyle w:val="tlid-translation"/>
            <w:rFonts w:ascii="Times New Roman" w:hAnsi="Times New Roman" w:cs="Times New Roman"/>
            <w:sz w:val="28"/>
            <w:szCs w:val="28"/>
          </w:rPr>
          <w:t xml:space="preserve"> </w:t>
        </w:r>
      </w:ins>
      <w:ins w:id="898" w:author="Александр Гордеев" w:date="2020-03-01T18:18:00Z">
        <w:r w:rsidR="007759A8">
          <w:rPr>
            <w:rStyle w:val="tlid-translation"/>
            <w:rFonts w:ascii="Times New Roman" w:hAnsi="Times New Roman" w:cs="Times New Roman"/>
            <w:sz w:val="28"/>
            <w:szCs w:val="28"/>
          </w:rPr>
          <w:t>капитализации в индексе</w:t>
        </w:r>
      </w:ins>
      <w:ins w:id="899" w:author="Александр Гордеев" w:date="2020-03-01T18:10:00Z">
        <w:r>
          <w:rPr>
            <w:rStyle w:val="tlid-translation"/>
            <w:rFonts w:ascii="Times New Roman" w:hAnsi="Times New Roman" w:cs="Times New Roman"/>
            <w:sz w:val="28"/>
            <w:szCs w:val="28"/>
          </w:rPr>
          <w:t xml:space="preserve">, </w:t>
        </w:r>
      </w:ins>
      <w:ins w:id="900" w:author="Александр Гордеев" w:date="2020-03-01T18:18:00Z">
        <w:r w:rsidR="007759A8">
          <w:rPr>
            <w:rStyle w:val="tlid-translation"/>
            <w:rFonts w:ascii="Times New Roman" w:hAnsi="Times New Roman" w:cs="Times New Roman"/>
            <w:sz w:val="28"/>
            <w:szCs w:val="28"/>
          </w:rPr>
          <w:t>однако</w:t>
        </w:r>
      </w:ins>
      <w:ins w:id="901" w:author="Александр Гордеев" w:date="2020-03-01T18:10:00Z">
        <w:r>
          <w:rPr>
            <w:rStyle w:val="tlid-translation"/>
            <w:rFonts w:ascii="Times New Roman" w:hAnsi="Times New Roman" w:cs="Times New Roman"/>
            <w:sz w:val="28"/>
            <w:szCs w:val="28"/>
          </w:rPr>
          <w:t xml:space="preserve"> их</w:t>
        </w:r>
      </w:ins>
      <w:ins w:id="902" w:author="Александр Гордеев" w:date="2020-03-01T18:18:00Z">
        <w:r w:rsidR="007759A8">
          <w:rPr>
            <w:rStyle w:val="tlid-translation"/>
            <w:rFonts w:ascii="Times New Roman" w:hAnsi="Times New Roman" w:cs="Times New Roman"/>
            <w:sz w:val="28"/>
            <w:szCs w:val="28"/>
          </w:rPr>
          <w:t xml:space="preserve"> количество в индексе</w:t>
        </w:r>
      </w:ins>
      <w:ins w:id="903" w:author="Александр Гордеев" w:date="2020-03-01T18:10:00Z">
        <w:r>
          <w:rPr>
            <w:rStyle w:val="tlid-translation"/>
            <w:rFonts w:ascii="Times New Roman" w:hAnsi="Times New Roman" w:cs="Times New Roman"/>
            <w:sz w:val="28"/>
            <w:szCs w:val="28"/>
          </w:rPr>
          <w:t xml:space="preserve"> сравнительно </w:t>
        </w:r>
      </w:ins>
      <w:ins w:id="904" w:author="Александр Гордеев" w:date="2020-03-01T18:18:00Z">
        <w:r w:rsidR="007759A8">
          <w:rPr>
            <w:rStyle w:val="tlid-translation"/>
            <w:rFonts w:ascii="Times New Roman" w:hAnsi="Times New Roman" w:cs="Times New Roman"/>
            <w:sz w:val="28"/>
            <w:szCs w:val="28"/>
          </w:rPr>
          <w:t>невелико</w:t>
        </w:r>
      </w:ins>
      <w:ins w:id="905" w:author="Александр Гордеев" w:date="2020-03-01T18:10:00Z">
        <w:r>
          <w:rPr>
            <w:rStyle w:val="tlid-translation"/>
            <w:rFonts w:ascii="Times New Roman" w:hAnsi="Times New Roman" w:cs="Times New Roman"/>
            <w:sz w:val="28"/>
            <w:szCs w:val="28"/>
          </w:rPr>
          <w:t>.</w:t>
        </w:r>
      </w:ins>
      <w:ins w:id="906" w:author="Александр Гордеев" w:date="2020-03-01T18:19:00Z">
        <w:r w:rsidR="007759A8">
          <w:rPr>
            <w:rStyle w:val="tlid-translation"/>
            <w:rFonts w:ascii="Times New Roman" w:hAnsi="Times New Roman" w:cs="Times New Roman"/>
            <w:sz w:val="28"/>
            <w:szCs w:val="28"/>
          </w:rPr>
          <w:t xml:space="preserve"> Это говорит о том, что</w:t>
        </w:r>
      </w:ins>
      <w:ins w:id="907" w:author="Александр Гордеев" w:date="2020-03-01T18:20:00Z">
        <w:r w:rsidR="007759A8">
          <w:rPr>
            <w:rStyle w:val="tlid-translation"/>
            <w:rFonts w:ascii="Times New Roman" w:hAnsi="Times New Roman" w:cs="Times New Roman"/>
            <w:sz w:val="28"/>
            <w:szCs w:val="28"/>
          </w:rPr>
          <w:t>,</w:t>
        </w:r>
      </w:ins>
      <w:ins w:id="908" w:author="Александр Гордеев" w:date="2020-03-01T18:19:00Z">
        <w:r w:rsidR="007759A8">
          <w:rPr>
            <w:rStyle w:val="tlid-translation"/>
            <w:rFonts w:ascii="Times New Roman" w:hAnsi="Times New Roman" w:cs="Times New Roman"/>
            <w:sz w:val="28"/>
            <w:szCs w:val="28"/>
          </w:rPr>
          <w:t xml:space="preserve"> в среднем</w:t>
        </w:r>
      </w:ins>
      <w:ins w:id="909" w:author="Александр Гордеев" w:date="2020-03-01T18:20:00Z">
        <w:r w:rsidR="007759A8">
          <w:rPr>
            <w:rStyle w:val="tlid-translation"/>
            <w:rFonts w:ascii="Times New Roman" w:hAnsi="Times New Roman" w:cs="Times New Roman"/>
            <w:sz w:val="28"/>
            <w:szCs w:val="28"/>
          </w:rPr>
          <w:t>,</w:t>
        </w:r>
      </w:ins>
      <w:ins w:id="910" w:author="Александр Гордеев" w:date="2020-03-01T18:19:00Z">
        <w:r w:rsidR="007759A8">
          <w:rPr>
            <w:rStyle w:val="tlid-translation"/>
            <w:rFonts w:ascii="Times New Roman" w:hAnsi="Times New Roman" w:cs="Times New Roman"/>
            <w:sz w:val="28"/>
            <w:szCs w:val="28"/>
          </w:rPr>
          <w:t xml:space="preserve"> компания, которая относится к сектору информационных технологий имеет капитализацию выше</w:t>
        </w:r>
      </w:ins>
      <w:ins w:id="911" w:author="Александр Гордеев" w:date="2020-03-01T18:20:00Z">
        <w:r w:rsidR="007759A8">
          <w:rPr>
            <w:rStyle w:val="tlid-translation"/>
            <w:rFonts w:ascii="Times New Roman" w:hAnsi="Times New Roman" w:cs="Times New Roman"/>
            <w:sz w:val="28"/>
            <w:szCs w:val="28"/>
          </w:rPr>
          <w:t>, нежели любая другая компания.</w:t>
        </w:r>
      </w:ins>
      <w:ins w:id="912" w:author="Александр Гордеев" w:date="2020-03-01T18:19:00Z">
        <w:r w:rsidR="007759A8">
          <w:rPr>
            <w:rStyle w:val="tlid-translation"/>
            <w:rFonts w:ascii="Times New Roman" w:hAnsi="Times New Roman" w:cs="Times New Roman"/>
            <w:sz w:val="28"/>
            <w:szCs w:val="28"/>
          </w:rPr>
          <w:t xml:space="preserve"> </w:t>
        </w:r>
      </w:ins>
    </w:p>
    <w:p w14:paraId="60DB513D" w14:textId="0CBA606B" w:rsidR="00F83168" w:rsidRDefault="007759A8" w:rsidP="00F83168">
      <w:pPr>
        <w:pStyle w:val="aa"/>
        <w:numPr>
          <w:ilvl w:val="0"/>
          <w:numId w:val="3"/>
        </w:numPr>
        <w:spacing w:after="0" w:line="360" w:lineRule="auto"/>
        <w:ind w:left="0" w:firstLine="720"/>
        <w:jc w:val="both"/>
        <w:rPr>
          <w:ins w:id="913" w:author="Александр Гордеев" w:date="2020-03-01T18:23:00Z"/>
          <w:rStyle w:val="tlid-translation"/>
          <w:rFonts w:ascii="Times New Roman" w:hAnsi="Times New Roman" w:cs="Times New Roman"/>
          <w:sz w:val="28"/>
          <w:szCs w:val="28"/>
        </w:rPr>
      </w:pPr>
      <w:ins w:id="914" w:author="Александр Гордеев" w:date="2020-03-01T18:22:00Z">
        <w:r>
          <w:rPr>
            <w:rStyle w:val="tlid-translation"/>
            <w:rFonts w:ascii="Times New Roman" w:hAnsi="Times New Roman" w:cs="Times New Roman"/>
            <w:sz w:val="28"/>
            <w:szCs w:val="28"/>
          </w:rPr>
          <w:t>Иная ситуация складывается для компаний индустриального сектора. Они</w:t>
        </w:r>
      </w:ins>
      <w:ins w:id="915" w:author="Александр Гордеев" w:date="2020-03-01T18:11:00Z">
        <w:r w:rsidR="00F83168">
          <w:rPr>
            <w:rStyle w:val="tlid-translation"/>
            <w:rFonts w:ascii="Times New Roman" w:hAnsi="Times New Roman" w:cs="Times New Roman"/>
            <w:sz w:val="28"/>
            <w:szCs w:val="28"/>
          </w:rPr>
          <w:t xml:space="preserve"> обладают низкой капитал</w:t>
        </w:r>
      </w:ins>
      <w:ins w:id="916" w:author="Александр Гордеев" w:date="2020-03-01T18:12:00Z">
        <w:r w:rsidR="00F83168">
          <w:rPr>
            <w:rStyle w:val="tlid-translation"/>
            <w:rFonts w:ascii="Times New Roman" w:hAnsi="Times New Roman" w:cs="Times New Roman"/>
            <w:sz w:val="28"/>
            <w:szCs w:val="28"/>
          </w:rPr>
          <w:t>изацией, однако в выборке</w:t>
        </w:r>
      </w:ins>
      <w:ins w:id="917" w:author="Александр Гордеев" w:date="2020-03-01T18:22:00Z">
        <w:r>
          <w:rPr>
            <w:rStyle w:val="tlid-translation"/>
            <w:rFonts w:ascii="Times New Roman" w:hAnsi="Times New Roman" w:cs="Times New Roman"/>
            <w:sz w:val="28"/>
            <w:szCs w:val="28"/>
          </w:rPr>
          <w:t xml:space="preserve"> и</w:t>
        </w:r>
      </w:ins>
      <w:ins w:id="918" w:author="Александр Гордеев" w:date="2020-03-01T18:23:00Z">
        <w:r>
          <w:rPr>
            <w:rStyle w:val="tlid-translation"/>
            <w:rFonts w:ascii="Times New Roman" w:hAnsi="Times New Roman" w:cs="Times New Roman"/>
            <w:sz w:val="28"/>
            <w:szCs w:val="28"/>
          </w:rPr>
          <w:t>х</w:t>
        </w:r>
      </w:ins>
      <w:ins w:id="919" w:author="Александр Гордеев" w:date="2020-03-01T18:12:00Z">
        <w:r w:rsidR="00F83168">
          <w:rPr>
            <w:rStyle w:val="tlid-translation"/>
            <w:rFonts w:ascii="Times New Roman" w:hAnsi="Times New Roman" w:cs="Times New Roman"/>
            <w:sz w:val="28"/>
            <w:szCs w:val="28"/>
          </w:rPr>
          <w:t xml:space="preserve"> существенное количество</w:t>
        </w:r>
      </w:ins>
      <w:ins w:id="920" w:author="Александр Гордеев" w:date="2020-03-01T18:23:00Z">
        <w:r>
          <w:rPr>
            <w:rStyle w:val="tlid-translation"/>
            <w:rFonts w:ascii="Times New Roman" w:hAnsi="Times New Roman" w:cs="Times New Roman"/>
            <w:sz w:val="28"/>
            <w:szCs w:val="28"/>
          </w:rPr>
          <w:t>.</w:t>
        </w:r>
      </w:ins>
    </w:p>
    <w:p w14:paraId="651198D3" w14:textId="1206CC7E" w:rsidR="007759A8" w:rsidRDefault="007759A8" w:rsidP="007759A8">
      <w:pPr>
        <w:spacing w:after="0" w:line="360" w:lineRule="auto"/>
        <w:ind w:firstLine="720"/>
        <w:jc w:val="both"/>
        <w:rPr>
          <w:ins w:id="921" w:author="Александр Гордеев" w:date="2020-03-02T18:37:00Z"/>
          <w:rStyle w:val="tlid-translation"/>
          <w:rFonts w:ascii="Times New Roman" w:hAnsi="Times New Roman" w:cs="Times New Roman"/>
          <w:sz w:val="28"/>
          <w:szCs w:val="28"/>
        </w:rPr>
      </w:pPr>
      <w:ins w:id="922" w:author="Александр Гордеев" w:date="2020-03-01T18:25:00Z">
        <w:r>
          <w:rPr>
            <w:rStyle w:val="tlid-translation"/>
            <w:rFonts w:ascii="Times New Roman" w:hAnsi="Times New Roman" w:cs="Times New Roman"/>
            <w:sz w:val="28"/>
            <w:szCs w:val="28"/>
          </w:rPr>
          <w:t>Далее проведем</w:t>
        </w:r>
      </w:ins>
      <w:ins w:id="923" w:author="Александр Гордеев" w:date="2020-03-01T18:26:00Z">
        <w:r>
          <w:rPr>
            <w:rStyle w:val="tlid-translation"/>
            <w:rFonts w:ascii="Times New Roman" w:hAnsi="Times New Roman" w:cs="Times New Roman"/>
            <w:sz w:val="28"/>
            <w:szCs w:val="28"/>
          </w:rPr>
          <w:t xml:space="preserve"> предварительный</w:t>
        </w:r>
      </w:ins>
      <w:ins w:id="924" w:author="Александр Гордеев" w:date="2020-03-01T18:25:00Z">
        <w:r>
          <w:rPr>
            <w:rStyle w:val="tlid-translation"/>
            <w:rFonts w:ascii="Times New Roman" w:hAnsi="Times New Roman" w:cs="Times New Roman"/>
            <w:sz w:val="28"/>
            <w:szCs w:val="28"/>
          </w:rPr>
          <w:t xml:space="preserve"> анализ факторов, которые будут использоваться для построения</w:t>
        </w:r>
      </w:ins>
      <w:r w:rsidR="00FE7989">
        <w:rPr>
          <w:rStyle w:val="tlid-translation"/>
          <w:rFonts w:ascii="Times New Roman" w:hAnsi="Times New Roman" w:cs="Times New Roman"/>
          <w:sz w:val="28"/>
          <w:szCs w:val="28"/>
        </w:rPr>
        <w:t xml:space="preserve"> регрессионных</w:t>
      </w:r>
      <w:ins w:id="925" w:author="Александр Гордеев" w:date="2020-03-01T18:25:00Z">
        <w:r>
          <w:rPr>
            <w:rStyle w:val="tlid-translation"/>
            <w:rFonts w:ascii="Times New Roman" w:hAnsi="Times New Roman" w:cs="Times New Roman"/>
            <w:sz w:val="28"/>
            <w:szCs w:val="28"/>
          </w:rPr>
          <w:t xml:space="preserve"> моделей</w:t>
        </w:r>
      </w:ins>
      <w:ins w:id="926" w:author="Александр Гордеев" w:date="2020-03-01T18:26:00Z">
        <w:r>
          <w:rPr>
            <w:rStyle w:val="tlid-translation"/>
            <w:rFonts w:ascii="Times New Roman" w:hAnsi="Times New Roman" w:cs="Times New Roman"/>
            <w:sz w:val="28"/>
            <w:szCs w:val="28"/>
          </w:rPr>
          <w:t>.</w:t>
        </w:r>
      </w:ins>
      <w:ins w:id="927" w:author="Александр Гордеев" w:date="2020-03-02T18:36:00Z">
        <w:r w:rsidR="00D22454">
          <w:rPr>
            <w:rStyle w:val="tlid-translation"/>
            <w:rFonts w:ascii="Times New Roman" w:hAnsi="Times New Roman" w:cs="Times New Roman"/>
            <w:sz w:val="28"/>
            <w:szCs w:val="28"/>
          </w:rPr>
          <w:t xml:space="preserve"> В целях исследования было </w:t>
        </w:r>
      </w:ins>
      <w:ins w:id="928" w:author="Александр Гордеев" w:date="2020-03-02T18:38:00Z">
        <w:r w:rsidR="00D22454">
          <w:rPr>
            <w:rStyle w:val="tlid-translation"/>
            <w:rFonts w:ascii="Times New Roman" w:hAnsi="Times New Roman" w:cs="Times New Roman"/>
            <w:sz w:val="28"/>
            <w:szCs w:val="28"/>
          </w:rPr>
          <w:t>принято</w:t>
        </w:r>
      </w:ins>
      <w:ins w:id="929" w:author="Александр Гордеев" w:date="2020-03-02T18:37:00Z">
        <w:r w:rsidR="00D22454">
          <w:rPr>
            <w:rStyle w:val="tlid-translation"/>
            <w:rFonts w:ascii="Times New Roman" w:hAnsi="Times New Roman" w:cs="Times New Roman"/>
            <w:sz w:val="28"/>
            <w:szCs w:val="28"/>
          </w:rPr>
          <w:t xml:space="preserve"> решение разделить изучаемые </w:t>
        </w:r>
      </w:ins>
      <w:ins w:id="930" w:author="Александр Гордеев" w:date="2020-03-02T18:38:00Z">
        <w:r w:rsidR="00D22454">
          <w:rPr>
            <w:rStyle w:val="tlid-translation"/>
            <w:rFonts w:ascii="Times New Roman" w:hAnsi="Times New Roman" w:cs="Times New Roman"/>
            <w:sz w:val="28"/>
            <w:szCs w:val="28"/>
          </w:rPr>
          <w:t>факторы</w:t>
        </w:r>
      </w:ins>
      <w:ins w:id="931" w:author="Александр Гордеев" w:date="2020-03-02T18:37:00Z">
        <w:r w:rsidR="00D22454">
          <w:rPr>
            <w:rStyle w:val="tlid-translation"/>
            <w:rFonts w:ascii="Times New Roman" w:hAnsi="Times New Roman" w:cs="Times New Roman"/>
            <w:sz w:val="28"/>
            <w:szCs w:val="28"/>
          </w:rPr>
          <w:t xml:space="preserve"> на три контура:</w:t>
        </w:r>
      </w:ins>
    </w:p>
    <w:p w14:paraId="0F65EC4A" w14:textId="653898B9" w:rsidR="00D22454" w:rsidRPr="00D22454" w:rsidRDefault="00D22454">
      <w:pPr>
        <w:pStyle w:val="aa"/>
        <w:numPr>
          <w:ilvl w:val="0"/>
          <w:numId w:val="5"/>
        </w:numPr>
        <w:spacing w:after="0" w:line="360" w:lineRule="auto"/>
        <w:jc w:val="both"/>
        <w:rPr>
          <w:ins w:id="932" w:author="Александр Гордеев" w:date="2020-03-02T18:37:00Z"/>
          <w:rStyle w:val="tlid-translation"/>
          <w:rFonts w:ascii="Times New Roman" w:hAnsi="Times New Roman" w:cs="Times New Roman"/>
          <w:sz w:val="28"/>
          <w:szCs w:val="28"/>
        </w:rPr>
        <w:pPrChange w:id="933" w:author="Александр Гордеев" w:date="2020-03-02T18:37:00Z">
          <w:pPr>
            <w:spacing w:after="0" w:line="360" w:lineRule="auto"/>
            <w:ind w:firstLine="720"/>
            <w:jc w:val="both"/>
          </w:pPr>
        </w:pPrChange>
      </w:pPr>
      <w:ins w:id="934" w:author="Александр Гордеев" w:date="2020-03-02T18:37:00Z">
        <w:r w:rsidRPr="00D22454">
          <w:rPr>
            <w:rStyle w:val="tlid-translation"/>
            <w:rFonts w:ascii="Times New Roman" w:hAnsi="Times New Roman" w:cs="Times New Roman"/>
            <w:sz w:val="28"/>
            <w:szCs w:val="28"/>
          </w:rPr>
          <w:t>Контур внутренних факторов</w:t>
        </w:r>
      </w:ins>
      <w:ins w:id="935" w:author="Александр Гордеев" w:date="2020-03-02T18:40:00Z">
        <w:r>
          <w:rPr>
            <w:rStyle w:val="tlid-translation"/>
            <w:rFonts w:ascii="Times New Roman" w:hAnsi="Times New Roman" w:cs="Times New Roman"/>
            <w:sz w:val="28"/>
            <w:szCs w:val="28"/>
          </w:rPr>
          <w:t>;</w:t>
        </w:r>
      </w:ins>
    </w:p>
    <w:p w14:paraId="04A7D812" w14:textId="28C9E679" w:rsidR="00D22454" w:rsidRDefault="00D22454" w:rsidP="00D22454">
      <w:pPr>
        <w:pStyle w:val="aa"/>
        <w:numPr>
          <w:ilvl w:val="0"/>
          <w:numId w:val="5"/>
        </w:numPr>
        <w:spacing w:after="0" w:line="360" w:lineRule="auto"/>
        <w:jc w:val="both"/>
        <w:rPr>
          <w:ins w:id="936" w:author="Александр Гордеев" w:date="2020-03-02T18:37:00Z"/>
          <w:rStyle w:val="tlid-translation"/>
          <w:rFonts w:ascii="Times New Roman" w:hAnsi="Times New Roman" w:cs="Times New Roman"/>
          <w:sz w:val="28"/>
          <w:szCs w:val="28"/>
        </w:rPr>
      </w:pPr>
      <w:ins w:id="937" w:author="Александр Гордеев" w:date="2020-03-02T18:37:00Z">
        <w:r>
          <w:rPr>
            <w:rStyle w:val="tlid-translation"/>
            <w:rFonts w:ascii="Times New Roman" w:hAnsi="Times New Roman" w:cs="Times New Roman"/>
            <w:sz w:val="28"/>
            <w:szCs w:val="28"/>
          </w:rPr>
          <w:lastRenderedPageBreak/>
          <w:t xml:space="preserve">Контур </w:t>
        </w:r>
      </w:ins>
      <w:ins w:id="938" w:author="Александр Гордеев" w:date="2020-03-02T18:38:00Z">
        <w:r>
          <w:rPr>
            <w:rStyle w:val="tlid-translation"/>
            <w:rFonts w:ascii="Times New Roman" w:hAnsi="Times New Roman" w:cs="Times New Roman"/>
            <w:sz w:val="28"/>
            <w:szCs w:val="28"/>
          </w:rPr>
          <w:t>макро факторов</w:t>
        </w:r>
      </w:ins>
      <w:ins w:id="939" w:author="Александр Гордеев" w:date="2020-03-02T18:40:00Z">
        <w:r>
          <w:rPr>
            <w:rStyle w:val="tlid-translation"/>
            <w:rFonts w:ascii="Times New Roman" w:hAnsi="Times New Roman" w:cs="Times New Roman"/>
            <w:sz w:val="28"/>
            <w:szCs w:val="28"/>
          </w:rPr>
          <w:t>;</w:t>
        </w:r>
      </w:ins>
    </w:p>
    <w:p w14:paraId="157F8806" w14:textId="1A6FB0D3" w:rsidR="00D22454" w:rsidRDefault="00D22454" w:rsidP="00D22454">
      <w:pPr>
        <w:pStyle w:val="aa"/>
        <w:numPr>
          <w:ilvl w:val="0"/>
          <w:numId w:val="5"/>
        </w:numPr>
        <w:spacing w:after="0" w:line="360" w:lineRule="auto"/>
        <w:jc w:val="both"/>
        <w:rPr>
          <w:ins w:id="940" w:author="Александр Гордеев" w:date="2020-03-02T18:38:00Z"/>
          <w:rStyle w:val="tlid-translation"/>
          <w:rFonts w:ascii="Times New Roman" w:hAnsi="Times New Roman" w:cs="Times New Roman"/>
          <w:sz w:val="28"/>
          <w:szCs w:val="28"/>
        </w:rPr>
      </w:pPr>
      <w:ins w:id="941" w:author="Александр Гордеев" w:date="2020-03-02T18:37:00Z">
        <w:r>
          <w:rPr>
            <w:rStyle w:val="tlid-translation"/>
            <w:rFonts w:ascii="Times New Roman" w:hAnsi="Times New Roman" w:cs="Times New Roman"/>
            <w:sz w:val="28"/>
            <w:szCs w:val="28"/>
          </w:rPr>
          <w:t>Контур новостного фо</w:t>
        </w:r>
      </w:ins>
      <w:ins w:id="942" w:author="Александр Гордеев" w:date="2020-03-02T18:38:00Z">
        <w:r>
          <w:rPr>
            <w:rStyle w:val="tlid-translation"/>
            <w:rFonts w:ascii="Times New Roman" w:hAnsi="Times New Roman" w:cs="Times New Roman"/>
            <w:sz w:val="28"/>
            <w:szCs w:val="28"/>
          </w:rPr>
          <w:t>на</w:t>
        </w:r>
      </w:ins>
      <w:r w:rsidR="00881103">
        <w:rPr>
          <w:rStyle w:val="tlid-translation"/>
          <w:rFonts w:ascii="Times New Roman" w:hAnsi="Times New Roman" w:cs="Times New Roman"/>
          <w:sz w:val="28"/>
          <w:szCs w:val="28"/>
        </w:rPr>
        <w:t xml:space="preserve"> и технических показателей</w:t>
      </w:r>
      <w:ins w:id="943" w:author="Александр Гордеев" w:date="2020-03-02T18:40:00Z">
        <w:r>
          <w:rPr>
            <w:rStyle w:val="tlid-translation"/>
            <w:rFonts w:ascii="Times New Roman" w:hAnsi="Times New Roman" w:cs="Times New Roman"/>
            <w:sz w:val="28"/>
            <w:szCs w:val="28"/>
          </w:rPr>
          <w:t>.</w:t>
        </w:r>
      </w:ins>
    </w:p>
    <w:p w14:paraId="329E2B19" w14:textId="11032AAB" w:rsidR="00D22454" w:rsidRDefault="00D22454">
      <w:pPr>
        <w:spacing w:after="0" w:line="360" w:lineRule="auto"/>
        <w:ind w:firstLine="720"/>
        <w:jc w:val="both"/>
        <w:rPr>
          <w:rStyle w:val="tlid-translation"/>
          <w:rFonts w:ascii="Times New Roman" w:hAnsi="Times New Roman" w:cs="Times New Roman"/>
          <w:sz w:val="28"/>
          <w:szCs w:val="28"/>
        </w:rPr>
      </w:pPr>
      <w:ins w:id="944" w:author="Александр Гордеев" w:date="2020-03-02T18:38:00Z">
        <w:r>
          <w:rPr>
            <w:rStyle w:val="tlid-translation"/>
            <w:rFonts w:ascii="Times New Roman" w:hAnsi="Times New Roman" w:cs="Times New Roman"/>
            <w:sz w:val="28"/>
            <w:szCs w:val="28"/>
          </w:rPr>
          <w:t>Подобное разделение позволяет ох</w:t>
        </w:r>
      </w:ins>
      <w:ins w:id="945" w:author="Александр Гордеев" w:date="2020-03-02T18:39:00Z">
        <w:r>
          <w:rPr>
            <w:rStyle w:val="tlid-translation"/>
            <w:rFonts w:ascii="Times New Roman" w:hAnsi="Times New Roman" w:cs="Times New Roman"/>
            <w:sz w:val="28"/>
            <w:szCs w:val="28"/>
          </w:rPr>
          <w:t xml:space="preserve">ватить </w:t>
        </w:r>
      </w:ins>
      <w:ins w:id="946" w:author="Александр Гордеев" w:date="2020-03-02T18:40:00Z">
        <w:r>
          <w:rPr>
            <w:rStyle w:val="tlid-translation"/>
            <w:rFonts w:ascii="Times New Roman" w:hAnsi="Times New Roman" w:cs="Times New Roman"/>
            <w:sz w:val="28"/>
            <w:szCs w:val="28"/>
          </w:rPr>
          <w:t>весь спектр факторов,</w:t>
        </w:r>
      </w:ins>
      <w:ins w:id="947" w:author="Александр Гордеев" w:date="2020-03-02T18:39:00Z">
        <w:r>
          <w:rPr>
            <w:rStyle w:val="tlid-translation"/>
            <w:rFonts w:ascii="Times New Roman" w:hAnsi="Times New Roman" w:cs="Times New Roman"/>
            <w:sz w:val="28"/>
            <w:szCs w:val="28"/>
          </w:rPr>
          <w:t xml:space="preserve"> влияющих на формирование стоимости компании.</w:t>
        </w:r>
      </w:ins>
    </w:p>
    <w:p w14:paraId="4188AE53" w14:textId="3615AD2D" w:rsidR="0029301A" w:rsidRPr="00D22454" w:rsidRDefault="0029301A">
      <w:pPr>
        <w:spacing w:after="0" w:line="360" w:lineRule="auto"/>
        <w:ind w:firstLine="720"/>
        <w:jc w:val="both"/>
        <w:rPr>
          <w:ins w:id="948" w:author="Александр Гордеев" w:date="2020-03-01T18:26:00Z"/>
          <w:rStyle w:val="tlid-translation"/>
          <w:rFonts w:ascii="Times New Roman" w:hAnsi="Times New Roman" w:cs="Times New Roman"/>
          <w:sz w:val="28"/>
          <w:szCs w:val="28"/>
        </w:rPr>
      </w:pPr>
      <w:ins w:id="949" w:author="Александр Гордеев" w:date="2020-02-25T15:13:00Z">
        <w:r>
          <w:rPr>
            <w:rFonts w:ascii="Times New Roman" w:hAnsi="Times New Roman" w:cs="Times New Roman"/>
            <w:sz w:val="28"/>
            <w:szCs w:val="28"/>
          </w:rPr>
          <w:t>В</w:t>
        </w:r>
        <w:r w:rsidRPr="00700A88">
          <w:rPr>
            <w:rFonts w:ascii="Times New Roman" w:hAnsi="Times New Roman" w:cs="Times New Roman"/>
            <w:sz w:val="28"/>
            <w:szCs w:val="28"/>
          </w:rPr>
          <w:t xml:space="preserve"> </w:t>
        </w:r>
        <w:r>
          <w:rPr>
            <w:rFonts w:ascii="Times New Roman" w:hAnsi="Times New Roman" w:cs="Times New Roman"/>
            <w:sz w:val="28"/>
            <w:szCs w:val="28"/>
          </w:rPr>
          <w:t>качестве</w:t>
        </w:r>
        <w:r w:rsidRPr="00700A88">
          <w:rPr>
            <w:rFonts w:ascii="Times New Roman" w:hAnsi="Times New Roman" w:cs="Times New Roman"/>
            <w:sz w:val="28"/>
            <w:szCs w:val="28"/>
          </w:rPr>
          <w:t xml:space="preserve"> </w:t>
        </w:r>
        <w:r>
          <w:rPr>
            <w:rFonts w:ascii="Times New Roman" w:hAnsi="Times New Roman" w:cs="Times New Roman"/>
            <w:sz w:val="28"/>
            <w:szCs w:val="28"/>
          </w:rPr>
          <w:t xml:space="preserve">инструментов анализа </w:t>
        </w:r>
      </w:ins>
      <w:ins w:id="950" w:author="Александр Гордеев" w:date="2020-02-25T15:14:00Z">
        <w:r>
          <w:rPr>
            <w:rFonts w:ascii="Times New Roman" w:hAnsi="Times New Roman" w:cs="Times New Roman"/>
            <w:sz w:val="28"/>
            <w:szCs w:val="28"/>
          </w:rPr>
          <w:t>в работе используются</w:t>
        </w:r>
      </w:ins>
      <w:del w:id="951" w:author="Александр Гордеев" w:date="2020-02-25T15:13:00Z">
        <w:r w:rsidDel="00700A88">
          <w:rPr>
            <w:rFonts w:ascii="Times New Roman" w:hAnsi="Times New Roman" w:cs="Times New Roman"/>
            <w:sz w:val="28"/>
            <w:szCs w:val="28"/>
          </w:rPr>
          <w:delText>нструментами</w:delText>
        </w:r>
        <w:r w:rsidRPr="00700A88" w:rsidDel="00700A88">
          <w:rPr>
            <w:rFonts w:ascii="Times New Roman" w:hAnsi="Times New Roman" w:cs="Times New Roman"/>
            <w:sz w:val="28"/>
            <w:szCs w:val="28"/>
          </w:rPr>
          <w:delText xml:space="preserve"> </w:delText>
        </w:r>
        <w:r w:rsidDel="00700A88">
          <w:rPr>
            <w:rFonts w:ascii="Times New Roman" w:hAnsi="Times New Roman" w:cs="Times New Roman"/>
            <w:sz w:val="28"/>
            <w:szCs w:val="28"/>
          </w:rPr>
          <w:delText>работы</w:delText>
        </w:r>
        <w:r w:rsidRPr="00700A88" w:rsidDel="00700A88">
          <w:rPr>
            <w:rFonts w:ascii="Times New Roman" w:hAnsi="Times New Roman" w:cs="Times New Roman"/>
            <w:sz w:val="28"/>
            <w:szCs w:val="28"/>
          </w:rPr>
          <w:delText xml:space="preserve"> </w:delText>
        </w:r>
        <w:r w:rsidDel="00700A88">
          <w:rPr>
            <w:rFonts w:ascii="Times New Roman" w:hAnsi="Times New Roman" w:cs="Times New Roman"/>
            <w:sz w:val="28"/>
            <w:szCs w:val="28"/>
          </w:rPr>
          <w:delText>стали</w:delText>
        </w:r>
      </w:del>
      <w:r w:rsidRPr="00700A88">
        <w:rPr>
          <w:rFonts w:ascii="Times New Roman" w:hAnsi="Times New Roman" w:cs="Times New Roman"/>
          <w:sz w:val="28"/>
          <w:szCs w:val="28"/>
        </w:rPr>
        <w:t xml:space="preserve"> </w:t>
      </w:r>
      <w:ins w:id="952" w:author="Александр Гордеев" w:date="2020-02-25T15:15:00Z">
        <w:r>
          <w:rPr>
            <w:rFonts w:ascii="Times New Roman" w:hAnsi="Times New Roman" w:cs="Times New Roman"/>
            <w:sz w:val="28"/>
            <w:szCs w:val="28"/>
            <w:lang w:val="en-US"/>
          </w:rPr>
          <w:t>GitHub</w:t>
        </w:r>
      </w:ins>
      <w:r w:rsidR="00E05F1A">
        <w:rPr>
          <w:rStyle w:val="a9"/>
          <w:rFonts w:ascii="Times New Roman" w:hAnsi="Times New Roman" w:cs="Times New Roman"/>
          <w:sz w:val="28"/>
          <w:szCs w:val="28"/>
          <w:lang w:val="en-US"/>
        </w:rPr>
        <w:footnoteReference w:id="22"/>
      </w:r>
      <w:ins w:id="953" w:author="Александр Гордеев" w:date="2020-02-25T15:15:00Z">
        <w:r w:rsidRPr="00700A88">
          <w:rPr>
            <w:rFonts w:ascii="Times New Roman" w:hAnsi="Times New Roman" w:cs="Times New Roman"/>
            <w:sz w:val="28"/>
            <w:szCs w:val="28"/>
            <w:rPrChange w:id="954" w:author="Александр Гордеев" w:date="2020-02-25T15:15:00Z">
              <w:rPr>
                <w:rFonts w:ascii="Times New Roman" w:hAnsi="Times New Roman" w:cs="Times New Roman"/>
                <w:sz w:val="28"/>
                <w:szCs w:val="28"/>
                <w:lang w:val="en-US"/>
              </w:rPr>
            </w:rPrChange>
          </w:rPr>
          <w:t xml:space="preserve">, </w:t>
        </w:r>
      </w:ins>
      <w:proofErr w:type="spellStart"/>
      <w:r w:rsidRPr="00700A88">
        <w:rPr>
          <w:rFonts w:ascii="Times New Roman" w:hAnsi="Times New Roman" w:cs="Times New Roman"/>
          <w:sz w:val="28"/>
          <w:szCs w:val="28"/>
          <w:lang w:val="en-US"/>
          <w:rPrChange w:id="955" w:author="Александр Гордеев" w:date="2020-02-25T15:13:00Z">
            <w:rPr>
              <w:rFonts w:ascii="Times New Roman" w:hAnsi="Times New Roman" w:cs="Times New Roman"/>
              <w:sz w:val="28"/>
              <w:szCs w:val="28"/>
            </w:rPr>
          </w:rPrChange>
        </w:rPr>
        <w:t>JupyterLab</w:t>
      </w:r>
      <w:proofErr w:type="spellEnd"/>
      <w:r w:rsidRPr="00700A88">
        <w:rPr>
          <w:rFonts w:ascii="Times New Roman" w:hAnsi="Times New Roman" w:cs="Times New Roman"/>
          <w:sz w:val="28"/>
          <w:szCs w:val="28"/>
        </w:rPr>
        <w:t xml:space="preserve">, </w:t>
      </w:r>
      <w:proofErr w:type="spellStart"/>
      <w:r w:rsidRPr="00700A88">
        <w:rPr>
          <w:rFonts w:ascii="Times New Roman" w:hAnsi="Times New Roman" w:cs="Times New Roman"/>
          <w:sz w:val="28"/>
          <w:szCs w:val="28"/>
          <w:lang w:val="en-US"/>
          <w:rPrChange w:id="956" w:author="Александр Гордеев" w:date="2020-02-25T15:13:00Z">
            <w:rPr>
              <w:rFonts w:ascii="Times New Roman" w:hAnsi="Times New Roman" w:cs="Times New Roman"/>
              <w:sz w:val="28"/>
              <w:szCs w:val="28"/>
            </w:rPr>
          </w:rPrChange>
        </w:rPr>
        <w:t>Jupyter</w:t>
      </w:r>
      <w:proofErr w:type="spellEnd"/>
      <w:r w:rsidRPr="00700A88">
        <w:rPr>
          <w:rFonts w:ascii="Times New Roman" w:hAnsi="Times New Roman" w:cs="Times New Roman"/>
          <w:sz w:val="28"/>
          <w:szCs w:val="28"/>
        </w:rPr>
        <w:t xml:space="preserve"> </w:t>
      </w:r>
      <w:r w:rsidRPr="00700A88">
        <w:rPr>
          <w:rFonts w:ascii="Times New Roman" w:hAnsi="Times New Roman" w:cs="Times New Roman"/>
          <w:sz w:val="28"/>
          <w:szCs w:val="28"/>
          <w:lang w:val="en-US"/>
          <w:rPrChange w:id="957" w:author="Александр Гордеев" w:date="2020-02-25T15:13:00Z">
            <w:rPr>
              <w:rFonts w:ascii="Times New Roman" w:hAnsi="Times New Roman" w:cs="Times New Roman"/>
              <w:sz w:val="28"/>
              <w:szCs w:val="28"/>
            </w:rPr>
          </w:rPrChange>
        </w:rPr>
        <w:t>Notebook</w:t>
      </w:r>
      <w:ins w:id="958" w:author="Александр Гордеев" w:date="2020-02-25T15:14:00Z">
        <w:r>
          <w:rPr>
            <w:rFonts w:ascii="Times New Roman" w:hAnsi="Times New Roman" w:cs="Times New Roman"/>
            <w:sz w:val="28"/>
            <w:szCs w:val="28"/>
          </w:rPr>
          <w:t xml:space="preserve"> и </w:t>
        </w:r>
        <w:r>
          <w:rPr>
            <w:rFonts w:ascii="Times New Roman" w:hAnsi="Times New Roman" w:cs="Times New Roman"/>
            <w:sz w:val="28"/>
            <w:szCs w:val="28"/>
            <w:lang w:val="en-US"/>
          </w:rPr>
          <w:t>Python</w:t>
        </w:r>
      </w:ins>
      <w:r w:rsidRPr="00700A88">
        <w:rPr>
          <w:rFonts w:ascii="Times New Roman" w:hAnsi="Times New Roman" w:cs="Times New Roman"/>
          <w:sz w:val="28"/>
          <w:szCs w:val="28"/>
        </w:rPr>
        <w:t xml:space="preserve">. </w:t>
      </w: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Notebook</w:t>
      </w:r>
      <w:proofErr w:type="spellEnd"/>
      <w:r>
        <w:rPr>
          <w:rFonts w:ascii="Times New Roman" w:hAnsi="Times New Roman" w:cs="Times New Roman"/>
          <w:sz w:val="28"/>
          <w:szCs w:val="28"/>
        </w:rPr>
        <w:t xml:space="preserve"> - </w:t>
      </w:r>
      <w:del w:id="959" w:author="Александр Гордеев" w:date="2020-02-25T15:14:00Z">
        <w:r w:rsidDel="00700A88">
          <w:rPr>
            <w:rFonts w:ascii="Times New Roman" w:hAnsi="Times New Roman" w:cs="Times New Roman"/>
            <w:sz w:val="28"/>
            <w:szCs w:val="28"/>
          </w:rPr>
          <w:delText xml:space="preserve">крайне удобный </w:delText>
        </w:r>
      </w:del>
      <w:r>
        <w:rPr>
          <w:rFonts w:ascii="Times New Roman" w:hAnsi="Times New Roman" w:cs="Times New Roman"/>
          <w:sz w:val="28"/>
          <w:szCs w:val="28"/>
        </w:rPr>
        <w:t xml:space="preserve">инструмент для создания аналитических отчетов, позволяющий хранить код, комментарии, изображения, формулы и графики, а релиз </w:t>
      </w:r>
      <w:proofErr w:type="spellStart"/>
      <w:r>
        <w:rPr>
          <w:rFonts w:ascii="Times New Roman" w:hAnsi="Times New Roman" w:cs="Times New Roman"/>
          <w:sz w:val="28"/>
          <w:szCs w:val="28"/>
        </w:rPr>
        <w:t>JupyterLab</w:t>
      </w:r>
      <w:proofErr w:type="spellEnd"/>
      <w:r>
        <w:rPr>
          <w:rFonts w:ascii="Times New Roman" w:hAnsi="Times New Roman" w:cs="Times New Roman"/>
          <w:sz w:val="28"/>
          <w:szCs w:val="28"/>
        </w:rPr>
        <w:t xml:space="preserve"> поддерживает отображение и редактирование </w:t>
      </w:r>
      <w:del w:id="960" w:author="Александр Гордеев" w:date="2020-02-25T15:14:00Z">
        <w:r w:rsidDel="00700A88">
          <w:rPr>
            <w:rFonts w:ascii="Times New Roman" w:hAnsi="Times New Roman" w:cs="Times New Roman"/>
            <w:sz w:val="28"/>
            <w:szCs w:val="28"/>
          </w:rPr>
          <w:delText>множества формата</w:delText>
        </w:r>
      </w:del>
      <w:ins w:id="961" w:author="Александр Гордеев" w:date="2020-02-25T15:14:00Z">
        <w:r>
          <w:rPr>
            <w:rFonts w:ascii="Times New Roman" w:hAnsi="Times New Roman" w:cs="Times New Roman"/>
            <w:sz w:val="28"/>
            <w:szCs w:val="28"/>
          </w:rPr>
          <w:t>таких</w:t>
        </w:r>
      </w:ins>
      <w:r>
        <w:rPr>
          <w:rFonts w:ascii="Times New Roman" w:hAnsi="Times New Roman" w:cs="Times New Roman"/>
          <w:sz w:val="28"/>
          <w:szCs w:val="28"/>
        </w:rPr>
        <w:t xml:space="preserve"> </w:t>
      </w:r>
      <w:ins w:id="962" w:author="Александр Гордеев" w:date="2020-02-25T15:14:00Z">
        <w:r>
          <w:rPr>
            <w:rFonts w:ascii="Times New Roman" w:hAnsi="Times New Roman" w:cs="Times New Roman"/>
            <w:sz w:val="28"/>
            <w:szCs w:val="28"/>
          </w:rPr>
          <w:t xml:space="preserve">форматов </w:t>
        </w:r>
      </w:ins>
      <w:r>
        <w:rPr>
          <w:rFonts w:ascii="Times New Roman" w:hAnsi="Times New Roman" w:cs="Times New Roman"/>
          <w:sz w:val="28"/>
          <w:szCs w:val="28"/>
        </w:rPr>
        <w:t>данных</w:t>
      </w:r>
      <w:ins w:id="963" w:author="Александр Гордеев" w:date="2020-02-25T15:14:00Z">
        <w:r>
          <w:rPr>
            <w:rFonts w:ascii="Times New Roman" w:hAnsi="Times New Roman" w:cs="Times New Roman"/>
            <w:sz w:val="28"/>
            <w:szCs w:val="28"/>
          </w:rPr>
          <w:t>, как</w:t>
        </w:r>
      </w:ins>
      <w:del w:id="964" w:author="Александр Гордеев" w:date="2020-02-25T15:14:00Z">
        <w:r w:rsidDel="00700A88">
          <w:rPr>
            <w:rFonts w:ascii="Times New Roman" w:hAnsi="Times New Roman" w:cs="Times New Roman"/>
            <w:sz w:val="28"/>
            <w:szCs w:val="28"/>
          </w:rPr>
          <w:delText>:</w:delText>
        </w:r>
      </w:del>
      <w:r>
        <w:rPr>
          <w:rFonts w:ascii="Times New Roman" w:hAnsi="Times New Roman" w:cs="Times New Roman"/>
          <w:sz w:val="28"/>
          <w:szCs w:val="28"/>
        </w:rPr>
        <w:t xml:space="preserve"> CSV, JSON, PDF, </w:t>
      </w:r>
      <w:proofErr w:type="spellStart"/>
      <w:r>
        <w:rPr>
          <w:rFonts w:ascii="Times New Roman" w:hAnsi="Times New Roman" w:cs="Times New Roman"/>
          <w:sz w:val="28"/>
          <w:szCs w:val="28"/>
        </w:rPr>
        <w:t>Vega</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тд</w:t>
      </w:r>
      <w:proofErr w:type="spellEnd"/>
      <w:r>
        <w:rPr>
          <w:rFonts w:ascii="Times New Roman" w:hAnsi="Times New Roman" w:cs="Times New Roman"/>
          <w:sz w:val="28"/>
          <w:szCs w:val="28"/>
        </w:rPr>
        <w:t xml:space="preserve">. Используемый в </w:t>
      </w:r>
      <w:del w:id="965" w:author="Александр Гордеев" w:date="2020-02-25T15:16:00Z">
        <w:r w:rsidDel="00700A88">
          <w:rPr>
            <w:rFonts w:ascii="Times New Roman" w:hAnsi="Times New Roman" w:cs="Times New Roman"/>
            <w:sz w:val="28"/>
            <w:szCs w:val="28"/>
          </w:rPr>
          <w:delText xml:space="preserve">проекте </w:delText>
        </w:r>
      </w:del>
      <w:ins w:id="966" w:author="Александр Гордеев" w:date="2020-02-25T15:16:00Z">
        <w:r>
          <w:rPr>
            <w:rFonts w:ascii="Times New Roman" w:hAnsi="Times New Roman" w:cs="Times New Roman"/>
            <w:sz w:val="28"/>
            <w:szCs w:val="28"/>
          </w:rPr>
          <w:t xml:space="preserve">работе </w:t>
        </w:r>
      </w:ins>
      <w:r>
        <w:rPr>
          <w:rFonts w:ascii="Times New Roman" w:hAnsi="Times New Roman" w:cs="Times New Roman"/>
          <w:sz w:val="28"/>
          <w:szCs w:val="28"/>
        </w:rPr>
        <w:t xml:space="preserve">язык программирования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позволяет писать</w:t>
      </w:r>
      <w:ins w:id="967" w:author="Александр Гордеев" w:date="2020-02-25T15:15:00Z">
        <w:r>
          <w:rPr>
            <w:rFonts w:ascii="Times New Roman" w:hAnsi="Times New Roman" w:cs="Times New Roman"/>
            <w:sz w:val="28"/>
            <w:szCs w:val="28"/>
          </w:rPr>
          <w:t xml:space="preserve"> алгоритмы обработки данных</w:t>
        </w:r>
      </w:ins>
      <w:del w:id="968" w:author="Александр Гордеев" w:date="2020-02-25T15:15:00Z">
        <w:r w:rsidDel="00700A88">
          <w:rPr>
            <w:rFonts w:ascii="Times New Roman" w:hAnsi="Times New Roman" w:cs="Times New Roman"/>
            <w:sz w:val="28"/>
            <w:szCs w:val="28"/>
          </w:rPr>
          <w:delText xml:space="preserve"> </w:delText>
        </w:r>
      </w:del>
      <w:ins w:id="969" w:author="Александр Гордеев" w:date="2020-02-25T15:16:00Z">
        <w:r>
          <w:rPr>
            <w:rFonts w:ascii="Times New Roman" w:hAnsi="Times New Roman" w:cs="Times New Roman"/>
            <w:sz w:val="28"/>
            <w:szCs w:val="28"/>
          </w:rPr>
          <w:t xml:space="preserve"> с </w:t>
        </w:r>
      </w:ins>
      <w:del w:id="970" w:author="Александр Гордеев" w:date="2020-02-25T15:15:00Z">
        <w:r w:rsidDel="00700A88">
          <w:rPr>
            <w:rFonts w:ascii="Times New Roman" w:hAnsi="Times New Roman" w:cs="Times New Roman"/>
            <w:sz w:val="28"/>
            <w:szCs w:val="28"/>
          </w:rPr>
          <w:delText xml:space="preserve">веб-приложения с </w:delText>
        </w:r>
      </w:del>
      <w:r>
        <w:rPr>
          <w:rFonts w:ascii="Times New Roman" w:hAnsi="Times New Roman" w:cs="Times New Roman"/>
          <w:sz w:val="28"/>
          <w:szCs w:val="28"/>
        </w:rPr>
        <w:t>использованием различных фреймворков, системных утилит и приложений для автоматизации действий.</w:t>
      </w:r>
    </w:p>
    <w:p w14:paraId="4F240026" w14:textId="7B1683AC" w:rsidR="00F83168" w:rsidRPr="00CB759A" w:rsidRDefault="007759A8">
      <w:pPr>
        <w:pStyle w:val="2"/>
        <w:spacing w:line="360" w:lineRule="auto"/>
        <w:rPr>
          <w:rStyle w:val="tlid-translation"/>
          <w:rFonts w:ascii="Times New Roman" w:hAnsi="Times New Roman" w:cs="Times New Roman"/>
          <w:sz w:val="28"/>
          <w:szCs w:val="28"/>
        </w:rPr>
        <w:pPrChange w:id="971" w:author="Александр Гордеев" w:date="2020-03-01T18:27:00Z">
          <w:pPr>
            <w:spacing w:line="360" w:lineRule="auto"/>
            <w:ind w:firstLine="567"/>
            <w:jc w:val="both"/>
          </w:pPr>
        </w:pPrChange>
      </w:pPr>
      <w:bookmarkStart w:id="972" w:name="_Toc37313189"/>
      <w:ins w:id="973" w:author="Александр Гордеев" w:date="2020-03-01T18:27:00Z">
        <w:r w:rsidRPr="00A467ED">
          <w:rPr>
            <w:rStyle w:val="tlid-translation"/>
            <w:rFonts w:ascii="Times New Roman" w:hAnsi="Times New Roman" w:cs="Times New Roman"/>
            <w:sz w:val="28"/>
            <w:szCs w:val="28"/>
          </w:rPr>
          <w:t>2.</w:t>
        </w:r>
      </w:ins>
      <w:r w:rsidR="004636C5">
        <w:rPr>
          <w:rStyle w:val="tlid-translation"/>
          <w:rFonts w:ascii="Times New Roman" w:hAnsi="Times New Roman" w:cs="Times New Roman"/>
          <w:sz w:val="28"/>
          <w:szCs w:val="28"/>
        </w:rPr>
        <w:t>2</w:t>
      </w:r>
      <w:bookmarkEnd w:id="972"/>
      <w:r w:rsidR="00F2184E">
        <w:rPr>
          <w:rStyle w:val="tlid-translation"/>
          <w:rFonts w:ascii="Times New Roman" w:hAnsi="Times New Roman" w:cs="Times New Roman"/>
          <w:sz w:val="28"/>
          <w:szCs w:val="28"/>
        </w:rPr>
        <w:t xml:space="preserve"> </w:t>
      </w:r>
    </w:p>
    <w:p w14:paraId="424ADB03" w14:textId="13C33B43" w:rsidR="002A1609" w:rsidRPr="002A1609" w:rsidRDefault="00C61C65" w:rsidP="00834A22">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Цель данного исследования заключается в создании модели, которая способна, используя некий набор входных данных, на выходе определять вероятности того, что доходность конкретной компании окажется выше среднеотраслевого уровня. </w:t>
      </w:r>
      <w:r w:rsidR="008062FC">
        <w:rPr>
          <w:rStyle w:val="tlid-translation"/>
          <w:rFonts w:ascii="Times New Roman" w:hAnsi="Times New Roman" w:cs="Times New Roman"/>
          <w:sz w:val="28"/>
          <w:szCs w:val="28"/>
        </w:rPr>
        <w:t xml:space="preserve">Другими словами, модель должна на определенном уровнем значимости гарантировать инвестору получение аномальной доходности, т.е. доходности выше простого инвестирования в индекс, на сколь-либо длительном временном интервале. </w:t>
      </w:r>
      <w:r>
        <w:rPr>
          <w:rStyle w:val="tlid-translation"/>
          <w:rFonts w:ascii="Times New Roman" w:hAnsi="Times New Roman" w:cs="Times New Roman"/>
          <w:sz w:val="28"/>
          <w:szCs w:val="28"/>
        </w:rPr>
        <w:t xml:space="preserve">Очевидно, что </w:t>
      </w:r>
      <w:r w:rsidR="008062FC">
        <w:rPr>
          <w:rStyle w:val="tlid-translation"/>
          <w:rFonts w:ascii="Times New Roman" w:hAnsi="Times New Roman" w:cs="Times New Roman"/>
          <w:sz w:val="28"/>
          <w:szCs w:val="28"/>
        </w:rPr>
        <w:t>подобная задача идет в разрез с гипотезой эффективного рынка</w:t>
      </w:r>
      <w:r w:rsidR="008062FC">
        <w:rPr>
          <w:rStyle w:val="a9"/>
          <w:rFonts w:ascii="Times New Roman" w:hAnsi="Times New Roman" w:cs="Times New Roman"/>
          <w:sz w:val="28"/>
          <w:szCs w:val="28"/>
        </w:rPr>
        <w:footnoteReference w:id="23"/>
      </w:r>
      <w:r w:rsidR="008062FC">
        <w:rPr>
          <w:rStyle w:val="tlid-translation"/>
          <w:rFonts w:ascii="Times New Roman" w:hAnsi="Times New Roman" w:cs="Times New Roman"/>
          <w:sz w:val="28"/>
          <w:szCs w:val="28"/>
        </w:rPr>
        <w:t>,  согласно</w:t>
      </w:r>
      <w:r w:rsidR="00913E35">
        <w:rPr>
          <w:rStyle w:val="tlid-translation"/>
          <w:rFonts w:ascii="Times New Roman" w:hAnsi="Times New Roman" w:cs="Times New Roman"/>
          <w:sz w:val="28"/>
          <w:szCs w:val="28"/>
        </w:rPr>
        <w:t xml:space="preserve"> которой цены акций подчиняются закону случайного блуждания и, как следствие, не могут быть предсказаны. Однако</w:t>
      </w:r>
      <w:r w:rsidR="002A1609">
        <w:rPr>
          <w:rStyle w:val="tlid-translation"/>
          <w:rFonts w:ascii="Times New Roman" w:hAnsi="Times New Roman" w:cs="Times New Roman"/>
          <w:sz w:val="28"/>
          <w:szCs w:val="28"/>
        </w:rPr>
        <w:t xml:space="preserve"> </w:t>
      </w:r>
      <w:r w:rsidR="00834A22">
        <w:rPr>
          <w:rStyle w:val="tlid-translation"/>
          <w:rFonts w:ascii="Times New Roman" w:hAnsi="Times New Roman" w:cs="Times New Roman"/>
          <w:sz w:val="28"/>
          <w:szCs w:val="28"/>
        </w:rPr>
        <w:t xml:space="preserve">в </w:t>
      </w:r>
      <w:r>
        <w:rPr>
          <w:rStyle w:val="tlid-translation"/>
          <w:rFonts w:ascii="Times New Roman" w:hAnsi="Times New Roman" w:cs="Times New Roman"/>
          <w:sz w:val="28"/>
          <w:szCs w:val="28"/>
        </w:rPr>
        <w:t>ря</w:t>
      </w:r>
      <w:r w:rsidR="002A1609">
        <w:rPr>
          <w:rStyle w:val="tlid-translation"/>
          <w:rFonts w:ascii="Times New Roman" w:hAnsi="Times New Roman" w:cs="Times New Roman"/>
          <w:sz w:val="28"/>
          <w:szCs w:val="28"/>
        </w:rPr>
        <w:t xml:space="preserve">де исследований </w:t>
      </w:r>
      <w:r w:rsidR="00913E35" w:rsidRPr="00913E35">
        <w:rPr>
          <w:rStyle w:val="tlid-translation"/>
          <w:rFonts w:ascii="Times New Roman" w:hAnsi="Times New Roman" w:cs="Times New Roman"/>
          <w:sz w:val="28"/>
          <w:szCs w:val="28"/>
        </w:rPr>
        <w:t>(</w:t>
      </w:r>
      <w:proofErr w:type="spellStart"/>
      <w:r w:rsidR="00913E35" w:rsidRPr="00913E35">
        <w:rPr>
          <w:rStyle w:val="tlid-translation"/>
          <w:rFonts w:ascii="Times New Roman" w:hAnsi="Times New Roman" w:cs="Times New Roman"/>
          <w:sz w:val="28"/>
          <w:szCs w:val="28"/>
        </w:rPr>
        <w:t>Bartov</w:t>
      </w:r>
      <w:proofErr w:type="spellEnd"/>
      <w:r w:rsidR="00913E35" w:rsidRPr="00913E35">
        <w:rPr>
          <w:rStyle w:val="tlid-translation"/>
          <w:rFonts w:ascii="Times New Roman" w:hAnsi="Times New Roman" w:cs="Times New Roman"/>
          <w:sz w:val="28"/>
          <w:szCs w:val="28"/>
        </w:rPr>
        <w:t xml:space="preserve">, </w:t>
      </w:r>
      <w:proofErr w:type="spellStart"/>
      <w:r w:rsidR="00913E35" w:rsidRPr="00913E35">
        <w:rPr>
          <w:rStyle w:val="tlid-translation"/>
          <w:rFonts w:ascii="Times New Roman" w:hAnsi="Times New Roman" w:cs="Times New Roman"/>
          <w:sz w:val="28"/>
          <w:szCs w:val="28"/>
        </w:rPr>
        <w:t>Givoly</w:t>
      </w:r>
      <w:proofErr w:type="spellEnd"/>
      <w:r w:rsidR="00913E35" w:rsidRPr="00913E35">
        <w:rPr>
          <w:rStyle w:val="tlid-translation"/>
          <w:rFonts w:ascii="Times New Roman" w:hAnsi="Times New Roman" w:cs="Times New Roman"/>
          <w:sz w:val="28"/>
          <w:szCs w:val="28"/>
        </w:rPr>
        <w:t xml:space="preserve">, &amp; </w:t>
      </w:r>
      <w:proofErr w:type="spellStart"/>
      <w:r w:rsidR="00913E35" w:rsidRPr="00913E35">
        <w:rPr>
          <w:rStyle w:val="tlid-translation"/>
          <w:rFonts w:ascii="Times New Roman" w:hAnsi="Times New Roman" w:cs="Times New Roman"/>
          <w:sz w:val="28"/>
          <w:szCs w:val="28"/>
        </w:rPr>
        <w:t>Hayn</w:t>
      </w:r>
      <w:proofErr w:type="spellEnd"/>
      <w:r w:rsidR="00913E35" w:rsidRPr="00913E35">
        <w:rPr>
          <w:rStyle w:val="tlid-translation"/>
          <w:rFonts w:ascii="Times New Roman" w:hAnsi="Times New Roman" w:cs="Times New Roman"/>
          <w:sz w:val="28"/>
          <w:szCs w:val="28"/>
        </w:rPr>
        <w:t xml:space="preserve">, 2002; </w:t>
      </w:r>
      <w:proofErr w:type="spellStart"/>
      <w:r w:rsidR="00913E35" w:rsidRPr="00913E35">
        <w:rPr>
          <w:rStyle w:val="tlid-translation"/>
          <w:rFonts w:ascii="Times New Roman" w:hAnsi="Times New Roman" w:cs="Times New Roman"/>
          <w:sz w:val="28"/>
          <w:szCs w:val="28"/>
        </w:rPr>
        <w:t>Kasznik</w:t>
      </w:r>
      <w:proofErr w:type="spellEnd"/>
      <w:r w:rsidR="00913E35" w:rsidRPr="00913E35">
        <w:rPr>
          <w:rStyle w:val="tlid-translation"/>
          <w:rFonts w:ascii="Times New Roman" w:hAnsi="Times New Roman" w:cs="Times New Roman"/>
          <w:sz w:val="28"/>
          <w:szCs w:val="28"/>
        </w:rPr>
        <w:t xml:space="preserve"> &amp; </w:t>
      </w:r>
      <w:proofErr w:type="spellStart"/>
      <w:r w:rsidR="00913E35" w:rsidRPr="00913E35">
        <w:rPr>
          <w:rStyle w:val="tlid-translation"/>
          <w:rFonts w:ascii="Times New Roman" w:hAnsi="Times New Roman" w:cs="Times New Roman"/>
          <w:sz w:val="28"/>
          <w:szCs w:val="28"/>
        </w:rPr>
        <w:t>McNichols</w:t>
      </w:r>
      <w:proofErr w:type="spellEnd"/>
      <w:r w:rsidR="00913E35" w:rsidRPr="00913E35">
        <w:rPr>
          <w:rStyle w:val="tlid-translation"/>
          <w:rFonts w:ascii="Times New Roman" w:hAnsi="Times New Roman" w:cs="Times New Roman"/>
          <w:sz w:val="28"/>
          <w:szCs w:val="28"/>
        </w:rPr>
        <w:t>, 2002</w:t>
      </w:r>
      <w:r w:rsidR="00834A22">
        <w:rPr>
          <w:rStyle w:val="tlid-translation"/>
          <w:rFonts w:ascii="Times New Roman" w:hAnsi="Times New Roman" w:cs="Times New Roman"/>
          <w:sz w:val="28"/>
          <w:szCs w:val="28"/>
        </w:rPr>
        <w:t xml:space="preserve"> </w:t>
      </w:r>
      <w:proofErr w:type="spellStart"/>
      <w:r w:rsidR="00834A22">
        <w:rPr>
          <w:rStyle w:val="tlid-translation"/>
          <w:rFonts w:ascii="Times New Roman" w:hAnsi="Times New Roman" w:cs="Times New Roman"/>
          <w:sz w:val="28"/>
          <w:szCs w:val="28"/>
        </w:rPr>
        <w:t>Сюрпрайз</w:t>
      </w:r>
      <w:proofErr w:type="spellEnd"/>
      <w:r w:rsidR="00913E35" w:rsidRPr="00913E35">
        <w:rPr>
          <w:rStyle w:val="tlid-translation"/>
          <w:rFonts w:ascii="Times New Roman" w:hAnsi="Times New Roman" w:cs="Times New Roman"/>
          <w:sz w:val="28"/>
          <w:szCs w:val="28"/>
        </w:rPr>
        <w:t>)</w:t>
      </w:r>
      <w:r w:rsidR="00913E35">
        <w:rPr>
          <w:rStyle w:val="tlid-translation"/>
          <w:rFonts w:ascii="Times New Roman" w:hAnsi="Times New Roman" w:cs="Times New Roman"/>
          <w:sz w:val="28"/>
          <w:szCs w:val="28"/>
        </w:rPr>
        <w:t xml:space="preserve"> </w:t>
      </w:r>
      <w:r w:rsidR="002A1609">
        <w:rPr>
          <w:rStyle w:val="tlid-translation"/>
          <w:rFonts w:ascii="Times New Roman" w:hAnsi="Times New Roman" w:cs="Times New Roman"/>
          <w:sz w:val="28"/>
          <w:szCs w:val="28"/>
        </w:rPr>
        <w:t xml:space="preserve">были получены статистически значимые результаты, согласно которым доходность компаний напрямую </w:t>
      </w:r>
      <w:r w:rsidR="002A1609">
        <w:rPr>
          <w:rStyle w:val="tlid-translation"/>
          <w:rFonts w:ascii="Times New Roman" w:hAnsi="Times New Roman" w:cs="Times New Roman"/>
          <w:sz w:val="28"/>
          <w:szCs w:val="28"/>
        </w:rPr>
        <w:lastRenderedPageBreak/>
        <w:t xml:space="preserve">зависит от </w:t>
      </w:r>
      <w:r>
        <w:rPr>
          <w:rStyle w:val="tlid-translation"/>
          <w:rFonts w:ascii="Times New Roman" w:hAnsi="Times New Roman" w:cs="Times New Roman"/>
          <w:sz w:val="28"/>
          <w:szCs w:val="28"/>
        </w:rPr>
        <w:t xml:space="preserve">публикуемой </w:t>
      </w:r>
      <w:r w:rsidR="00913E35">
        <w:rPr>
          <w:rStyle w:val="tlid-translation"/>
          <w:rFonts w:ascii="Times New Roman" w:hAnsi="Times New Roman" w:cs="Times New Roman"/>
          <w:sz w:val="28"/>
          <w:szCs w:val="28"/>
        </w:rPr>
        <w:t xml:space="preserve">ими </w:t>
      </w:r>
      <w:r>
        <w:rPr>
          <w:rStyle w:val="tlid-translation"/>
          <w:rFonts w:ascii="Times New Roman" w:hAnsi="Times New Roman" w:cs="Times New Roman"/>
          <w:sz w:val="28"/>
          <w:szCs w:val="28"/>
        </w:rPr>
        <w:t>отчетност</w:t>
      </w:r>
      <w:r w:rsidR="00913E35">
        <w:rPr>
          <w:rStyle w:val="tlid-translation"/>
          <w:rFonts w:ascii="Times New Roman" w:hAnsi="Times New Roman" w:cs="Times New Roman"/>
          <w:sz w:val="28"/>
          <w:szCs w:val="28"/>
        </w:rPr>
        <w:t xml:space="preserve">и и, в частности, от </w:t>
      </w:r>
      <w:r w:rsidR="00834A22">
        <w:rPr>
          <w:rStyle w:val="tlid-translation"/>
          <w:rFonts w:ascii="Times New Roman" w:hAnsi="Times New Roman" w:cs="Times New Roman"/>
          <w:sz w:val="28"/>
          <w:szCs w:val="28"/>
        </w:rPr>
        <w:t xml:space="preserve">их </w:t>
      </w:r>
      <w:r w:rsidR="00913E35">
        <w:rPr>
          <w:rStyle w:val="tlid-translation"/>
          <w:rFonts w:ascii="Times New Roman" w:hAnsi="Times New Roman" w:cs="Times New Roman"/>
          <w:sz w:val="28"/>
          <w:szCs w:val="28"/>
        </w:rPr>
        <w:t>доходов. К тому же м</w:t>
      </w:r>
      <w:r w:rsidR="00913E35" w:rsidRPr="00913E35">
        <w:rPr>
          <w:rStyle w:val="tlid-translation"/>
          <w:rFonts w:ascii="Times New Roman" w:hAnsi="Times New Roman" w:cs="Times New Roman"/>
          <w:sz w:val="28"/>
          <w:szCs w:val="28"/>
        </w:rPr>
        <w:t xml:space="preserve">енеджеры считают, что </w:t>
      </w:r>
      <w:r w:rsidR="00651068">
        <w:rPr>
          <w:rStyle w:val="tlid-translation"/>
          <w:rFonts w:ascii="Times New Roman" w:hAnsi="Times New Roman" w:cs="Times New Roman"/>
          <w:sz w:val="28"/>
          <w:szCs w:val="28"/>
        </w:rPr>
        <w:t>прибыль их компании</w:t>
      </w:r>
      <w:r w:rsidR="00913E35" w:rsidRPr="00913E35">
        <w:rPr>
          <w:rStyle w:val="tlid-translation"/>
          <w:rFonts w:ascii="Times New Roman" w:hAnsi="Times New Roman" w:cs="Times New Roman"/>
          <w:sz w:val="28"/>
          <w:szCs w:val="28"/>
        </w:rPr>
        <w:t xml:space="preserve"> должн</w:t>
      </w:r>
      <w:r w:rsidR="00651068">
        <w:rPr>
          <w:rStyle w:val="tlid-translation"/>
          <w:rFonts w:ascii="Times New Roman" w:hAnsi="Times New Roman" w:cs="Times New Roman"/>
          <w:sz w:val="28"/>
          <w:szCs w:val="28"/>
        </w:rPr>
        <w:t>а</w:t>
      </w:r>
      <w:r w:rsidR="00913E35" w:rsidRPr="00913E35">
        <w:rPr>
          <w:rStyle w:val="tlid-translation"/>
          <w:rFonts w:ascii="Times New Roman" w:hAnsi="Times New Roman" w:cs="Times New Roman"/>
          <w:sz w:val="28"/>
          <w:szCs w:val="28"/>
        </w:rPr>
        <w:t xml:space="preserve"> соответствовать или превышать ожидаемую рыночную прибыль для</w:t>
      </w:r>
      <w:r w:rsidR="00651068">
        <w:rPr>
          <w:rStyle w:val="tlid-translation"/>
          <w:rFonts w:ascii="Times New Roman" w:hAnsi="Times New Roman" w:cs="Times New Roman"/>
          <w:sz w:val="28"/>
          <w:szCs w:val="28"/>
        </w:rPr>
        <w:t xml:space="preserve"> того, чтобы</w:t>
      </w:r>
      <w:r w:rsidR="00913E35" w:rsidRPr="00913E35">
        <w:rPr>
          <w:rStyle w:val="tlid-translation"/>
          <w:rFonts w:ascii="Times New Roman" w:hAnsi="Times New Roman" w:cs="Times New Roman"/>
          <w:sz w:val="28"/>
          <w:szCs w:val="28"/>
        </w:rPr>
        <w:t xml:space="preserve"> цены акций</w:t>
      </w:r>
      <w:r w:rsidR="00913E35">
        <w:rPr>
          <w:rStyle w:val="tlid-translation"/>
          <w:rFonts w:ascii="Times New Roman" w:hAnsi="Times New Roman" w:cs="Times New Roman"/>
          <w:sz w:val="28"/>
          <w:szCs w:val="28"/>
        </w:rPr>
        <w:t xml:space="preserve"> </w:t>
      </w:r>
      <w:r w:rsidR="00651068">
        <w:rPr>
          <w:rStyle w:val="tlid-translation"/>
          <w:rFonts w:ascii="Times New Roman" w:hAnsi="Times New Roman" w:cs="Times New Roman"/>
          <w:sz w:val="28"/>
          <w:szCs w:val="28"/>
        </w:rPr>
        <w:t>их</w:t>
      </w:r>
      <w:r w:rsidR="00913E35">
        <w:rPr>
          <w:rStyle w:val="tlid-translation"/>
          <w:rFonts w:ascii="Times New Roman" w:hAnsi="Times New Roman" w:cs="Times New Roman"/>
          <w:sz w:val="28"/>
          <w:szCs w:val="28"/>
        </w:rPr>
        <w:t xml:space="preserve"> компаний</w:t>
      </w:r>
      <w:r w:rsidR="00651068">
        <w:rPr>
          <w:rStyle w:val="tlid-translation"/>
          <w:rFonts w:ascii="Times New Roman" w:hAnsi="Times New Roman" w:cs="Times New Roman"/>
          <w:sz w:val="28"/>
          <w:szCs w:val="28"/>
        </w:rPr>
        <w:t xml:space="preserve"> увеличивались или находились на том же уровне</w:t>
      </w:r>
      <w:r w:rsidR="00913E35" w:rsidRPr="00913E35">
        <w:rPr>
          <w:rStyle w:val="tlid-translation"/>
          <w:rFonts w:ascii="Times New Roman" w:hAnsi="Times New Roman" w:cs="Times New Roman"/>
          <w:sz w:val="28"/>
          <w:szCs w:val="28"/>
        </w:rPr>
        <w:t>.</w:t>
      </w:r>
      <w:r w:rsidR="00834A22">
        <w:rPr>
          <w:rStyle w:val="a9"/>
          <w:rFonts w:ascii="Times New Roman" w:hAnsi="Times New Roman" w:cs="Times New Roman"/>
          <w:sz w:val="28"/>
          <w:szCs w:val="28"/>
        </w:rPr>
        <w:footnoteReference w:id="24"/>
      </w:r>
      <w:r w:rsidR="00913E35">
        <w:rPr>
          <w:rStyle w:val="tlid-translation"/>
          <w:rFonts w:ascii="Times New Roman" w:hAnsi="Times New Roman" w:cs="Times New Roman"/>
          <w:sz w:val="28"/>
          <w:szCs w:val="28"/>
        </w:rPr>
        <w:t xml:space="preserve"> </w:t>
      </w:r>
      <w:r w:rsidR="00834A22">
        <w:rPr>
          <w:rStyle w:val="tlid-translation"/>
          <w:rFonts w:ascii="Times New Roman" w:hAnsi="Times New Roman" w:cs="Times New Roman"/>
          <w:sz w:val="28"/>
          <w:szCs w:val="28"/>
        </w:rPr>
        <w:t>Интересно, что э</w:t>
      </w:r>
      <w:r w:rsidR="00834A22" w:rsidRPr="00834A22">
        <w:rPr>
          <w:rStyle w:val="tlid-translation"/>
          <w:rFonts w:ascii="Times New Roman" w:hAnsi="Times New Roman" w:cs="Times New Roman"/>
          <w:sz w:val="28"/>
          <w:szCs w:val="28"/>
        </w:rPr>
        <w:t>кономические последствия публикации неожиданной для инвесторов информации в отчетности компаний не обязательно сразу заметны, поскольку рынку может потребоваться некоторое время, чтобы отразить их предполагаемое экономическое влияние</w:t>
      </w:r>
      <w:r w:rsidR="00834A22">
        <w:rPr>
          <w:rStyle w:val="a9"/>
          <w:rFonts w:ascii="Times New Roman" w:hAnsi="Times New Roman" w:cs="Times New Roman"/>
          <w:sz w:val="28"/>
          <w:szCs w:val="28"/>
        </w:rPr>
        <w:footnoteReference w:id="25"/>
      </w:r>
      <w:r w:rsidR="00834A22">
        <w:rPr>
          <w:rStyle w:val="tlid-translation"/>
          <w:rFonts w:ascii="Times New Roman" w:hAnsi="Times New Roman" w:cs="Times New Roman"/>
          <w:sz w:val="28"/>
          <w:szCs w:val="28"/>
        </w:rPr>
        <w:t xml:space="preserve">. На основе данного тезиса строится методология </w:t>
      </w:r>
      <w:r w:rsidR="00A42637">
        <w:rPr>
          <w:rStyle w:val="tlid-translation"/>
          <w:rFonts w:ascii="Times New Roman" w:hAnsi="Times New Roman" w:cs="Times New Roman"/>
          <w:sz w:val="28"/>
          <w:szCs w:val="28"/>
        </w:rPr>
        <w:t>большого</w:t>
      </w:r>
      <w:r w:rsidR="00834A22">
        <w:rPr>
          <w:rStyle w:val="tlid-translation"/>
          <w:rFonts w:ascii="Times New Roman" w:hAnsi="Times New Roman" w:cs="Times New Roman"/>
          <w:sz w:val="28"/>
          <w:szCs w:val="28"/>
        </w:rPr>
        <w:t xml:space="preserve"> количества исследований, которы</w:t>
      </w:r>
      <w:r w:rsidR="00651068">
        <w:rPr>
          <w:rStyle w:val="tlid-translation"/>
          <w:rFonts w:ascii="Times New Roman" w:hAnsi="Times New Roman" w:cs="Times New Roman"/>
          <w:sz w:val="28"/>
          <w:szCs w:val="28"/>
        </w:rPr>
        <w:t>е</w:t>
      </w:r>
      <w:r w:rsidR="00834A22">
        <w:rPr>
          <w:rStyle w:val="tlid-translation"/>
          <w:rFonts w:ascii="Times New Roman" w:hAnsi="Times New Roman" w:cs="Times New Roman"/>
          <w:sz w:val="28"/>
          <w:szCs w:val="28"/>
        </w:rPr>
        <w:t xml:space="preserve"> пытаются выявить, какие из факторов наиболее сильно влияют на будущую доходность компаний, закладывая в свое исследование идею о том, что цена акции подстраивается под произошедшие </w:t>
      </w:r>
      <w:r w:rsidR="00651068">
        <w:rPr>
          <w:rStyle w:val="tlid-translation"/>
          <w:rFonts w:ascii="Times New Roman" w:hAnsi="Times New Roman" w:cs="Times New Roman"/>
          <w:sz w:val="28"/>
          <w:szCs w:val="28"/>
        </w:rPr>
        <w:t>изменения</w:t>
      </w:r>
      <w:r w:rsidR="00834A22">
        <w:rPr>
          <w:rStyle w:val="tlid-translation"/>
          <w:rFonts w:ascii="Times New Roman" w:hAnsi="Times New Roman" w:cs="Times New Roman"/>
          <w:sz w:val="28"/>
          <w:szCs w:val="28"/>
        </w:rPr>
        <w:t xml:space="preserve"> не моментально, а с некоторым лагом.</w:t>
      </w:r>
      <w:r w:rsidR="00834A22">
        <w:rPr>
          <w:rStyle w:val="a9"/>
          <w:rFonts w:ascii="Times New Roman" w:hAnsi="Times New Roman" w:cs="Times New Roman"/>
          <w:sz w:val="28"/>
          <w:szCs w:val="28"/>
        </w:rPr>
        <w:footnoteReference w:id="26"/>
      </w:r>
      <w:r w:rsidR="00651068">
        <w:rPr>
          <w:rStyle w:val="tlid-translation"/>
          <w:rFonts w:ascii="Times New Roman" w:hAnsi="Times New Roman" w:cs="Times New Roman"/>
          <w:sz w:val="28"/>
          <w:szCs w:val="28"/>
        </w:rPr>
        <w:t xml:space="preserve"> В общем и целом, методология данного исследования также эксплуатирует описанный феномен.</w:t>
      </w:r>
    </w:p>
    <w:p w14:paraId="52F00CCE" w14:textId="7A911571" w:rsidR="002A1609" w:rsidRDefault="00651068" w:rsidP="002A1609">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В качестве доходности акций используется п</w:t>
      </w:r>
      <w:r w:rsidR="002A1609">
        <w:rPr>
          <w:rFonts w:ascii="Times New Roman" w:hAnsi="Times New Roman" w:cs="Times New Roman"/>
          <w:sz w:val="28"/>
          <w:szCs w:val="28"/>
        </w:rPr>
        <w:t>оказатель общей доходности акции</w:t>
      </w:r>
      <w:r w:rsidR="002A1609" w:rsidRPr="00587859">
        <w:rPr>
          <w:rFonts w:ascii="Times New Roman" w:hAnsi="Times New Roman" w:cs="Times New Roman"/>
          <w:sz w:val="28"/>
          <w:szCs w:val="28"/>
        </w:rPr>
        <w:t xml:space="preserve"> (</w:t>
      </w:r>
      <w:r w:rsidR="002A1609">
        <w:rPr>
          <w:rFonts w:ascii="Times New Roman" w:hAnsi="Times New Roman" w:cs="Times New Roman"/>
          <w:sz w:val="28"/>
          <w:szCs w:val="28"/>
          <w:lang w:val="en-US"/>
        </w:rPr>
        <w:t>TSR</w:t>
      </w:r>
      <w:r w:rsidR="002A1609" w:rsidRPr="00587859">
        <w:rPr>
          <w:rFonts w:ascii="Times New Roman" w:hAnsi="Times New Roman" w:cs="Times New Roman"/>
          <w:sz w:val="28"/>
          <w:szCs w:val="28"/>
        </w:rPr>
        <w:t>)</w:t>
      </w:r>
      <w:r>
        <w:rPr>
          <w:rFonts w:ascii="Times New Roman" w:hAnsi="Times New Roman" w:cs="Times New Roman"/>
          <w:sz w:val="28"/>
          <w:szCs w:val="28"/>
        </w:rPr>
        <w:t>, который</w:t>
      </w:r>
      <w:r w:rsidR="002A1609">
        <w:rPr>
          <w:rFonts w:ascii="Times New Roman" w:hAnsi="Times New Roman" w:cs="Times New Roman"/>
          <w:sz w:val="28"/>
          <w:szCs w:val="28"/>
        </w:rPr>
        <w:t xml:space="preserve"> </w:t>
      </w:r>
      <w:r w:rsidR="002A1609" w:rsidRPr="002A1609">
        <w:rPr>
          <w:rFonts w:ascii="Times New Roman" w:hAnsi="Times New Roman" w:cs="Times New Roman"/>
          <w:sz w:val="28"/>
          <w:szCs w:val="28"/>
        </w:rPr>
        <w:t xml:space="preserve">учитывает прирост капитала и дивиденды при измерении общего дохода, приносимого акцией </w:t>
      </w:r>
      <w:r w:rsidR="00834A22" w:rsidRPr="002A1609">
        <w:rPr>
          <w:rFonts w:ascii="Times New Roman" w:hAnsi="Times New Roman" w:cs="Times New Roman"/>
          <w:sz w:val="28"/>
          <w:szCs w:val="28"/>
        </w:rPr>
        <w:t>инвестору,</w:t>
      </w:r>
      <w:r w:rsidR="00834A22">
        <w:rPr>
          <w:rFonts w:ascii="Times New Roman" w:hAnsi="Times New Roman" w:cs="Times New Roman"/>
          <w:sz w:val="28"/>
          <w:szCs w:val="28"/>
        </w:rPr>
        <w:t xml:space="preserve"> </w:t>
      </w:r>
      <w:r w:rsidR="00834A22" w:rsidRPr="002A1609">
        <w:rPr>
          <w:rFonts w:ascii="Times New Roman" w:hAnsi="Times New Roman" w:cs="Times New Roman"/>
          <w:sz w:val="28"/>
          <w:szCs w:val="28"/>
        </w:rPr>
        <w:t>и</w:t>
      </w:r>
      <w:r w:rsidR="002A1609">
        <w:rPr>
          <w:rFonts w:ascii="Times New Roman" w:hAnsi="Times New Roman" w:cs="Times New Roman"/>
          <w:sz w:val="28"/>
          <w:szCs w:val="28"/>
        </w:rPr>
        <w:t xml:space="preserve"> является одним из наиболее популярных показателей для оценки привлекательности вложений в компанию с точки зрения миноритарного акционера.</w:t>
      </w:r>
      <w:bookmarkStart w:id="974" w:name="_Hlk35004945"/>
      <w:r w:rsidR="00BE185C">
        <w:rPr>
          <w:rStyle w:val="a9"/>
          <w:rFonts w:ascii="Times New Roman" w:hAnsi="Times New Roman" w:cs="Times New Roman"/>
          <w:sz w:val="28"/>
          <w:szCs w:val="28"/>
        </w:rPr>
        <w:footnoteReference w:id="27"/>
      </w:r>
      <w:r w:rsidR="002A1609" w:rsidRPr="002A1609">
        <w:rPr>
          <w:rFonts w:ascii="Times New Roman" w:hAnsi="Times New Roman" w:cs="Times New Roman"/>
          <w:sz w:val="28"/>
          <w:szCs w:val="28"/>
        </w:rPr>
        <w:t xml:space="preserve"> </w:t>
      </w:r>
      <w:r w:rsidR="002A1609">
        <w:rPr>
          <w:rFonts w:ascii="Times New Roman" w:hAnsi="Times New Roman" w:cs="Times New Roman"/>
          <w:sz w:val="28"/>
          <w:szCs w:val="28"/>
        </w:rPr>
        <w:t>Показатель рассчитывается на основе рыночной информаци</w:t>
      </w:r>
      <w:r w:rsidR="00BE185C">
        <w:rPr>
          <w:rFonts w:ascii="Times New Roman" w:hAnsi="Times New Roman" w:cs="Times New Roman"/>
          <w:sz w:val="28"/>
          <w:szCs w:val="28"/>
        </w:rPr>
        <w:t>и</w:t>
      </w:r>
      <w:r w:rsidR="002A1609">
        <w:rPr>
          <w:rFonts w:ascii="Times New Roman" w:hAnsi="Times New Roman" w:cs="Times New Roman"/>
          <w:sz w:val="28"/>
          <w:szCs w:val="28"/>
        </w:rPr>
        <w:t xml:space="preserve"> по следующей формуле:</w:t>
      </w:r>
      <w:bookmarkEnd w:id="974"/>
    </w:p>
    <w:p w14:paraId="5E280BAF" w14:textId="77777777" w:rsidR="002A1609" w:rsidRPr="00587859" w:rsidRDefault="002A1609" w:rsidP="002A1609">
      <w:pPr>
        <w:spacing w:after="0" w:line="360" w:lineRule="auto"/>
        <w:ind w:firstLine="720"/>
        <w:jc w:val="both"/>
        <w:rPr>
          <w:rFonts w:ascii="Times New Roman" w:hAnsi="Times New Roman" w:cs="Times New Roman"/>
          <w:i/>
          <w:sz w:val="28"/>
          <w:szCs w:val="28"/>
        </w:rPr>
      </w:pPr>
      <m:oMathPara>
        <m:oMath>
          <m:r>
            <w:rPr>
              <w:rFonts w:ascii="Cambria Math" w:hAnsi="Cambria Math" w:cs="Times New Roman"/>
              <w:sz w:val="28"/>
              <w:szCs w:val="28"/>
            </w:rPr>
            <m:t xml:space="preserve">TSR=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Div</m:t>
                  </m:r>
                </m:e>
                <m:sub>
                  <m:r>
                    <w:rPr>
                      <w:rFonts w:ascii="Cambria Math" w:hAnsi="Cambria Math" w:cs="Times New Roman"/>
                      <w:sz w:val="28"/>
                      <w:szCs w:val="28"/>
                      <w:lang w:val="en-US"/>
                    </w:rPr>
                    <m:t>t</m:t>
                  </m:r>
                </m:sub>
              </m:sSub>
            </m:num>
            <m:den>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lang w:val="en-US"/>
                    </w:rPr>
                    <m:t>t-1</m:t>
                  </m:r>
                </m:sub>
              </m:sSub>
              <m:r>
                <w:rPr>
                  <w:rFonts w:ascii="Cambria Math" w:hAnsi="Cambria Math" w:cs="Times New Roman"/>
                  <w:sz w:val="28"/>
                  <w:szCs w:val="28"/>
                </w:rPr>
                <m:t xml:space="preserve"> </m:t>
              </m:r>
            </m:den>
          </m:f>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rPr>
                    <m:t>t</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rPr>
                    <m:t>t-1</m:t>
                  </m:r>
                </m:sub>
              </m:sSub>
            </m:num>
            <m:den>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rPr>
                    <m:t>t-1</m:t>
                  </m:r>
                </m:sub>
              </m:sSub>
            </m:den>
          </m:f>
        </m:oMath>
      </m:oMathPara>
    </w:p>
    <w:p w14:paraId="4155120A" w14:textId="77777777" w:rsidR="002A1609" w:rsidRDefault="002A1609" w:rsidP="002A1609">
      <w:pPr>
        <w:spacing w:after="0" w:line="360" w:lineRule="auto"/>
        <w:ind w:firstLine="720"/>
        <w:jc w:val="both"/>
        <w:rPr>
          <w:rFonts w:ascii="Times New Roman" w:hAnsi="Times New Roman" w:cs="Times New Roman"/>
          <w:i/>
          <w:sz w:val="28"/>
          <w:szCs w:val="28"/>
        </w:rPr>
      </w:pPr>
      <w:r>
        <w:rPr>
          <w:rFonts w:ascii="Times New Roman" w:hAnsi="Times New Roman" w:cs="Times New Roman"/>
          <w:i/>
          <w:sz w:val="28"/>
          <w:szCs w:val="28"/>
        </w:rPr>
        <w:t>Где</w:t>
      </w:r>
    </w:p>
    <w:p w14:paraId="77A1DED3" w14:textId="77777777" w:rsidR="002A1609" w:rsidRDefault="00692DE5" w:rsidP="002A1609">
      <w:pPr>
        <w:spacing w:after="0" w:line="360" w:lineRule="auto"/>
        <w:ind w:firstLine="720"/>
        <w:jc w:val="both"/>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Div</m:t>
            </m:r>
          </m:e>
          <m:sub>
            <m:r>
              <w:rPr>
                <w:rFonts w:ascii="Cambria Math" w:hAnsi="Cambria Math" w:cs="Times New Roman"/>
                <w:sz w:val="28"/>
                <w:szCs w:val="28"/>
                <w:lang w:val="en-US"/>
              </w:rPr>
              <m:t>t</m:t>
            </m:r>
          </m:sub>
        </m:sSub>
      </m:oMath>
      <w:r w:rsidR="002A1609">
        <w:rPr>
          <w:rFonts w:ascii="Times New Roman" w:hAnsi="Times New Roman" w:cs="Times New Roman"/>
          <w:i/>
          <w:sz w:val="28"/>
          <w:szCs w:val="28"/>
        </w:rPr>
        <w:t xml:space="preserve"> – дивиденды текущего периода</w:t>
      </w:r>
    </w:p>
    <w:p w14:paraId="17EE32A6" w14:textId="77777777" w:rsidR="002A1609" w:rsidRDefault="00692DE5" w:rsidP="002A1609">
      <w:pPr>
        <w:spacing w:after="0" w:line="360" w:lineRule="auto"/>
        <w:ind w:firstLine="720"/>
        <w:jc w:val="both"/>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lang w:val="en-US"/>
              </w:rPr>
              <m:t>t</m:t>
            </m:r>
            <m:r>
              <w:rPr>
                <w:rFonts w:ascii="Cambria Math" w:hAnsi="Cambria Math" w:cs="Times New Roman"/>
                <w:sz w:val="28"/>
                <w:szCs w:val="28"/>
              </w:rPr>
              <m:t>-1</m:t>
            </m:r>
          </m:sub>
        </m:sSub>
      </m:oMath>
      <w:r w:rsidR="002A1609">
        <w:rPr>
          <w:rFonts w:ascii="Times New Roman" w:hAnsi="Times New Roman" w:cs="Times New Roman"/>
          <w:i/>
          <w:sz w:val="28"/>
          <w:szCs w:val="28"/>
        </w:rPr>
        <w:t xml:space="preserve"> – рыночная капитализация предыдущего периода</w:t>
      </w:r>
    </w:p>
    <w:p w14:paraId="2819D6A9" w14:textId="77777777" w:rsidR="002A1609" w:rsidRPr="00587859" w:rsidRDefault="00692DE5" w:rsidP="002A1609">
      <w:pPr>
        <w:spacing w:after="0" w:line="360" w:lineRule="auto"/>
        <w:ind w:firstLine="720"/>
        <w:jc w:val="both"/>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rPr>
              <m:t>t</m:t>
            </m:r>
          </m:sub>
        </m:sSub>
      </m:oMath>
      <w:r w:rsidR="002A1609">
        <w:rPr>
          <w:rFonts w:ascii="Times New Roman" w:hAnsi="Times New Roman" w:cs="Times New Roman"/>
          <w:i/>
          <w:sz w:val="28"/>
          <w:szCs w:val="28"/>
        </w:rPr>
        <w:t xml:space="preserve"> – рыночная капитализация текущего периода</w:t>
      </w:r>
    </w:p>
    <w:p w14:paraId="2C8F44E7" w14:textId="2AF0975F" w:rsidR="00651068" w:rsidRDefault="00651068" w:rsidP="00651068">
      <w:pPr>
        <w:spacing w:after="0" w:line="360" w:lineRule="auto"/>
        <w:ind w:firstLine="720"/>
        <w:jc w:val="both"/>
        <w:rPr>
          <w:rStyle w:val="tlid-translation"/>
          <w:rFonts w:ascii="Times New Roman" w:hAnsi="Times New Roman" w:cs="Times New Roman"/>
          <w:sz w:val="28"/>
          <w:szCs w:val="28"/>
        </w:rPr>
      </w:pPr>
      <w:ins w:id="975" w:author="Александр Гордеев" w:date="2020-02-26T12:50:00Z">
        <w:r>
          <w:rPr>
            <w:rStyle w:val="tlid-translation"/>
            <w:rFonts w:ascii="Times New Roman" w:hAnsi="Times New Roman" w:cs="Times New Roman"/>
            <w:sz w:val="28"/>
            <w:szCs w:val="28"/>
            <w:lang w:val="en-US"/>
          </w:rPr>
          <w:t>API</w:t>
        </w:r>
        <w:r w:rsidRPr="008A7B1A">
          <w:rPr>
            <w:rStyle w:val="tlid-translation"/>
            <w:rFonts w:ascii="Times New Roman" w:hAnsi="Times New Roman" w:cs="Times New Roman"/>
            <w:sz w:val="28"/>
            <w:szCs w:val="28"/>
          </w:rPr>
          <w:t xml:space="preserve"> </w:t>
        </w:r>
      </w:ins>
      <w:ins w:id="976" w:author="Александр Гордеев" w:date="2020-02-26T12:51:00Z">
        <w:r>
          <w:rPr>
            <w:rStyle w:val="tlid-translation"/>
            <w:rFonts w:ascii="Times New Roman" w:hAnsi="Times New Roman" w:cs="Times New Roman"/>
            <w:sz w:val="28"/>
            <w:szCs w:val="28"/>
          </w:rPr>
          <w:t>«</w:t>
        </w:r>
      </w:ins>
      <w:ins w:id="977" w:author="Александр Гордеев" w:date="2020-02-26T12:50:00Z">
        <w:r>
          <w:rPr>
            <w:rStyle w:val="tlid-translation"/>
            <w:rFonts w:ascii="Times New Roman" w:hAnsi="Times New Roman" w:cs="Times New Roman"/>
            <w:sz w:val="28"/>
            <w:szCs w:val="28"/>
            <w:lang w:val="en-US"/>
          </w:rPr>
          <w:t>A</w:t>
        </w:r>
        <w:proofErr w:type="spellStart"/>
        <w:r w:rsidRPr="008A7B1A">
          <w:rPr>
            <w:rStyle w:val="tlid-translation"/>
            <w:rFonts w:ascii="Times New Roman" w:hAnsi="Times New Roman" w:cs="Times New Roman"/>
            <w:sz w:val="28"/>
            <w:szCs w:val="28"/>
          </w:rPr>
          <w:t>lpha</w:t>
        </w:r>
        <w:proofErr w:type="spellEnd"/>
        <w:r w:rsidRPr="008A7B1A">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lang w:val="en-US"/>
          </w:rPr>
          <w:t>V</w:t>
        </w:r>
        <w:proofErr w:type="spellStart"/>
        <w:r w:rsidRPr="008A7B1A">
          <w:rPr>
            <w:rStyle w:val="tlid-translation"/>
            <w:rFonts w:ascii="Times New Roman" w:hAnsi="Times New Roman" w:cs="Times New Roman"/>
            <w:sz w:val="28"/>
            <w:szCs w:val="28"/>
          </w:rPr>
          <w:t>antage</w:t>
        </w:r>
      </w:ins>
      <w:proofErr w:type="spellEnd"/>
      <w:ins w:id="978" w:author="Александр Гордеев" w:date="2020-02-26T12:51:00Z">
        <w:r>
          <w:rPr>
            <w:rStyle w:val="tlid-translation"/>
            <w:rFonts w:ascii="Times New Roman" w:hAnsi="Times New Roman" w:cs="Times New Roman"/>
            <w:sz w:val="28"/>
            <w:szCs w:val="28"/>
          </w:rPr>
          <w:t>»</w:t>
        </w:r>
      </w:ins>
      <w:r w:rsidR="00BE185C">
        <w:rPr>
          <w:rStyle w:val="a9"/>
          <w:rFonts w:ascii="Times New Roman" w:hAnsi="Times New Roman" w:cs="Times New Roman"/>
          <w:sz w:val="28"/>
          <w:szCs w:val="28"/>
        </w:rPr>
        <w:footnoteReference w:id="28"/>
      </w:r>
      <w:ins w:id="979" w:author="Александр Гордеев" w:date="2020-02-26T12:50:00Z">
        <w:r w:rsidRPr="008A7B1A">
          <w:rPr>
            <w:rStyle w:val="tlid-translation"/>
            <w:rFonts w:ascii="Times New Roman" w:hAnsi="Times New Roman" w:cs="Times New Roman"/>
            <w:sz w:val="28"/>
            <w:szCs w:val="28"/>
          </w:rPr>
          <w:t xml:space="preserve"> </w:t>
        </w:r>
      </w:ins>
      <w:ins w:id="980" w:author="Александр Гордеев" w:date="2020-03-01T15:46:00Z">
        <w:r>
          <w:rPr>
            <w:rStyle w:val="tlid-translation"/>
            <w:rFonts w:ascii="Times New Roman" w:hAnsi="Times New Roman" w:cs="Times New Roman"/>
            <w:sz w:val="28"/>
            <w:szCs w:val="28"/>
          </w:rPr>
          <w:t>позволило</w:t>
        </w:r>
      </w:ins>
      <w:ins w:id="981" w:author="Александр Гордеев" w:date="2020-02-26T12:50:00Z">
        <w:r>
          <w:rPr>
            <w:rStyle w:val="tlid-translation"/>
            <w:rFonts w:ascii="Times New Roman" w:hAnsi="Times New Roman" w:cs="Times New Roman"/>
            <w:sz w:val="28"/>
            <w:szCs w:val="28"/>
          </w:rPr>
          <w:t xml:space="preserve"> получ</w:t>
        </w:r>
      </w:ins>
      <w:ins w:id="982" w:author="Александр Гордеев" w:date="2020-03-01T15:47:00Z">
        <w:r>
          <w:rPr>
            <w:rStyle w:val="tlid-translation"/>
            <w:rFonts w:ascii="Times New Roman" w:hAnsi="Times New Roman" w:cs="Times New Roman"/>
            <w:sz w:val="28"/>
            <w:szCs w:val="28"/>
          </w:rPr>
          <w:t>ить</w:t>
        </w:r>
      </w:ins>
      <w:ins w:id="983" w:author="Александр Гордеев" w:date="2020-02-26T12:50:00Z">
        <w:r>
          <w:rPr>
            <w:rStyle w:val="tlid-translation"/>
            <w:rFonts w:ascii="Times New Roman" w:hAnsi="Times New Roman" w:cs="Times New Roman"/>
            <w:sz w:val="28"/>
            <w:szCs w:val="28"/>
          </w:rPr>
          <w:t xml:space="preserve"> доступ к свободно распространяемой рыночной информации по анализируемым компаниям</w:t>
        </w:r>
      </w:ins>
      <w:ins w:id="984" w:author="Александр Гордеев" w:date="2020-03-01T15:47:00Z">
        <w:r>
          <w:rPr>
            <w:rStyle w:val="tlid-translation"/>
            <w:rFonts w:ascii="Times New Roman" w:hAnsi="Times New Roman" w:cs="Times New Roman"/>
            <w:sz w:val="28"/>
            <w:szCs w:val="28"/>
          </w:rPr>
          <w:t>. Б</w:t>
        </w:r>
      </w:ins>
      <w:ins w:id="985" w:author="Александр Гордеев" w:date="2020-02-26T12:52:00Z">
        <w:r>
          <w:rPr>
            <w:rStyle w:val="tlid-translation"/>
            <w:rFonts w:ascii="Times New Roman" w:hAnsi="Times New Roman" w:cs="Times New Roman"/>
            <w:sz w:val="28"/>
            <w:szCs w:val="28"/>
          </w:rPr>
          <w:t>ыли скачаны ежемесячные значения капитализации компаний</w:t>
        </w:r>
      </w:ins>
      <w:ins w:id="986" w:author="Александр Гордеев" w:date="2020-02-26T12:53:00Z">
        <w:r>
          <w:rPr>
            <w:rStyle w:val="tlid-translation"/>
            <w:rFonts w:ascii="Times New Roman" w:hAnsi="Times New Roman" w:cs="Times New Roman"/>
            <w:sz w:val="28"/>
            <w:szCs w:val="28"/>
          </w:rPr>
          <w:t xml:space="preserve">, входящих в индекс </w:t>
        </w:r>
        <w:r>
          <w:rPr>
            <w:rStyle w:val="tlid-translation"/>
            <w:rFonts w:ascii="Times New Roman" w:hAnsi="Times New Roman" w:cs="Times New Roman"/>
            <w:sz w:val="28"/>
            <w:szCs w:val="28"/>
            <w:lang w:val="en-US"/>
          </w:rPr>
          <w:t>S</w:t>
        </w:r>
        <w:r w:rsidRPr="00FE504D">
          <w:rPr>
            <w:rStyle w:val="tlid-translation"/>
            <w:rFonts w:ascii="Times New Roman" w:hAnsi="Times New Roman" w:cs="Times New Roman"/>
            <w:sz w:val="28"/>
            <w:szCs w:val="28"/>
            <w:rPrChange w:id="987" w:author="Александр Гордеев" w:date="2020-02-26T12:53:00Z">
              <w:rPr>
                <w:rStyle w:val="tlid-translation"/>
                <w:rFonts w:ascii="Times New Roman" w:hAnsi="Times New Roman" w:cs="Times New Roman"/>
                <w:sz w:val="28"/>
                <w:szCs w:val="28"/>
                <w:lang w:val="en-US"/>
              </w:rPr>
            </w:rPrChange>
          </w:rPr>
          <w:t>&amp;</w:t>
        </w:r>
        <w:r>
          <w:rPr>
            <w:rStyle w:val="tlid-translation"/>
            <w:rFonts w:ascii="Times New Roman" w:hAnsi="Times New Roman" w:cs="Times New Roman"/>
            <w:sz w:val="28"/>
            <w:szCs w:val="28"/>
            <w:lang w:val="en-US"/>
          </w:rPr>
          <w:t>P</w:t>
        </w:r>
        <w:r w:rsidRPr="00FE504D">
          <w:rPr>
            <w:rStyle w:val="tlid-translation"/>
            <w:rFonts w:ascii="Times New Roman" w:hAnsi="Times New Roman" w:cs="Times New Roman"/>
            <w:sz w:val="28"/>
            <w:szCs w:val="28"/>
            <w:rPrChange w:id="988" w:author="Александр Гордеев" w:date="2020-02-26T12:53:00Z">
              <w:rPr>
                <w:rStyle w:val="tlid-translation"/>
                <w:rFonts w:ascii="Times New Roman" w:hAnsi="Times New Roman" w:cs="Times New Roman"/>
                <w:sz w:val="28"/>
                <w:szCs w:val="28"/>
                <w:lang w:val="en-US"/>
              </w:rPr>
            </w:rPrChange>
          </w:rPr>
          <w:t xml:space="preserve">500 </w:t>
        </w:r>
      </w:ins>
      <w:ins w:id="989" w:author="Александр Гордеев" w:date="2020-02-26T12:52:00Z">
        <w:r>
          <w:rPr>
            <w:rStyle w:val="tlid-translation"/>
            <w:rFonts w:ascii="Times New Roman" w:hAnsi="Times New Roman" w:cs="Times New Roman"/>
            <w:sz w:val="28"/>
            <w:szCs w:val="28"/>
          </w:rPr>
          <w:t>за последние 20 лет.</w:t>
        </w:r>
      </w:ins>
      <w:ins w:id="990" w:author="Александр Гордеев" w:date="2020-03-01T15:46:00Z">
        <w:r>
          <w:rPr>
            <w:rStyle w:val="tlid-translation"/>
            <w:rFonts w:ascii="Times New Roman" w:hAnsi="Times New Roman" w:cs="Times New Roman"/>
            <w:sz w:val="28"/>
            <w:szCs w:val="28"/>
          </w:rPr>
          <w:t xml:space="preserve"> </w:t>
        </w:r>
      </w:ins>
    </w:p>
    <w:p w14:paraId="3EA89C5F" w14:textId="285A0FA9" w:rsidR="00302E35" w:rsidRPr="00651068" w:rsidRDefault="00302E35"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Для определения эффективного периода реакции рынка на публикуемую информацию о компаниях и макроэкономической ситуации рассчитываются доходности за три периода: месяц, квартал и год. На рисунке ниже представлены гистограммы распределения рассчитанных доходностей</w:t>
      </w:r>
      <w:r w:rsidRPr="00651068">
        <w:rPr>
          <w:rStyle w:val="tlid-translation"/>
          <w:rFonts w:ascii="Times New Roman" w:hAnsi="Times New Roman" w:cs="Times New Roman"/>
          <w:sz w:val="28"/>
          <w:szCs w:val="28"/>
        </w:rPr>
        <w:t>.</w:t>
      </w:r>
    </w:p>
    <w:p w14:paraId="6583AD12" w14:textId="77777777" w:rsidR="00302E35" w:rsidRPr="00076235" w:rsidRDefault="00302E35" w:rsidP="000953C7">
      <w:pPr>
        <w:spacing w:after="0" w:line="360" w:lineRule="auto"/>
        <w:rPr>
          <w:rStyle w:val="tlid-translation"/>
          <w:rFonts w:ascii="Times New Roman" w:hAnsi="Times New Roman" w:cs="Times New Roman"/>
          <w:sz w:val="28"/>
          <w:szCs w:val="28"/>
        </w:rPr>
      </w:pPr>
      <w:r w:rsidRPr="00076235">
        <w:rPr>
          <w:noProof/>
          <w:sz w:val="28"/>
          <w:szCs w:val="28"/>
          <w:lang w:val="en-US"/>
        </w:rPr>
        <w:drawing>
          <wp:inline distT="0" distB="0" distL="0" distR="0" wp14:anchorId="5E451716" wp14:editId="182951F0">
            <wp:extent cx="5997902" cy="3010486"/>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2509" cy="3032875"/>
                    </a:xfrm>
                    <a:prstGeom prst="rect">
                      <a:avLst/>
                    </a:prstGeom>
                    <a:noFill/>
                    <a:ln>
                      <a:noFill/>
                    </a:ln>
                  </pic:spPr>
                </pic:pic>
              </a:graphicData>
            </a:graphic>
          </wp:inline>
        </w:drawing>
      </w:r>
    </w:p>
    <w:p w14:paraId="07936D19" w14:textId="77777777" w:rsidR="00302E35" w:rsidRDefault="00302E35"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3 Распределение месячных, квартальных и годовых доходностей</w:t>
      </w:r>
    </w:p>
    <w:p w14:paraId="3DCD1E97" w14:textId="08C67924" w:rsidR="00302E35" w:rsidRDefault="00302E35" w:rsidP="00302E35">
      <w:pPr>
        <w:spacing w:after="0" w:line="360" w:lineRule="auto"/>
        <w:ind w:firstLine="720"/>
        <w:jc w:val="both"/>
        <w:rPr>
          <w:rStyle w:val="tlid-translation"/>
          <w:sz w:val="28"/>
          <w:szCs w:val="28"/>
        </w:rPr>
      </w:pPr>
      <w:r>
        <w:rPr>
          <w:rStyle w:val="tlid-translation"/>
          <w:rFonts w:ascii="Times New Roman" w:hAnsi="Times New Roman" w:cs="Times New Roman"/>
          <w:sz w:val="28"/>
          <w:szCs w:val="28"/>
        </w:rPr>
        <w:t xml:space="preserve">Из рисунка видно, что распределение доходностей компаний индекса </w:t>
      </w:r>
      <w:r>
        <w:rPr>
          <w:rStyle w:val="tlid-translation"/>
          <w:rFonts w:ascii="Times New Roman" w:hAnsi="Times New Roman" w:cs="Times New Roman"/>
          <w:sz w:val="28"/>
          <w:szCs w:val="28"/>
          <w:lang w:val="en-US"/>
        </w:rPr>
        <w:t>S</w:t>
      </w:r>
      <w:r w:rsidRPr="00076235">
        <w:rPr>
          <w:rStyle w:val="tlid-translation"/>
          <w:rFonts w:ascii="Times New Roman" w:hAnsi="Times New Roman" w:cs="Times New Roman"/>
          <w:sz w:val="28"/>
          <w:szCs w:val="28"/>
        </w:rPr>
        <w:t>&amp;</w:t>
      </w:r>
      <w:r>
        <w:rPr>
          <w:rStyle w:val="tlid-translation"/>
          <w:rFonts w:ascii="Times New Roman" w:hAnsi="Times New Roman" w:cs="Times New Roman"/>
          <w:sz w:val="28"/>
          <w:szCs w:val="28"/>
          <w:lang w:val="en-US"/>
        </w:rPr>
        <w:t>P</w:t>
      </w:r>
      <w:r w:rsidRPr="00076235">
        <w:rPr>
          <w:rStyle w:val="tlid-translation"/>
          <w:rFonts w:ascii="Times New Roman" w:hAnsi="Times New Roman" w:cs="Times New Roman"/>
          <w:sz w:val="28"/>
          <w:szCs w:val="28"/>
        </w:rPr>
        <w:t>500</w:t>
      </w:r>
      <w:r>
        <w:rPr>
          <w:rStyle w:val="tlid-translation"/>
          <w:rFonts w:ascii="Times New Roman" w:hAnsi="Times New Roman" w:cs="Times New Roman"/>
          <w:sz w:val="28"/>
          <w:szCs w:val="28"/>
        </w:rPr>
        <w:t xml:space="preserve"> далеко от нормального, что подтверждают графики </w:t>
      </w:r>
      <w:r>
        <w:rPr>
          <w:rStyle w:val="tlid-translation"/>
          <w:rFonts w:ascii="Times New Roman" w:hAnsi="Times New Roman" w:cs="Times New Roman"/>
          <w:sz w:val="28"/>
          <w:szCs w:val="28"/>
          <w:lang w:val="en-US"/>
        </w:rPr>
        <w:t>Q</w:t>
      </w:r>
      <w:r w:rsidRPr="00076235">
        <w:rPr>
          <w:rStyle w:val="tlid-translation"/>
          <w:rFonts w:ascii="Times New Roman" w:hAnsi="Times New Roman" w:cs="Times New Roman"/>
          <w:sz w:val="28"/>
          <w:szCs w:val="28"/>
        </w:rPr>
        <w:t>-</w:t>
      </w:r>
      <w:r>
        <w:rPr>
          <w:rStyle w:val="tlid-translation"/>
          <w:rFonts w:ascii="Times New Roman" w:hAnsi="Times New Roman" w:cs="Times New Roman"/>
          <w:sz w:val="28"/>
          <w:szCs w:val="28"/>
          <w:lang w:val="en-US"/>
        </w:rPr>
        <w:t>Q</w:t>
      </w:r>
      <w:r w:rsidRPr="00076235">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lang w:val="en-US"/>
        </w:rPr>
        <w:t>plot</w:t>
      </w:r>
      <w:r>
        <w:rPr>
          <w:rStyle w:val="tlid-translation"/>
          <w:rFonts w:ascii="Times New Roman" w:hAnsi="Times New Roman" w:cs="Times New Roman"/>
          <w:sz w:val="28"/>
          <w:szCs w:val="28"/>
        </w:rPr>
        <w:t xml:space="preserve">. При детальном рассмотрении становится очевидно, что распределения доходностей, в сравнении с нормальным распределением, имеют более тяжелые хвосты, и их можно аппроксимировать распределением Стьюдента. При построении регрессии подобная ситуация может привести к снижению </w:t>
      </w:r>
      <w:r>
        <w:rPr>
          <w:rStyle w:val="tlid-translation"/>
          <w:rFonts w:ascii="Times New Roman" w:hAnsi="Times New Roman" w:cs="Times New Roman"/>
          <w:sz w:val="28"/>
          <w:szCs w:val="28"/>
        </w:rPr>
        <w:lastRenderedPageBreak/>
        <w:t>качества оценок модели,</w:t>
      </w:r>
      <w:r w:rsidR="00651068">
        <w:rPr>
          <w:rStyle w:val="tlid-translation"/>
          <w:rFonts w:ascii="Times New Roman" w:hAnsi="Times New Roman" w:cs="Times New Roman"/>
          <w:sz w:val="28"/>
          <w:szCs w:val="28"/>
        </w:rPr>
        <w:t xml:space="preserve"> ос</w:t>
      </w:r>
      <w:r w:rsidR="00BE185C">
        <w:rPr>
          <w:rStyle w:val="tlid-translation"/>
          <w:rFonts w:ascii="Times New Roman" w:hAnsi="Times New Roman" w:cs="Times New Roman"/>
          <w:sz w:val="28"/>
          <w:szCs w:val="28"/>
        </w:rPr>
        <w:t>о</w:t>
      </w:r>
      <w:r w:rsidR="00651068">
        <w:rPr>
          <w:rStyle w:val="tlid-translation"/>
          <w:rFonts w:ascii="Times New Roman" w:hAnsi="Times New Roman" w:cs="Times New Roman"/>
          <w:sz w:val="28"/>
          <w:szCs w:val="28"/>
        </w:rPr>
        <w:t>бенно</w:t>
      </w:r>
      <w:r w:rsidR="00BE185C">
        <w:rPr>
          <w:rStyle w:val="tlid-translation"/>
          <w:rFonts w:ascii="Times New Roman" w:hAnsi="Times New Roman" w:cs="Times New Roman"/>
          <w:sz w:val="28"/>
          <w:szCs w:val="28"/>
        </w:rPr>
        <w:t xml:space="preserve"> чувствительны к выбросам линейные алгоритмы классификации. </w:t>
      </w:r>
      <w:r>
        <w:rPr>
          <w:rStyle w:val="tlid-translation"/>
          <w:rFonts w:ascii="Times New Roman" w:hAnsi="Times New Roman" w:cs="Times New Roman"/>
          <w:sz w:val="28"/>
          <w:szCs w:val="28"/>
        </w:rPr>
        <w:t xml:space="preserve">Следовательно, необходимо удалить наблюдения с выбросами. </w:t>
      </w:r>
    </w:p>
    <w:p w14:paraId="011B5DC7" w14:textId="77777777" w:rsidR="00302E35" w:rsidRDefault="00302E35" w:rsidP="00302E35">
      <w:pPr>
        <w:spacing w:after="0" w:line="360" w:lineRule="auto"/>
        <w:ind w:firstLine="720"/>
        <w:jc w:val="both"/>
        <w:rPr>
          <w:rStyle w:val="tlid-translation"/>
          <w:rFonts w:ascii="Times New Roman" w:hAnsi="Times New Roman" w:cs="Times New Roman"/>
          <w:sz w:val="28"/>
          <w:szCs w:val="28"/>
        </w:rPr>
      </w:pPr>
      <w:r w:rsidRPr="00F64D6F">
        <w:rPr>
          <w:rStyle w:val="tlid-translation"/>
          <w:rFonts w:ascii="Times New Roman" w:hAnsi="Times New Roman" w:cs="Times New Roman"/>
          <w:sz w:val="28"/>
          <w:szCs w:val="28"/>
        </w:rPr>
        <w:t xml:space="preserve">При работе с выбросами важно понимать, что оценка </w:t>
      </w:r>
      <w:r>
        <w:rPr>
          <w:rStyle w:val="tlid-translation"/>
          <w:rFonts w:ascii="Times New Roman" w:hAnsi="Times New Roman" w:cs="Times New Roman"/>
          <w:sz w:val="28"/>
          <w:szCs w:val="28"/>
        </w:rPr>
        <w:t>стандартного отклонения</w:t>
      </w:r>
      <w:r w:rsidRPr="00F64D6F">
        <w:rPr>
          <w:rStyle w:val="tlid-translation"/>
          <w:rFonts w:ascii="Times New Roman" w:hAnsi="Times New Roman" w:cs="Times New Roman"/>
          <w:sz w:val="28"/>
          <w:szCs w:val="28"/>
        </w:rPr>
        <w:t xml:space="preserve"> для распределения</w:t>
      </w:r>
      <w:r>
        <w:rPr>
          <w:rStyle w:val="tlid-translation"/>
          <w:rFonts w:ascii="Times New Roman" w:hAnsi="Times New Roman" w:cs="Times New Roman"/>
          <w:sz w:val="28"/>
          <w:szCs w:val="28"/>
        </w:rPr>
        <w:t>, содержащего выбросы, рассчитанная с помощью среднеквадратичного отклонения будет смещена. Поэтому будем использовать робастные к выбросам оценки, полученные с помощью расчета медианного абсолютного отклонения (</w:t>
      </w:r>
      <w:r>
        <w:rPr>
          <w:rStyle w:val="tlid-translation"/>
          <w:rFonts w:ascii="Times New Roman" w:hAnsi="Times New Roman" w:cs="Times New Roman"/>
          <w:sz w:val="28"/>
          <w:szCs w:val="28"/>
          <w:lang w:val="en-US"/>
        </w:rPr>
        <w:t>MAD</w:t>
      </w:r>
      <w:r>
        <w:rPr>
          <w:rStyle w:val="tlid-translation"/>
          <w:rFonts w:ascii="Times New Roman" w:hAnsi="Times New Roman" w:cs="Times New Roman"/>
          <w:sz w:val="28"/>
          <w:szCs w:val="28"/>
        </w:rPr>
        <w:t>).</w:t>
      </w:r>
    </w:p>
    <w:p w14:paraId="11E94362" w14:textId="77777777" w:rsidR="00302E35" w:rsidRPr="005B7744" w:rsidRDefault="00302E35" w:rsidP="00302E35">
      <w:pPr>
        <w:spacing w:after="0" w:line="360" w:lineRule="auto"/>
        <w:ind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m:t>MAD=median(</m:t>
          </m:r>
          <m:d>
            <m:dPr>
              <m:begChr m:val="|"/>
              <m:endChr m:val="|"/>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d>
          <m:r>
            <w:rPr>
              <w:rStyle w:val="tlid-translation"/>
              <w:rFonts w:ascii="Cambria Math" w:hAnsi="Cambria Math" w:cs="Times New Roman"/>
              <w:sz w:val="28"/>
              <w:szCs w:val="28"/>
            </w:rPr>
            <m:t>)</m:t>
          </m:r>
        </m:oMath>
      </m:oMathPara>
    </w:p>
    <w:p w14:paraId="3CCAC0E6" w14:textId="77777777" w:rsidR="00302E35" w:rsidRPr="005B7744" w:rsidRDefault="00692DE5" w:rsidP="00302E35">
      <w:pPr>
        <w:spacing w:after="0" w:line="360" w:lineRule="auto"/>
        <w:ind w:firstLine="720"/>
        <w:jc w:val="both"/>
        <w:rPr>
          <w:rStyle w:val="tlid-translation"/>
          <w:rFonts w:ascii="Times New Roman" w:hAnsi="Times New Roman" w:cs="Times New Roman"/>
          <w:i/>
          <w:iCs/>
          <w:sz w:val="28"/>
          <w:szCs w:val="28"/>
        </w:rPr>
      </w:pPr>
      <m:oMathPara>
        <m:oMath>
          <m:acc>
            <m:accPr>
              <m:chr m:val="̃"/>
              <m:ctrlPr>
                <w:rPr>
                  <w:rStyle w:val="tlid-translation"/>
                  <w:rFonts w:ascii="Cambria Math" w:hAnsi="Cambria Math" w:cs="Times New Roman"/>
                  <w:i/>
                  <w:iCs/>
                  <w:sz w:val="28"/>
                  <w:szCs w:val="28"/>
                </w:rPr>
              </m:ctrlPr>
            </m:accPr>
            <m:e>
              <m:r>
                <w:rPr>
                  <w:rStyle w:val="tlid-translation"/>
                  <w:rFonts w:ascii="Cambria Math" w:hAnsi="Cambria Math" w:cs="Times New Roman"/>
                  <w:sz w:val="28"/>
                  <w:szCs w:val="28"/>
                </w:rPr>
                <m:t>X</m:t>
              </m:r>
            </m:e>
          </m:acc>
          <m:r>
            <w:rPr>
              <w:rStyle w:val="tlid-translation"/>
              <w:rFonts w:ascii="Cambria Math" w:hAnsi="Cambria Math" w:cs="Times New Roman"/>
              <w:sz w:val="28"/>
              <w:szCs w:val="28"/>
            </w:rPr>
            <m:t>=median(X)</m:t>
          </m:r>
        </m:oMath>
      </m:oMathPara>
    </w:p>
    <w:p w14:paraId="495702AC" w14:textId="77777777" w:rsidR="00302E35" w:rsidRDefault="00302E35" w:rsidP="00302E35">
      <w:pPr>
        <w:spacing w:after="0" w:line="360" w:lineRule="auto"/>
        <w:ind w:firstLine="720"/>
        <w:jc w:val="both"/>
        <w:rPr>
          <w:rStyle w:val="tlid-translation"/>
          <w:rFonts w:ascii="Times New Roman" w:hAnsi="Times New Roman" w:cs="Times New Roman"/>
          <w:sz w:val="28"/>
          <w:szCs w:val="28"/>
        </w:rPr>
      </w:pPr>
      <w:r w:rsidRPr="005B7744">
        <w:rPr>
          <w:rStyle w:val="tlid-translation"/>
          <w:rFonts w:ascii="Times New Roman" w:hAnsi="Times New Roman" w:cs="Times New Roman"/>
          <w:sz w:val="28"/>
          <w:szCs w:val="28"/>
        </w:rPr>
        <w:t xml:space="preserve">В </w:t>
      </w:r>
      <w:r>
        <w:rPr>
          <w:rStyle w:val="tlid-translation"/>
          <w:rFonts w:ascii="Times New Roman" w:hAnsi="Times New Roman" w:cs="Times New Roman"/>
          <w:sz w:val="28"/>
          <w:szCs w:val="28"/>
        </w:rPr>
        <w:t>среднеквадратичном</w:t>
      </w:r>
      <w:r w:rsidRPr="005B7744">
        <w:rPr>
          <w:rStyle w:val="tlid-translation"/>
          <w:rFonts w:ascii="Times New Roman" w:hAnsi="Times New Roman" w:cs="Times New Roman"/>
          <w:sz w:val="28"/>
          <w:szCs w:val="28"/>
        </w:rPr>
        <w:t xml:space="preserve"> отклонении расстояния от среднего значения возводятся в квадрат, поэтому большие отклонения </w:t>
      </w:r>
      <w:r>
        <w:rPr>
          <w:rStyle w:val="tlid-translation"/>
          <w:rFonts w:ascii="Times New Roman" w:hAnsi="Times New Roman" w:cs="Times New Roman"/>
          <w:sz w:val="28"/>
          <w:szCs w:val="28"/>
        </w:rPr>
        <w:t>имеют</w:t>
      </w:r>
      <w:r w:rsidRPr="005B7744">
        <w:rPr>
          <w:rStyle w:val="tlid-translation"/>
          <w:rFonts w:ascii="Times New Roman" w:hAnsi="Times New Roman" w:cs="Times New Roman"/>
          <w:sz w:val="28"/>
          <w:szCs w:val="28"/>
        </w:rPr>
        <w:t xml:space="preserve"> более </w:t>
      </w:r>
      <w:r>
        <w:rPr>
          <w:rStyle w:val="tlid-translation"/>
          <w:rFonts w:ascii="Times New Roman" w:hAnsi="Times New Roman" w:cs="Times New Roman"/>
          <w:sz w:val="28"/>
          <w:szCs w:val="28"/>
        </w:rPr>
        <w:t>высокий вес</w:t>
      </w:r>
      <w:r w:rsidRPr="005B7744">
        <w:rPr>
          <w:rStyle w:val="tlid-translation"/>
          <w:rFonts w:ascii="Times New Roman" w:hAnsi="Times New Roman" w:cs="Times New Roman"/>
          <w:sz w:val="28"/>
          <w:szCs w:val="28"/>
        </w:rPr>
        <w:t>, и, следовательно, выбросы могут сильно влиять на него. В MAD небольшо</w:t>
      </w:r>
      <w:r>
        <w:rPr>
          <w:rStyle w:val="tlid-translation"/>
          <w:rFonts w:ascii="Times New Roman" w:hAnsi="Times New Roman" w:cs="Times New Roman"/>
          <w:sz w:val="28"/>
          <w:szCs w:val="28"/>
        </w:rPr>
        <w:t>е</w:t>
      </w:r>
      <w:r w:rsidRPr="005B7744">
        <w:rPr>
          <w:rStyle w:val="tlid-translation"/>
          <w:rFonts w:ascii="Times New Roman" w:hAnsi="Times New Roman" w:cs="Times New Roman"/>
          <w:sz w:val="28"/>
          <w:szCs w:val="28"/>
        </w:rPr>
        <w:t xml:space="preserve"> числ</w:t>
      </w:r>
      <w:r>
        <w:rPr>
          <w:rStyle w:val="tlid-translation"/>
          <w:rFonts w:ascii="Times New Roman" w:hAnsi="Times New Roman" w:cs="Times New Roman"/>
          <w:sz w:val="28"/>
          <w:szCs w:val="28"/>
        </w:rPr>
        <w:t>о</w:t>
      </w:r>
      <w:r w:rsidRPr="005B7744">
        <w:rPr>
          <w:rStyle w:val="tlid-translation"/>
          <w:rFonts w:ascii="Times New Roman" w:hAnsi="Times New Roman" w:cs="Times New Roman"/>
          <w:sz w:val="28"/>
          <w:szCs w:val="28"/>
        </w:rPr>
        <w:t xml:space="preserve"> выбросов не</w:t>
      </w:r>
      <w:r>
        <w:rPr>
          <w:rStyle w:val="tlid-translation"/>
          <w:rFonts w:ascii="Times New Roman" w:hAnsi="Times New Roman" w:cs="Times New Roman"/>
          <w:sz w:val="28"/>
          <w:szCs w:val="28"/>
        </w:rPr>
        <w:t xml:space="preserve"> оказывает существенного влияния на итоговый результат, поэтому оно</w:t>
      </w:r>
      <w:r w:rsidRPr="00EB59B3">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может выступать в качестве оценки стандартного отклонения выборки.</w:t>
      </w:r>
    </w:p>
    <w:p w14:paraId="2A0E4AD1" w14:textId="77777777" w:rsidR="00302E35" w:rsidRPr="00EB59B3" w:rsidRDefault="00692DE5" w:rsidP="00302E35">
      <w:pPr>
        <w:spacing w:after="0" w:line="360" w:lineRule="auto"/>
        <w:ind w:firstLine="720"/>
        <w:jc w:val="both"/>
        <w:rPr>
          <w:rStyle w:val="tlid-translation"/>
          <w:rFonts w:ascii="Times New Roman" w:hAnsi="Times New Roman" w:cs="Times New Roman"/>
          <w:i/>
          <w:sz w:val="28"/>
          <w:szCs w:val="28"/>
          <w:lang w:val="en-US"/>
        </w:rPr>
      </w:pPr>
      <m:oMathPara>
        <m:oMath>
          <m:acc>
            <m:accPr>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σ</m:t>
              </m:r>
            </m:e>
          </m:acc>
          <m:r>
            <w:rPr>
              <w:rStyle w:val="tlid-translation"/>
              <w:rFonts w:ascii="Cambria Math" w:hAnsi="Cambria Math" w:cs="Times New Roman"/>
              <w:sz w:val="28"/>
              <w:szCs w:val="28"/>
            </w:rPr>
            <m:t>=</m:t>
          </m:r>
          <m:r>
            <w:rPr>
              <w:rStyle w:val="tlid-translation"/>
              <w:rFonts w:ascii="Cambria Math" w:hAnsi="Cambria Math" w:cs="Times New Roman"/>
              <w:sz w:val="28"/>
              <w:szCs w:val="28"/>
              <w:lang w:val="en-US"/>
            </w:rPr>
            <m:t>k ∙MAD</m:t>
          </m:r>
        </m:oMath>
      </m:oMathPara>
    </w:p>
    <w:p w14:paraId="0158EE99" w14:textId="77777777" w:rsidR="00302E35" w:rsidRDefault="00302E35" w:rsidP="00302E35">
      <w:pPr>
        <w:spacing w:after="0" w:line="360" w:lineRule="auto"/>
        <w:ind w:firstLine="720"/>
        <w:jc w:val="both"/>
        <w:rPr>
          <w:rStyle w:val="tlid-translation"/>
          <w:rFonts w:ascii="Times New Roman" w:hAnsi="Times New Roman" w:cs="Times New Roman"/>
          <w:iCs/>
          <w:sz w:val="28"/>
          <w:szCs w:val="28"/>
        </w:rPr>
      </w:pPr>
      <w:r w:rsidRPr="00EB59B3">
        <w:rPr>
          <w:rStyle w:val="tlid-translation"/>
          <w:rFonts w:ascii="Times New Roman" w:hAnsi="Times New Roman" w:cs="Times New Roman"/>
          <w:iCs/>
          <w:sz w:val="28"/>
          <w:szCs w:val="28"/>
        </w:rPr>
        <w:t xml:space="preserve">Где </w:t>
      </w:r>
      <w:r w:rsidRPr="00EB59B3">
        <w:rPr>
          <w:rStyle w:val="tlid-translation"/>
          <w:rFonts w:ascii="Times New Roman" w:hAnsi="Times New Roman" w:cs="Times New Roman"/>
          <w:iCs/>
          <w:sz w:val="28"/>
          <w:szCs w:val="28"/>
          <w:lang w:val="en-US"/>
        </w:rPr>
        <w:t>k</w:t>
      </w:r>
      <w:r w:rsidRPr="00EB59B3">
        <w:rPr>
          <w:rStyle w:val="tlid-translation"/>
          <w:rFonts w:ascii="Times New Roman" w:hAnsi="Times New Roman" w:cs="Times New Roman"/>
          <w:iCs/>
          <w:sz w:val="28"/>
          <w:szCs w:val="28"/>
        </w:rPr>
        <w:t xml:space="preserve"> – постоянный коэффициент, который зависит от распределения</w:t>
      </w:r>
      <w:r>
        <w:rPr>
          <w:rStyle w:val="tlid-translation"/>
          <w:rFonts w:ascii="Times New Roman" w:hAnsi="Times New Roman" w:cs="Times New Roman"/>
          <w:iCs/>
          <w:sz w:val="28"/>
          <w:szCs w:val="28"/>
        </w:rPr>
        <w:t>,</w:t>
      </w:r>
      <w:r w:rsidRPr="00EB59B3">
        <w:rPr>
          <w:rStyle w:val="tlid-translation"/>
          <w:rFonts w:ascii="Times New Roman" w:hAnsi="Times New Roman" w:cs="Times New Roman"/>
          <w:iCs/>
          <w:sz w:val="28"/>
          <w:szCs w:val="28"/>
        </w:rPr>
        <w:t xml:space="preserve"> стандартное отклонение которого </w:t>
      </w:r>
      <w:r>
        <w:rPr>
          <w:rStyle w:val="tlid-translation"/>
          <w:rFonts w:ascii="Times New Roman" w:hAnsi="Times New Roman" w:cs="Times New Roman"/>
          <w:iCs/>
          <w:sz w:val="28"/>
          <w:szCs w:val="28"/>
        </w:rPr>
        <w:t>определяется</w:t>
      </w:r>
      <w:r w:rsidRPr="00EB59B3">
        <w:rPr>
          <w:rStyle w:val="tlid-translation"/>
          <w:rFonts w:ascii="Times New Roman" w:hAnsi="Times New Roman" w:cs="Times New Roman"/>
          <w:iCs/>
          <w:sz w:val="28"/>
          <w:szCs w:val="28"/>
        </w:rPr>
        <w:t>.</w:t>
      </w:r>
      <w:r>
        <w:rPr>
          <w:rStyle w:val="tlid-translation"/>
          <w:rFonts w:ascii="Times New Roman" w:hAnsi="Times New Roman" w:cs="Times New Roman"/>
          <w:iCs/>
          <w:sz w:val="28"/>
          <w:szCs w:val="28"/>
        </w:rPr>
        <w:t xml:space="preserve"> Для нормального распределения </w:t>
      </w:r>
      <w:r>
        <w:rPr>
          <w:rStyle w:val="tlid-translation"/>
          <w:rFonts w:ascii="Times New Roman" w:hAnsi="Times New Roman" w:cs="Times New Roman"/>
          <w:iCs/>
          <w:sz w:val="28"/>
          <w:szCs w:val="28"/>
          <w:lang w:val="en-US"/>
        </w:rPr>
        <w:t>k</w:t>
      </w:r>
      <w:r w:rsidRPr="00EB59B3">
        <w:rPr>
          <w:rStyle w:val="tlid-translation"/>
          <w:rFonts w:ascii="Times New Roman" w:hAnsi="Times New Roman" w:cs="Times New Roman"/>
          <w:iCs/>
          <w:sz w:val="28"/>
          <w:szCs w:val="28"/>
        </w:rPr>
        <w:t xml:space="preserve"> = 1.4826</w:t>
      </w:r>
      <w:r>
        <w:rPr>
          <w:rStyle w:val="tlid-translation"/>
          <w:rFonts w:ascii="Times New Roman" w:hAnsi="Times New Roman" w:cs="Times New Roman"/>
          <w:iCs/>
          <w:sz w:val="28"/>
          <w:szCs w:val="28"/>
        </w:rPr>
        <w:t>.</w:t>
      </w:r>
    </w:p>
    <w:p w14:paraId="4BC61FAD" w14:textId="77777777" w:rsidR="00302E35" w:rsidRPr="00DF149E" w:rsidRDefault="00302E35" w:rsidP="00302E35">
      <w:pPr>
        <w:spacing w:after="0" w:line="360" w:lineRule="auto"/>
        <w:ind w:firstLine="720"/>
        <w:jc w:val="both"/>
        <w:rPr>
          <w:rStyle w:val="tlid-translation"/>
          <w:rFonts w:ascii="Times New Roman" w:hAnsi="Times New Roman" w:cs="Times New Roman"/>
          <w:i/>
          <w:iCs/>
          <w:sz w:val="28"/>
          <w:szCs w:val="28"/>
        </w:rPr>
      </w:pPr>
      <m:oMathPara>
        <m:oMath>
          <m:r>
            <w:rPr>
              <w:rStyle w:val="tlid-translation"/>
              <w:rFonts w:ascii="Cambria Math" w:hAnsi="Cambria Math" w:cs="Times New Roman"/>
              <w:sz w:val="28"/>
              <w:szCs w:val="28"/>
            </w:rPr>
            <m:t>k=1 /</m:t>
          </m:r>
          <m:d>
            <m:dPr>
              <m:ctrlPr>
                <w:rPr>
                  <w:rStyle w:val="tlid-translation"/>
                  <w:rFonts w:ascii="Cambria Math" w:hAnsi="Cambria Math" w:cs="Times New Roman"/>
                  <w:i/>
                  <w:iCs/>
                  <w:sz w:val="28"/>
                  <w:szCs w:val="28"/>
                </w:rPr>
              </m:ctrlPr>
            </m:dPr>
            <m:e>
              <m:sSup>
                <m:sSupPr>
                  <m:ctrlPr>
                    <w:rPr>
                      <w:rStyle w:val="tlid-translation"/>
                      <w:rFonts w:ascii="Cambria Math" w:hAnsi="Cambria Math" w:cs="Times New Roman"/>
                      <w:i/>
                      <w:iCs/>
                      <w:sz w:val="28"/>
                      <w:szCs w:val="28"/>
                    </w:rPr>
                  </m:ctrlPr>
                </m:sSupPr>
                <m:e>
                  <m:r>
                    <m:rPr>
                      <m:sty m:val="p"/>
                    </m:rPr>
                    <w:rPr>
                      <w:rStyle w:val="tlid-translation"/>
                      <w:rFonts w:ascii="Cambria Math" w:hAnsi="Cambria Math" w:cs="Times New Roman"/>
                      <w:sz w:val="28"/>
                      <w:szCs w:val="28"/>
                    </w:rPr>
                    <m:t>Φ</m:t>
                  </m:r>
                </m:e>
                <m:sup>
                  <m:r>
                    <w:rPr>
                      <w:rStyle w:val="tlid-translation"/>
                      <w:rFonts w:ascii="Cambria Math" w:hAnsi="Cambria Math" w:cs="Times New Roman"/>
                      <w:sz w:val="28"/>
                      <w:szCs w:val="28"/>
                    </w:rPr>
                    <m:t>-1</m:t>
                  </m:r>
                </m:sup>
              </m:sSup>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rPr>
                      </m:ctrlPr>
                    </m:fPr>
                    <m:num>
                      <m:r>
                        <w:rPr>
                          <w:rStyle w:val="tlid-translation"/>
                          <w:rFonts w:ascii="Cambria Math" w:hAnsi="Cambria Math" w:cs="Times New Roman"/>
                          <w:sz w:val="28"/>
                          <w:szCs w:val="28"/>
                        </w:rPr>
                        <m:t>3</m:t>
                      </m:r>
                    </m:num>
                    <m:den>
                      <m:r>
                        <w:rPr>
                          <w:rStyle w:val="tlid-translation"/>
                          <w:rFonts w:ascii="Cambria Math" w:hAnsi="Cambria Math" w:cs="Times New Roman"/>
                          <w:sz w:val="28"/>
                          <w:szCs w:val="28"/>
                        </w:rPr>
                        <m:t>4</m:t>
                      </m:r>
                    </m:den>
                  </m:f>
                </m:e>
              </m:d>
            </m:e>
          </m:d>
          <m:r>
            <w:rPr>
              <w:rStyle w:val="tlid-translation"/>
              <w:rFonts w:ascii="Cambria Math" w:hAnsi="Cambria Math" w:cs="Times New Roman"/>
              <w:sz w:val="28"/>
              <w:szCs w:val="28"/>
            </w:rPr>
            <m:t>≈</m:t>
          </m:r>
          <m:r>
            <m:rPr>
              <m:sty m:val="p"/>
            </m:rPr>
            <w:rPr>
              <w:rStyle w:val="tlid-translation"/>
              <w:rFonts w:ascii="Cambria Math" w:hAnsi="Cambria Math" w:cs="Times New Roman"/>
              <w:sz w:val="28"/>
              <w:szCs w:val="28"/>
            </w:rPr>
            <m:t>1.4826</m:t>
          </m:r>
        </m:oMath>
      </m:oMathPara>
    </w:p>
    <w:p w14:paraId="0AB9FD41" w14:textId="77777777" w:rsidR="00302E35" w:rsidRPr="00A5017E" w:rsidRDefault="00302E35" w:rsidP="00302E35">
      <w:pPr>
        <w:spacing w:after="0" w:line="360" w:lineRule="auto"/>
        <w:ind w:firstLine="720"/>
        <w:jc w:val="both"/>
        <w:rPr>
          <w:rStyle w:val="tlid-translation"/>
          <w:rFonts w:ascii="Times New Roman" w:hAnsi="Times New Roman" w:cs="Times New Roman"/>
          <w:sz w:val="28"/>
          <w:szCs w:val="28"/>
        </w:rPr>
      </w:pPr>
      <w:r w:rsidRPr="00A5017E">
        <w:rPr>
          <w:rStyle w:val="tlid-translation"/>
          <w:rFonts w:ascii="Times New Roman" w:hAnsi="Times New Roman" w:cs="Times New Roman"/>
          <w:sz w:val="28"/>
          <w:szCs w:val="28"/>
        </w:rPr>
        <w:t>где:</w:t>
      </w:r>
    </w:p>
    <w:p w14:paraId="1C35578B" w14:textId="77777777" w:rsidR="00302E35" w:rsidRPr="00A5017E" w:rsidRDefault="00692DE5" w:rsidP="00302E35">
      <w:pPr>
        <w:spacing w:after="0" w:line="360" w:lineRule="auto"/>
        <w:ind w:firstLine="720"/>
        <w:jc w:val="both"/>
        <w:rPr>
          <w:rStyle w:val="tlid-translation"/>
          <w:rFonts w:ascii="Times New Roman" w:hAnsi="Times New Roman" w:cs="Times New Roman"/>
          <w:sz w:val="28"/>
          <w:szCs w:val="28"/>
        </w:rPr>
      </w:pPr>
      <m:oMath>
        <m:sSup>
          <m:sSupPr>
            <m:ctrlPr>
              <w:rPr>
                <w:rStyle w:val="tlid-translation"/>
                <w:rFonts w:ascii="Cambria Math" w:hAnsi="Cambria Math" w:cs="Times New Roman"/>
                <w:sz w:val="28"/>
                <w:szCs w:val="28"/>
              </w:rPr>
            </m:ctrlPr>
          </m:sSupPr>
          <m:e>
            <m:r>
              <m:rPr>
                <m:sty m:val="p"/>
              </m:rPr>
              <w:rPr>
                <w:rStyle w:val="tlid-translation"/>
                <w:rFonts w:ascii="Cambria Math" w:hAnsi="Cambria Math" w:cs="Times New Roman"/>
                <w:sz w:val="28"/>
                <w:szCs w:val="28"/>
              </w:rPr>
              <m:t>Φ</m:t>
            </m:r>
          </m:e>
          <m:sup>
            <m:r>
              <m:rPr>
                <m:sty m:val="p"/>
              </m:rPr>
              <w:rPr>
                <w:rStyle w:val="tlid-translation"/>
                <w:rFonts w:ascii="Cambria Math" w:hAnsi="Cambria Math" w:cs="Times New Roman"/>
                <w:sz w:val="28"/>
                <w:szCs w:val="28"/>
              </w:rPr>
              <m:t>-1</m:t>
            </m:r>
          </m:sup>
        </m:sSup>
      </m:oMath>
      <w:r w:rsidR="00302E35" w:rsidRPr="00A5017E">
        <w:rPr>
          <w:rStyle w:val="tlid-translation"/>
          <w:rFonts w:ascii="Times New Roman" w:hAnsi="Times New Roman" w:cs="Times New Roman"/>
          <w:sz w:val="28"/>
          <w:szCs w:val="28"/>
        </w:rPr>
        <w:t xml:space="preserve"> – обратная функция к функции квантиля стандартного нормального распределения (функция распределения </w:t>
      </w:r>
      <w:r w:rsidR="00302E35">
        <w:rPr>
          <w:rStyle w:val="tlid-translation"/>
          <w:rFonts w:ascii="Times New Roman" w:hAnsi="Times New Roman" w:cs="Times New Roman"/>
          <w:sz w:val="28"/>
          <w:szCs w:val="28"/>
        </w:rPr>
        <w:t>(</w:t>
      </w:r>
      <w:r w:rsidR="00302E35" w:rsidRPr="00A5017E">
        <w:rPr>
          <w:rStyle w:val="tlid-translation"/>
          <w:rFonts w:ascii="Times New Roman" w:hAnsi="Times New Roman" w:cs="Times New Roman"/>
          <w:sz w:val="28"/>
          <w:szCs w:val="28"/>
          <w:lang w:val="en-US"/>
        </w:rPr>
        <w:t>CDF</w:t>
      </w:r>
      <w:r w:rsidR="00302E35">
        <w:rPr>
          <w:rStyle w:val="tlid-translation"/>
          <w:rFonts w:ascii="Times New Roman" w:hAnsi="Times New Roman" w:cs="Times New Roman"/>
          <w:sz w:val="28"/>
          <w:szCs w:val="28"/>
        </w:rPr>
        <w:t>)</w:t>
      </w:r>
      <w:r w:rsidR="00302E35" w:rsidRPr="00A5017E">
        <w:rPr>
          <w:rStyle w:val="tlid-translation"/>
          <w:rFonts w:ascii="Times New Roman" w:hAnsi="Times New Roman" w:cs="Times New Roman"/>
          <w:sz w:val="28"/>
          <w:szCs w:val="28"/>
        </w:rPr>
        <w:t>)</w:t>
      </w:r>
      <w:r w:rsidR="00302E35">
        <w:rPr>
          <w:rStyle w:val="tlid-translation"/>
          <w:rFonts w:ascii="Times New Roman" w:hAnsi="Times New Roman" w:cs="Times New Roman"/>
          <w:sz w:val="28"/>
          <w:szCs w:val="28"/>
        </w:rPr>
        <w:t>.</w:t>
      </w:r>
    </w:p>
    <w:p w14:paraId="456C3A6D" w14:textId="77777777" w:rsidR="00302E35" w:rsidRDefault="00302E35" w:rsidP="00302E35">
      <w:pPr>
        <w:spacing w:after="0" w:line="360" w:lineRule="auto"/>
        <w:ind w:firstLine="720"/>
        <w:jc w:val="both"/>
        <w:rPr>
          <w:rStyle w:val="tlid-translation"/>
          <w:rFonts w:ascii="Times New Roman" w:hAnsi="Times New Roman" w:cs="Times New Roman"/>
          <w:sz w:val="28"/>
          <w:szCs w:val="28"/>
        </w:rPr>
      </w:pPr>
      <w:r w:rsidRPr="00A5017E">
        <w:rPr>
          <w:rStyle w:val="tlid-translation"/>
          <w:rFonts w:ascii="Times New Roman" w:hAnsi="Times New Roman" w:cs="Times New Roman"/>
          <w:sz w:val="28"/>
          <w:szCs w:val="28"/>
        </w:rPr>
        <w:t>Коэффициент функции распределения равен 3/4, так как интервал ±</w:t>
      </w:r>
      <w:r w:rsidRPr="00A5017E">
        <w:rPr>
          <w:rStyle w:val="tlid-translation"/>
          <w:rFonts w:ascii="Times New Roman" w:hAnsi="Times New Roman" w:cs="Times New Roman"/>
          <w:sz w:val="28"/>
          <w:szCs w:val="28"/>
          <w:lang w:val="en-US"/>
        </w:rPr>
        <w:t>MAD</w:t>
      </w:r>
      <w:r w:rsidRPr="00A5017E">
        <w:rPr>
          <w:rStyle w:val="tlid-translation"/>
          <w:rFonts w:ascii="Times New Roman" w:hAnsi="Times New Roman" w:cs="Times New Roman"/>
          <w:sz w:val="28"/>
          <w:szCs w:val="28"/>
        </w:rPr>
        <w:t xml:space="preserve"> покрывает 50% (</w:t>
      </w:r>
      <w:r>
        <w:rPr>
          <w:rStyle w:val="tlid-translation"/>
          <w:rFonts w:ascii="Times New Roman" w:hAnsi="Times New Roman" w:cs="Times New Roman"/>
          <w:sz w:val="28"/>
          <w:szCs w:val="28"/>
        </w:rPr>
        <w:t>между квантилями 1</w:t>
      </w:r>
      <w:r w:rsidRPr="00A5017E">
        <w:rPr>
          <w:rStyle w:val="tlid-translation"/>
          <w:rFonts w:ascii="Times New Roman" w:hAnsi="Times New Roman" w:cs="Times New Roman"/>
          <w:sz w:val="28"/>
          <w:szCs w:val="28"/>
        </w:rPr>
        <w:t>/</w:t>
      </w:r>
      <w:r>
        <w:rPr>
          <w:rStyle w:val="tlid-translation"/>
          <w:rFonts w:ascii="Times New Roman" w:hAnsi="Times New Roman" w:cs="Times New Roman"/>
          <w:sz w:val="28"/>
          <w:szCs w:val="28"/>
        </w:rPr>
        <w:t>4 и 3</w:t>
      </w:r>
      <w:r w:rsidRPr="00A5017E">
        <w:rPr>
          <w:rStyle w:val="tlid-translation"/>
          <w:rFonts w:ascii="Times New Roman" w:hAnsi="Times New Roman" w:cs="Times New Roman"/>
          <w:sz w:val="28"/>
          <w:szCs w:val="28"/>
        </w:rPr>
        <w:t>/</w:t>
      </w:r>
      <w:r>
        <w:rPr>
          <w:rStyle w:val="tlid-translation"/>
          <w:rFonts w:ascii="Times New Roman" w:hAnsi="Times New Roman" w:cs="Times New Roman"/>
          <w:sz w:val="28"/>
          <w:szCs w:val="28"/>
        </w:rPr>
        <w:t>4</w:t>
      </w:r>
      <w:r w:rsidRPr="00A5017E">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функции</w:t>
      </w:r>
      <w:r w:rsidRPr="00A5017E">
        <w:rPr>
          <w:rStyle w:val="tlid-translation"/>
          <w:rFonts w:ascii="Times New Roman" w:hAnsi="Times New Roman" w:cs="Times New Roman"/>
          <w:sz w:val="28"/>
          <w:szCs w:val="28"/>
        </w:rPr>
        <w:t xml:space="preserve"> плотности нормального стандартного распределения</w:t>
      </w:r>
      <w:r>
        <w:rPr>
          <w:rStyle w:val="tlid-translation"/>
          <w:rFonts w:ascii="Times New Roman" w:hAnsi="Times New Roman" w:cs="Times New Roman"/>
          <w:sz w:val="28"/>
          <w:szCs w:val="28"/>
        </w:rPr>
        <w:t>, т.е.</w:t>
      </w:r>
    </w:p>
    <w:p w14:paraId="640A33A6" w14:textId="77777777" w:rsidR="00302E35" w:rsidRPr="00292735" w:rsidRDefault="00692DE5" w:rsidP="00302E35">
      <w:pPr>
        <w:spacing w:after="0" w:line="360" w:lineRule="auto"/>
        <w:ind w:firstLine="720"/>
        <w:jc w:val="both"/>
        <w:rPr>
          <w:rStyle w:val="tlid-translation"/>
          <w:rFonts w:ascii="Times New Roman" w:hAnsi="Times New Roman" w:cs="Times New Roman"/>
          <w:i/>
          <w:sz w:val="28"/>
          <w:szCs w:val="28"/>
          <w:lang w:val="en-US"/>
        </w:rPr>
      </w:pPr>
      <m:oMathPara>
        <m:oMath>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2</m:t>
              </m:r>
            </m:den>
          </m:f>
          <m:r>
            <w:rPr>
              <w:rStyle w:val="tlid-translation"/>
              <w:rFonts w:ascii="Cambria Math" w:hAnsi="Cambria Math" w:cs="Times New Roman"/>
              <w:sz w:val="28"/>
              <w:szCs w:val="28"/>
            </w:rPr>
            <m:t>=</m:t>
          </m:r>
          <m:r>
            <w:rPr>
              <w:rStyle w:val="tlid-translation"/>
              <w:rFonts w:ascii="Cambria Math" w:hAnsi="Cambria Math" w:cs="Times New Roman"/>
              <w:sz w:val="28"/>
              <w:szCs w:val="28"/>
              <w:lang w:val="en-US"/>
            </w:rPr>
            <m:t>P</m:t>
          </m:r>
          <m:d>
            <m:dPr>
              <m:ctrlPr>
                <w:rPr>
                  <w:rStyle w:val="tlid-translation"/>
                  <w:rFonts w:ascii="Cambria Math" w:hAnsi="Cambria Math" w:cs="Times New Roman"/>
                  <w:i/>
                  <w:sz w:val="28"/>
                  <w:szCs w:val="28"/>
                  <w:lang w:val="en-US"/>
                </w:rPr>
              </m:ctrlPr>
            </m:dPr>
            <m:e>
              <m:d>
                <m:dPr>
                  <m:begChr m:val="|"/>
                  <m:endChr m:val="|"/>
                  <m:ctrlPr>
                    <w:rPr>
                      <w:rStyle w:val="tlid-translation"/>
                      <w:rFonts w:ascii="Cambria Math" w:hAnsi="Cambria Math" w:cs="Times New Roman"/>
                      <w:i/>
                      <w:sz w:val="28"/>
                      <w:szCs w:val="28"/>
                      <w:lang w:val="en-US"/>
                    </w:rPr>
                  </m:ctrlPr>
                </m:dPr>
                <m:e>
                  <m:r>
                    <w:rPr>
                      <w:rStyle w:val="tlid-translation"/>
                      <w:rFonts w:ascii="Cambria Math" w:hAnsi="Cambria Math" w:cs="Times New Roman"/>
                      <w:sz w:val="28"/>
                      <w:szCs w:val="28"/>
                      <w:lang w:val="en-US"/>
                    </w:rPr>
                    <m:t>X-μ</m:t>
                  </m:r>
                </m:e>
              </m:d>
              <m:r>
                <w:rPr>
                  <w:rStyle w:val="tlid-translation"/>
                  <w:rFonts w:ascii="Cambria Math" w:hAnsi="Cambria Math" w:cs="Times New Roman"/>
                  <w:sz w:val="28"/>
                  <w:szCs w:val="28"/>
                  <w:lang w:val="en-US"/>
                </w:rPr>
                <m:t>≤MAD</m:t>
              </m:r>
            </m:e>
          </m:d>
          <m:r>
            <w:rPr>
              <w:rStyle w:val="tlid-translation"/>
              <w:rFonts w:ascii="Cambria Math" w:hAnsi="Cambria Math" w:cs="Times New Roman"/>
              <w:sz w:val="28"/>
              <w:szCs w:val="28"/>
              <w:lang w:val="en-US"/>
            </w:rPr>
            <m:t>=P</m:t>
          </m:r>
          <m:d>
            <m:dPr>
              <m:ctrlPr>
                <w:rPr>
                  <w:rStyle w:val="tlid-translation"/>
                  <w:rFonts w:ascii="Cambria Math" w:hAnsi="Cambria Math" w:cs="Times New Roman"/>
                  <w:i/>
                  <w:sz w:val="28"/>
                  <w:szCs w:val="28"/>
                  <w:lang w:val="en-US"/>
                </w:rPr>
              </m:ctrlPr>
            </m:dPr>
            <m:e>
              <m:d>
                <m:dPr>
                  <m:begChr m:val="|"/>
                  <m:endChr m:val="|"/>
                  <m:ctrlPr>
                    <w:rPr>
                      <w:rStyle w:val="tlid-translation"/>
                      <w:rFonts w:ascii="Cambria Math" w:hAnsi="Cambria Math" w:cs="Times New Roman"/>
                      <w:i/>
                      <w:sz w:val="28"/>
                      <w:szCs w:val="28"/>
                      <w:lang w:val="en-US"/>
                    </w:rPr>
                  </m:ctrlPr>
                </m:dPr>
                <m:e>
                  <m:f>
                    <m:fPr>
                      <m:ctrlPr>
                        <w:rPr>
                          <w:rStyle w:val="tlid-translation"/>
                          <w:rFonts w:ascii="Cambria Math" w:hAnsi="Cambria Math" w:cs="Times New Roman"/>
                          <w:i/>
                          <w:sz w:val="28"/>
                          <w:szCs w:val="28"/>
                          <w:lang w:val="en-US"/>
                        </w:rPr>
                      </m:ctrlPr>
                    </m:fPr>
                    <m:num>
                      <m:r>
                        <w:rPr>
                          <w:rStyle w:val="tlid-translation"/>
                          <w:rFonts w:ascii="Cambria Math" w:hAnsi="Cambria Math" w:cs="Times New Roman"/>
                          <w:sz w:val="28"/>
                          <w:szCs w:val="28"/>
                          <w:lang w:val="en-US"/>
                        </w:rPr>
                        <m:t>X- μ</m:t>
                      </m:r>
                    </m:num>
                    <m:den>
                      <m:r>
                        <w:rPr>
                          <w:rStyle w:val="tlid-translation"/>
                          <w:rFonts w:ascii="Cambria Math" w:hAnsi="Cambria Math" w:cs="Times New Roman"/>
                          <w:sz w:val="28"/>
                          <w:szCs w:val="28"/>
                          <w:lang w:val="en-US"/>
                        </w:rPr>
                        <m:t>σ</m:t>
                      </m:r>
                    </m:den>
                  </m:f>
                </m:e>
              </m:d>
              <m:r>
                <w:rPr>
                  <w:rStyle w:val="tlid-translation"/>
                  <w:rFonts w:ascii="Cambria Math" w:hAnsi="Cambria Math" w:cs="Times New Roman"/>
                  <w:sz w:val="28"/>
                  <w:szCs w:val="28"/>
                  <w:lang w:val="en-US"/>
                </w:rPr>
                <m:t>≤</m:t>
              </m:r>
              <m:f>
                <m:fPr>
                  <m:ctrlPr>
                    <w:rPr>
                      <w:rStyle w:val="tlid-translation"/>
                      <w:rFonts w:ascii="Cambria Math" w:hAnsi="Cambria Math" w:cs="Times New Roman"/>
                      <w:i/>
                      <w:sz w:val="28"/>
                      <w:szCs w:val="28"/>
                      <w:lang w:val="en-US"/>
                    </w:rPr>
                  </m:ctrlPr>
                </m:fPr>
                <m:num>
                  <m:r>
                    <w:rPr>
                      <w:rStyle w:val="tlid-translation"/>
                      <w:rFonts w:ascii="Cambria Math" w:hAnsi="Cambria Math" w:cs="Times New Roman"/>
                      <w:sz w:val="28"/>
                      <w:szCs w:val="28"/>
                      <w:lang w:val="en-US"/>
                    </w:rPr>
                    <m:t>MAD</m:t>
                  </m:r>
                </m:num>
                <m:den>
                  <m:r>
                    <w:rPr>
                      <w:rStyle w:val="tlid-translation"/>
                      <w:rFonts w:ascii="Cambria Math" w:hAnsi="Cambria Math" w:cs="Times New Roman"/>
                      <w:sz w:val="28"/>
                      <w:szCs w:val="28"/>
                      <w:lang w:val="en-US"/>
                    </w:rPr>
                    <m:t>σ</m:t>
                  </m:r>
                </m:den>
              </m:f>
            </m:e>
          </m:d>
          <m:r>
            <w:rPr>
              <w:rStyle w:val="tlid-translation"/>
              <w:rFonts w:ascii="Cambria Math" w:hAnsi="Cambria Math" w:cs="Times New Roman"/>
              <w:sz w:val="28"/>
              <w:szCs w:val="28"/>
              <w:lang w:val="en-US"/>
            </w:rPr>
            <m:t>=P(</m:t>
          </m:r>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Z</m:t>
              </m:r>
            </m:e>
          </m:d>
          <m:r>
            <w:rPr>
              <w:rStyle w:val="tlid-translation"/>
              <w:rFonts w:ascii="Cambria Math" w:hAnsi="Cambria Math" w:cs="Times New Roman"/>
              <w:sz w:val="28"/>
              <w:szCs w:val="28"/>
              <w:lang w:val="en-US"/>
            </w:rPr>
            <m:t xml:space="preserve">&lt; </m:t>
          </m:r>
          <m:f>
            <m:fPr>
              <m:ctrlPr>
                <w:rPr>
                  <w:rStyle w:val="tlid-translation"/>
                  <w:rFonts w:ascii="Cambria Math" w:hAnsi="Cambria Math" w:cs="Times New Roman"/>
                  <w:i/>
                  <w:sz w:val="28"/>
                  <w:szCs w:val="28"/>
                  <w:lang w:val="en-US"/>
                </w:rPr>
              </m:ctrlPr>
            </m:fPr>
            <m:num>
              <m:r>
                <w:rPr>
                  <w:rStyle w:val="tlid-translation"/>
                  <w:rFonts w:ascii="Cambria Math" w:hAnsi="Cambria Math" w:cs="Times New Roman"/>
                  <w:sz w:val="28"/>
                  <w:szCs w:val="28"/>
                  <w:lang w:val="en-US"/>
                </w:rPr>
                <m:t>MAD</m:t>
              </m:r>
            </m:num>
            <m:den>
              <m:r>
                <w:rPr>
                  <w:rStyle w:val="tlid-translation"/>
                  <w:rFonts w:ascii="Cambria Math" w:hAnsi="Cambria Math" w:cs="Times New Roman"/>
                  <w:sz w:val="28"/>
                  <w:szCs w:val="28"/>
                  <w:lang w:val="en-US"/>
                </w:rPr>
                <m:t>σ</m:t>
              </m:r>
            </m:den>
          </m:f>
          <m:r>
            <w:rPr>
              <w:rStyle w:val="tlid-translation"/>
              <w:rFonts w:ascii="Cambria Math" w:hAnsi="Cambria Math" w:cs="Times New Roman"/>
              <w:sz w:val="28"/>
              <w:szCs w:val="28"/>
              <w:lang w:val="en-US"/>
            </w:rPr>
            <m:t>)</m:t>
          </m:r>
        </m:oMath>
      </m:oMathPara>
    </w:p>
    <w:p w14:paraId="766C4F27" w14:textId="77777777" w:rsidR="00302E35" w:rsidRDefault="00302E35" w:rsidP="00302E35">
      <w:pPr>
        <w:spacing w:after="0" w:line="360" w:lineRule="auto"/>
        <w:ind w:firstLine="720"/>
        <w:jc w:val="both"/>
        <w:rPr>
          <w:rStyle w:val="tlid-translation"/>
          <w:rFonts w:ascii="Times New Roman" w:hAnsi="Times New Roman" w:cs="Times New Roman"/>
          <w:iCs/>
          <w:sz w:val="28"/>
          <w:szCs w:val="28"/>
        </w:rPr>
      </w:pPr>
      <w:r w:rsidRPr="00292735">
        <w:rPr>
          <w:rStyle w:val="tlid-translation"/>
          <w:rFonts w:ascii="Times New Roman" w:hAnsi="Times New Roman" w:cs="Times New Roman"/>
          <w:iCs/>
          <w:sz w:val="28"/>
          <w:szCs w:val="28"/>
        </w:rPr>
        <w:t>Следовательно</w:t>
      </w:r>
      <w:r>
        <w:rPr>
          <w:rStyle w:val="tlid-translation"/>
          <w:rFonts w:ascii="Times New Roman" w:hAnsi="Times New Roman" w:cs="Times New Roman"/>
          <w:iCs/>
          <w:sz w:val="28"/>
          <w:szCs w:val="28"/>
        </w:rPr>
        <w:t>:</w:t>
      </w:r>
    </w:p>
    <w:p w14:paraId="342581EE" w14:textId="77777777" w:rsidR="00302E35" w:rsidRPr="00292735" w:rsidRDefault="00302E35" w:rsidP="00302E35">
      <w:pPr>
        <w:spacing w:after="0" w:line="360" w:lineRule="auto"/>
        <w:ind w:firstLine="720"/>
        <w:jc w:val="both"/>
        <w:rPr>
          <w:rStyle w:val="tlid-translation"/>
          <w:rFonts w:ascii="Times New Roman" w:hAnsi="Times New Roman" w:cs="Times New Roman"/>
          <w:i/>
          <w:iCs/>
          <w:sz w:val="28"/>
          <w:szCs w:val="28"/>
        </w:rPr>
      </w:pPr>
      <m:oMathPara>
        <m:oMath>
          <m:r>
            <m:rPr>
              <m:sty m:val="p"/>
            </m:rPr>
            <w:rPr>
              <w:rStyle w:val="tlid-translation"/>
              <w:rFonts w:ascii="Cambria Math" w:hAnsi="Cambria Math" w:cs="Times New Roman"/>
              <w:sz w:val="28"/>
              <w:szCs w:val="28"/>
            </w:rPr>
            <m:t>Φ</m:t>
          </m:r>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lang w:val="en-US"/>
                    </w:rPr>
                  </m:ctrlPr>
                </m:fPr>
                <m:num>
                  <m:r>
                    <w:rPr>
                      <w:rStyle w:val="tlid-translation"/>
                      <w:rFonts w:ascii="Cambria Math" w:hAnsi="Cambria Math" w:cs="Times New Roman"/>
                      <w:sz w:val="28"/>
                      <w:szCs w:val="28"/>
                      <w:lang w:val="en-US"/>
                    </w:rPr>
                    <m:t>MAD</m:t>
                  </m:r>
                  <m:ctrlPr>
                    <w:rPr>
                      <w:rStyle w:val="tlid-translation"/>
                      <w:rFonts w:ascii="Cambria Math" w:hAnsi="Cambria Math" w:cs="Times New Roman"/>
                      <w:i/>
                      <w:iCs/>
                      <w:sz w:val="28"/>
                      <w:szCs w:val="28"/>
                    </w:rPr>
                  </m:ctrlPr>
                </m:num>
                <m:den>
                  <m:r>
                    <w:rPr>
                      <w:rStyle w:val="tlid-translation"/>
                      <w:rFonts w:ascii="Cambria Math" w:hAnsi="Cambria Math" w:cs="Times New Roman"/>
                      <w:sz w:val="28"/>
                      <w:szCs w:val="28"/>
                      <w:lang w:val="en-US"/>
                    </w:rPr>
                    <m:t>σ</m:t>
                  </m:r>
                </m:den>
              </m:f>
            </m:e>
          </m:d>
          <m:r>
            <w:rPr>
              <w:rStyle w:val="tlid-translation"/>
              <w:rFonts w:ascii="Cambria Math" w:hAnsi="Cambria Math" w:cs="Times New Roman"/>
              <w:sz w:val="28"/>
              <w:szCs w:val="28"/>
            </w:rPr>
            <m:t xml:space="preserve">- </m:t>
          </m:r>
          <m:r>
            <m:rPr>
              <m:sty m:val="p"/>
            </m:rPr>
            <w:rPr>
              <w:rStyle w:val="tlid-translation"/>
              <w:rFonts w:ascii="Cambria Math" w:hAnsi="Cambria Math" w:cs="Times New Roman"/>
              <w:sz w:val="28"/>
              <w:szCs w:val="28"/>
            </w:rPr>
            <m:t>Φ</m:t>
          </m:r>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lang w:val="en-US"/>
                    </w:rPr>
                  </m:ctrlPr>
                </m:fPr>
                <m:num>
                  <m:r>
                    <w:rPr>
                      <w:rStyle w:val="tlid-translation"/>
                      <w:rFonts w:ascii="Cambria Math" w:hAnsi="Cambria Math" w:cs="Times New Roman"/>
                      <w:sz w:val="28"/>
                      <w:szCs w:val="28"/>
                      <w:lang w:val="en-US"/>
                    </w:rPr>
                    <m:t>-MAD</m:t>
                  </m:r>
                  <m:ctrlPr>
                    <w:rPr>
                      <w:rStyle w:val="tlid-translation"/>
                      <w:rFonts w:ascii="Cambria Math" w:hAnsi="Cambria Math" w:cs="Times New Roman"/>
                      <w:i/>
                      <w:iCs/>
                      <w:sz w:val="28"/>
                      <w:szCs w:val="28"/>
                    </w:rPr>
                  </m:ctrlPr>
                </m:num>
                <m:den>
                  <m:r>
                    <w:rPr>
                      <w:rStyle w:val="tlid-translation"/>
                      <w:rFonts w:ascii="Cambria Math" w:hAnsi="Cambria Math" w:cs="Times New Roman"/>
                      <w:sz w:val="28"/>
                      <w:szCs w:val="28"/>
                      <w:lang w:val="en-US"/>
                    </w:rPr>
                    <m:t>σ</m:t>
                  </m:r>
                </m:den>
              </m:f>
            </m:e>
          </m:d>
          <m:r>
            <w:rPr>
              <w:rStyle w:val="tlid-translation"/>
              <w:rFonts w:ascii="Cambria Math" w:hAnsi="Cambria Math" w:cs="Times New Roman"/>
              <w:sz w:val="28"/>
              <w:szCs w:val="28"/>
            </w:rPr>
            <m:t>=</m:t>
          </m:r>
          <m:f>
            <m:fPr>
              <m:ctrlPr>
                <w:rPr>
                  <w:rStyle w:val="tlid-translation"/>
                  <w:rFonts w:ascii="Cambria Math" w:hAnsi="Cambria Math" w:cs="Times New Roman"/>
                  <w:i/>
                  <w:iCs/>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2</m:t>
              </m:r>
            </m:den>
          </m:f>
        </m:oMath>
      </m:oMathPara>
    </w:p>
    <w:p w14:paraId="1DF65D8E" w14:textId="77777777" w:rsidR="00302E35" w:rsidRPr="00292735" w:rsidRDefault="00302E35" w:rsidP="00302E35">
      <w:pPr>
        <w:spacing w:after="0" w:line="360" w:lineRule="auto"/>
        <w:ind w:firstLine="720"/>
        <w:jc w:val="both"/>
        <w:rPr>
          <w:rStyle w:val="tlid-translation"/>
          <w:rFonts w:ascii="Times New Roman" w:hAnsi="Times New Roman" w:cs="Times New Roman"/>
          <w:sz w:val="28"/>
          <w:szCs w:val="28"/>
        </w:rPr>
      </w:pPr>
      <w:r w:rsidRPr="00292735">
        <w:rPr>
          <w:rStyle w:val="tlid-translation"/>
          <w:rFonts w:ascii="Times New Roman" w:hAnsi="Times New Roman" w:cs="Times New Roman"/>
          <w:sz w:val="28"/>
          <w:szCs w:val="28"/>
        </w:rPr>
        <w:t>А так как</w:t>
      </w:r>
      <w:r>
        <w:rPr>
          <w:rStyle w:val="tlid-translation"/>
          <w:rFonts w:ascii="Times New Roman" w:hAnsi="Times New Roman" w:cs="Times New Roman"/>
          <w:sz w:val="28"/>
          <w:szCs w:val="28"/>
        </w:rPr>
        <w:t>:</w:t>
      </w:r>
    </w:p>
    <w:p w14:paraId="0F6FDF1D" w14:textId="77777777" w:rsidR="00302E35" w:rsidRPr="00224C7D" w:rsidRDefault="00302E35" w:rsidP="00302E35">
      <w:pPr>
        <w:spacing w:after="0" w:line="360" w:lineRule="auto"/>
        <w:ind w:firstLine="720"/>
        <w:jc w:val="both"/>
        <w:rPr>
          <w:rStyle w:val="tlid-translation"/>
          <w:rFonts w:ascii="Times New Roman" w:hAnsi="Times New Roman" w:cs="Times New Roman"/>
          <w:i/>
          <w:iCs/>
          <w:sz w:val="28"/>
          <w:szCs w:val="28"/>
        </w:rPr>
      </w:pPr>
      <m:oMathPara>
        <m:oMath>
          <m:r>
            <m:rPr>
              <m:sty m:val="p"/>
            </m:rPr>
            <w:rPr>
              <w:rStyle w:val="tlid-translation"/>
              <w:rFonts w:ascii="Cambria Math" w:hAnsi="Cambria Math" w:cs="Times New Roman"/>
              <w:sz w:val="28"/>
              <w:szCs w:val="28"/>
            </w:rPr>
            <m:t>1</m:t>
          </m:r>
          <m:r>
            <w:rPr>
              <w:rStyle w:val="tlid-translation"/>
              <w:rFonts w:ascii="Cambria Math" w:hAnsi="Cambria Math" w:cs="Times New Roman"/>
              <w:sz w:val="28"/>
              <w:szCs w:val="28"/>
            </w:rPr>
            <m:t xml:space="preserve">- </m:t>
          </m:r>
          <m:r>
            <m:rPr>
              <m:sty m:val="p"/>
            </m:rPr>
            <w:rPr>
              <w:rStyle w:val="tlid-translation"/>
              <w:rFonts w:ascii="Cambria Math" w:hAnsi="Cambria Math" w:cs="Times New Roman"/>
              <w:sz w:val="28"/>
              <w:szCs w:val="28"/>
            </w:rPr>
            <m:t>Φ</m:t>
          </m:r>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lang w:val="en-US"/>
                    </w:rPr>
                  </m:ctrlPr>
                </m:fPr>
                <m:num>
                  <m:r>
                    <w:rPr>
                      <w:rStyle w:val="tlid-translation"/>
                      <w:rFonts w:ascii="Cambria Math" w:hAnsi="Cambria Math" w:cs="Times New Roman"/>
                      <w:sz w:val="28"/>
                      <w:szCs w:val="28"/>
                      <w:lang w:val="en-US"/>
                    </w:rPr>
                    <m:t>MAD</m:t>
                  </m:r>
                  <m:ctrlPr>
                    <w:rPr>
                      <w:rStyle w:val="tlid-translation"/>
                      <w:rFonts w:ascii="Cambria Math" w:hAnsi="Cambria Math" w:cs="Times New Roman"/>
                      <w:i/>
                      <w:iCs/>
                      <w:sz w:val="28"/>
                      <w:szCs w:val="28"/>
                    </w:rPr>
                  </m:ctrlPr>
                </m:num>
                <m:den>
                  <m:r>
                    <w:rPr>
                      <w:rStyle w:val="tlid-translation"/>
                      <w:rFonts w:ascii="Cambria Math" w:hAnsi="Cambria Math" w:cs="Times New Roman"/>
                      <w:sz w:val="28"/>
                      <w:szCs w:val="28"/>
                      <w:lang w:val="en-US"/>
                    </w:rPr>
                    <m:t>σ</m:t>
                  </m:r>
                </m:den>
              </m:f>
            </m:e>
          </m:d>
          <m:r>
            <w:rPr>
              <w:rStyle w:val="tlid-translation"/>
              <w:rFonts w:ascii="Cambria Math" w:hAnsi="Cambria Math" w:cs="Times New Roman"/>
              <w:sz w:val="28"/>
              <w:szCs w:val="28"/>
            </w:rPr>
            <m:t xml:space="preserve">= </m:t>
          </m:r>
          <m:r>
            <m:rPr>
              <m:sty m:val="p"/>
            </m:rPr>
            <w:rPr>
              <w:rStyle w:val="tlid-translation"/>
              <w:rFonts w:ascii="Cambria Math" w:hAnsi="Cambria Math" w:cs="Times New Roman"/>
              <w:sz w:val="28"/>
              <w:szCs w:val="28"/>
            </w:rPr>
            <m:t>Φ</m:t>
          </m:r>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lang w:val="en-US"/>
                    </w:rPr>
                  </m:ctrlPr>
                </m:fPr>
                <m:num>
                  <m:r>
                    <w:rPr>
                      <w:rStyle w:val="tlid-translation"/>
                      <w:rFonts w:ascii="Cambria Math" w:hAnsi="Cambria Math" w:cs="Times New Roman"/>
                      <w:sz w:val="28"/>
                      <w:szCs w:val="28"/>
                      <w:lang w:val="en-US"/>
                    </w:rPr>
                    <m:t>-MAD</m:t>
                  </m:r>
                  <m:ctrlPr>
                    <w:rPr>
                      <w:rStyle w:val="tlid-translation"/>
                      <w:rFonts w:ascii="Cambria Math" w:hAnsi="Cambria Math" w:cs="Times New Roman"/>
                      <w:i/>
                      <w:iCs/>
                      <w:sz w:val="28"/>
                      <w:szCs w:val="28"/>
                    </w:rPr>
                  </m:ctrlPr>
                </m:num>
                <m:den>
                  <m:r>
                    <w:rPr>
                      <w:rStyle w:val="tlid-translation"/>
                      <w:rFonts w:ascii="Cambria Math" w:hAnsi="Cambria Math" w:cs="Times New Roman"/>
                      <w:sz w:val="28"/>
                      <w:szCs w:val="28"/>
                      <w:lang w:val="en-US"/>
                    </w:rPr>
                    <m:t>σ</m:t>
                  </m:r>
                </m:den>
              </m:f>
            </m:e>
          </m:d>
        </m:oMath>
      </m:oMathPara>
    </w:p>
    <w:p w14:paraId="51CF1CCC" w14:textId="77777777" w:rsidR="00302E35" w:rsidRPr="00224C7D" w:rsidRDefault="00302E35" w:rsidP="00302E35">
      <w:pPr>
        <w:spacing w:after="0" w:line="360" w:lineRule="auto"/>
        <w:ind w:firstLine="720"/>
        <w:jc w:val="both"/>
        <w:rPr>
          <w:rStyle w:val="tlid-translation"/>
          <w:rFonts w:ascii="Times New Roman" w:hAnsi="Times New Roman" w:cs="Times New Roman"/>
          <w:sz w:val="28"/>
          <w:szCs w:val="28"/>
        </w:rPr>
      </w:pPr>
      <w:r w:rsidRPr="00224C7D">
        <w:rPr>
          <w:rStyle w:val="tlid-translation"/>
          <w:rFonts w:ascii="Times New Roman" w:hAnsi="Times New Roman" w:cs="Times New Roman"/>
          <w:sz w:val="28"/>
          <w:szCs w:val="28"/>
        </w:rPr>
        <w:t>Получается, что</w:t>
      </w:r>
    </w:p>
    <w:p w14:paraId="11909FF8" w14:textId="77777777" w:rsidR="00302E35" w:rsidRPr="00224C7D" w:rsidRDefault="00692DE5" w:rsidP="00302E35">
      <w:pPr>
        <w:spacing w:after="0" w:line="360" w:lineRule="auto"/>
        <w:ind w:firstLine="720"/>
        <w:jc w:val="both"/>
        <w:rPr>
          <w:rStyle w:val="tlid-translation"/>
          <w:rFonts w:ascii="Times New Roman" w:hAnsi="Times New Roman" w:cs="Times New Roman"/>
          <w:i/>
          <w:iCs/>
          <w:sz w:val="28"/>
          <w:szCs w:val="28"/>
        </w:rPr>
      </w:pPr>
      <m:oMathPara>
        <m:oMath>
          <m:f>
            <m:fPr>
              <m:ctrlPr>
                <w:rPr>
                  <w:rStyle w:val="tlid-translation"/>
                  <w:rFonts w:ascii="Cambria Math" w:hAnsi="Cambria Math" w:cs="Times New Roman"/>
                  <w:i/>
                  <w:sz w:val="28"/>
                  <w:szCs w:val="28"/>
                  <w:lang w:val="en-US"/>
                </w:rPr>
              </m:ctrlPr>
            </m:fPr>
            <m:num>
              <m:r>
                <w:rPr>
                  <w:rStyle w:val="tlid-translation"/>
                  <w:rFonts w:ascii="Cambria Math" w:hAnsi="Cambria Math" w:cs="Times New Roman"/>
                  <w:sz w:val="28"/>
                  <w:szCs w:val="28"/>
                  <w:lang w:val="en-US"/>
                </w:rPr>
                <m:t>MAD</m:t>
              </m:r>
            </m:num>
            <m:den>
              <m:r>
                <w:rPr>
                  <w:rStyle w:val="tlid-translation"/>
                  <w:rFonts w:ascii="Cambria Math" w:hAnsi="Cambria Math" w:cs="Times New Roman"/>
                  <w:sz w:val="28"/>
                  <w:szCs w:val="28"/>
                  <w:lang w:val="en-US"/>
                </w:rPr>
                <m:t>σ</m:t>
              </m:r>
            </m:den>
          </m:f>
          <m:r>
            <w:rPr>
              <w:rStyle w:val="tlid-translation"/>
              <w:rFonts w:ascii="Cambria Math" w:hAnsi="Cambria Math" w:cs="Times New Roman"/>
              <w:sz w:val="28"/>
              <w:szCs w:val="28"/>
            </w:rPr>
            <m:t xml:space="preserve">= </m:t>
          </m:r>
          <m:sSup>
            <m:sSupPr>
              <m:ctrlPr>
                <w:rPr>
                  <w:rStyle w:val="tlid-translation"/>
                  <w:rFonts w:ascii="Cambria Math" w:hAnsi="Cambria Math" w:cs="Times New Roman"/>
                  <w:i/>
                  <w:iCs/>
                  <w:sz w:val="28"/>
                  <w:szCs w:val="28"/>
                </w:rPr>
              </m:ctrlPr>
            </m:sSupPr>
            <m:e>
              <m:r>
                <m:rPr>
                  <m:sty m:val="p"/>
                </m:rPr>
                <w:rPr>
                  <w:rStyle w:val="tlid-translation"/>
                  <w:rFonts w:ascii="Cambria Math" w:hAnsi="Cambria Math" w:cs="Times New Roman"/>
                  <w:sz w:val="28"/>
                  <w:szCs w:val="28"/>
                </w:rPr>
                <m:t>Φ</m:t>
              </m:r>
            </m:e>
            <m:sup>
              <m:r>
                <w:rPr>
                  <w:rStyle w:val="tlid-translation"/>
                  <w:rFonts w:ascii="Cambria Math" w:hAnsi="Cambria Math" w:cs="Times New Roman"/>
                  <w:sz w:val="28"/>
                  <w:szCs w:val="28"/>
                </w:rPr>
                <m:t>-1</m:t>
              </m:r>
            </m:sup>
          </m:sSup>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rPr>
                  </m:ctrlPr>
                </m:fPr>
                <m:num>
                  <m:r>
                    <w:rPr>
                      <w:rStyle w:val="tlid-translation"/>
                      <w:rFonts w:ascii="Cambria Math" w:hAnsi="Cambria Math" w:cs="Times New Roman"/>
                      <w:sz w:val="28"/>
                      <w:szCs w:val="28"/>
                    </w:rPr>
                    <m:t>3</m:t>
                  </m:r>
                </m:num>
                <m:den>
                  <m:r>
                    <w:rPr>
                      <w:rStyle w:val="tlid-translation"/>
                      <w:rFonts w:ascii="Cambria Math" w:hAnsi="Cambria Math" w:cs="Times New Roman"/>
                      <w:sz w:val="28"/>
                      <w:szCs w:val="28"/>
                    </w:rPr>
                    <m:t>4</m:t>
                  </m:r>
                </m:den>
              </m:f>
            </m:e>
          </m:d>
          <m:r>
            <w:rPr>
              <w:rStyle w:val="tlid-translation"/>
              <w:rFonts w:ascii="Cambria Math" w:hAnsi="Cambria Math" w:cs="Times New Roman"/>
              <w:sz w:val="28"/>
              <w:szCs w:val="28"/>
            </w:rPr>
            <m:t>=0.67449</m:t>
          </m:r>
        </m:oMath>
      </m:oMathPara>
    </w:p>
    <w:p w14:paraId="7455A91C" w14:textId="77777777" w:rsidR="00302E35" w:rsidRPr="00224C7D" w:rsidRDefault="00302E35" w:rsidP="00302E35">
      <w:pPr>
        <w:spacing w:after="0" w:line="360" w:lineRule="auto"/>
        <w:ind w:firstLine="720"/>
        <w:jc w:val="both"/>
        <w:rPr>
          <w:rStyle w:val="tlid-translation"/>
          <w:rFonts w:ascii="Times New Roman" w:hAnsi="Times New Roman" w:cs="Times New Roman"/>
          <w:sz w:val="28"/>
          <w:szCs w:val="28"/>
        </w:rPr>
      </w:pPr>
      <w:r w:rsidRPr="00224C7D">
        <w:rPr>
          <w:rStyle w:val="tlid-translation"/>
          <w:rFonts w:ascii="Times New Roman" w:hAnsi="Times New Roman" w:cs="Times New Roman"/>
          <w:sz w:val="28"/>
          <w:szCs w:val="28"/>
        </w:rPr>
        <w:t>Или</w:t>
      </w:r>
    </w:p>
    <w:p w14:paraId="154583F8" w14:textId="77777777" w:rsidR="00302E35" w:rsidRPr="00224C7D" w:rsidRDefault="00692DE5" w:rsidP="00302E35">
      <w:pPr>
        <w:spacing w:after="0" w:line="360" w:lineRule="auto"/>
        <w:ind w:firstLine="720"/>
        <w:jc w:val="both"/>
        <w:rPr>
          <w:rStyle w:val="tlid-translation"/>
          <w:rFonts w:ascii="Times New Roman" w:hAnsi="Times New Roman" w:cs="Times New Roman"/>
          <w:i/>
          <w:iCs/>
          <w:sz w:val="28"/>
          <w:szCs w:val="28"/>
        </w:rPr>
      </w:pPr>
      <m:oMathPara>
        <m:oMath>
          <m:f>
            <m:fPr>
              <m:ctrlPr>
                <w:rPr>
                  <w:rStyle w:val="tlid-translation"/>
                  <w:rFonts w:ascii="Cambria Math" w:hAnsi="Cambria Math" w:cs="Times New Roman"/>
                  <w:i/>
                  <w:sz w:val="28"/>
                  <w:szCs w:val="28"/>
                  <w:lang w:val="en-US"/>
                </w:rPr>
              </m:ctrlPr>
            </m:fPr>
            <m:num>
              <m:r>
                <w:rPr>
                  <w:rStyle w:val="tlid-translation"/>
                  <w:rFonts w:ascii="Cambria Math" w:hAnsi="Cambria Math" w:cs="Times New Roman"/>
                  <w:sz w:val="28"/>
                  <w:szCs w:val="28"/>
                  <w:lang w:val="en-US"/>
                </w:rPr>
                <m:t>σ</m:t>
              </m:r>
            </m:num>
            <m:den>
              <m:r>
                <w:rPr>
                  <w:rStyle w:val="tlid-translation"/>
                  <w:rFonts w:ascii="Cambria Math" w:hAnsi="Cambria Math" w:cs="Times New Roman"/>
                  <w:sz w:val="28"/>
                  <w:szCs w:val="28"/>
                  <w:lang w:val="en-US"/>
                </w:rPr>
                <m:t>MAD</m:t>
              </m:r>
            </m:den>
          </m:f>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sSup>
                <m:sSupPr>
                  <m:ctrlPr>
                    <w:rPr>
                      <w:rStyle w:val="tlid-translation"/>
                      <w:rFonts w:ascii="Cambria Math" w:hAnsi="Cambria Math" w:cs="Times New Roman"/>
                      <w:i/>
                      <w:iCs/>
                      <w:sz w:val="28"/>
                      <w:szCs w:val="28"/>
                    </w:rPr>
                  </m:ctrlPr>
                </m:sSupPr>
                <m:e>
                  <m:r>
                    <m:rPr>
                      <m:sty m:val="p"/>
                    </m:rPr>
                    <w:rPr>
                      <w:rStyle w:val="tlid-translation"/>
                      <w:rFonts w:ascii="Cambria Math" w:hAnsi="Cambria Math" w:cs="Times New Roman"/>
                      <w:sz w:val="28"/>
                      <w:szCs w:val="28"/>
                    </w:rPr>
                    <m:t>Φ</m:t>
                  </m:r>
                </m:e>
                <m:sup>
                  <m:r>
                    <w:rPr>
                      <w:rStyle w:val="tlid-translation"/>
                      <w:rFonts w:ascii="Cambria Math" w:hAnsi="Cambria Math" w:cs="Times New Roman"/>
                      <w:sz w:val="28"/>
                      <w:szCs w:val="28"/>
                    </w:rPr>
                    <m:t>-1</m:t>
                  </m:r>
                </m:sup>
              </m:sSup>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rPr>
                      </m:ctrlPr>
                    </m:fPr>
                    <m:num>
                      <m:r>
                        <w:rPr>
                          <w:rStyle w:val="tlid-translation"/>
                          <w:rFonts w:ascii="Cambria Math" w:hAnsi="Cambria Math" w:cs="Times New Roman"/>
                          <w:sz w:val="28"/>
                          <w:szCs w:val="28"/>
                        </w:rPr>
                        <m:t>3</m:t>
                      </m:r>
                    </m:num>
                    <m:den>
                      <m:r>
                        <w:rPr>
                          <w:rStyle w:val="tlid-translation"/>
                          <w:rFonts w:ascii="Cambria Math" w:hAnsi="Cambria Math" w:cs="Times New Roman"/>
                          <w:sz w:val="28"/>
                          <w:szCs w:val="28"/>
                        </w:rPr>
                        <m:t>4</m:t>
                      </m:r>
                    </m:den>
                  </m:f>
                </m:e>
              </m:d>
            </m:den>
          </m:f>
          <m:r>
            <m:rPr>
              <m:lit/>
            </m:rPr>
            <w:rPr>
              <w:rStyle w:val="tlid-translation"/>
              <w:rFonts w:ascii="Cambria Math" w:hAnsi="Cambria Math" w:cs="Times New Roman"/>
              <w:sz w:val="28"/>
              <w:szCs w:val="28"/>
              <w:lang w:val="en-US"/>
            </w:rPr>
            <m:t xml:space="preserve"> </m:t>
          </m:r>
          <m:r>
            <w:rPr>
              <w:rStyle w:val="tlid-translation"/>
              <w:rFonts w:ascii="Cambria Math" w:hAnsi="Cambria Math" w:cs="Times New Roman"/>
              <w:sz w:val="28"/>
              <w:szCs w:val="28"/>
            </w:rPr>
            <m:t>=1.4826</m:t>
          </m:r>
        </m:oMath>
      </m:oMathPara>
    </w:p>
    <w:p w14:paraId="26E4910B" w14:textId="77777777" w:rsidR="00302E35" w:rsidRPr="00224C7D" w:rsidRDefault="00302E35" w:rsidP="00302E35">
      <w:pPr>
        <w:spacing w:after="0" w:line="360" w:lineRule="auto"/>
        <w:ind w:firstLine="720"/>
        <w:jc w:val="both"/>
        <w:rPr>
          <w:rStyle w:val="tlid-translation"/>
          <w:rFonts w:ascii="Times New Roman" w:hAnsi="Times New Roman" w:cs="Times New Roman"/>
          <w:sz w:val="28"/>
          <w:szCs w:val="28"/>
        </w:rPr>
      </w:pPr>
      <w:r w:rsidRPr="00224C7D">
        <w:rPr>
          <w:rStyle w:val="tlid-translation"/>
          <w:rFonts w:ascii="Times New Roman" w:hAnsi="Times New Roman" w:cs="Times New Roman"/>
          <w:sz w:val="28"/>
          <w:szCs w:val="28"/>
        </w:rPr>
        <w:t>Откуда получается, что</w:t>
      </w:r>
    </w:p>
    <w:p w14:paraId="299D2592" w14:textId="77777777" w:rsidR="00302E35" w:rsidRPr="00224C7D" w:rsidRDefault="00692DE5" w:rsidP="00302E35">
      <w:pPr>
        <w:spacing w:after="0" w:line="360" w:lineRule="auto"/>
        <w:ind w:firstLine="720"/>
        <w:jc w:val="both"/>
        <w:rPr>
          <w:rStyle w:val="tlid-translation"/>
          <w:rFonts w:ascii="Times New Roman" w:hAnsi="Times New Roman" w:cs="Times New Roman"/>
          <w:i/>
          <w:sz w:val="28"/>
          <w:szCs w:val="28"/>
          <w:lang w:val="en-US"/>
        </w:rPr>
      </w:pPr>
      <m:oMathPara>
        <m:oMath>
          <m:acc>
            <m:accPr>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σ</m:t>
              </m:r>
            </m:e>
          </m:acc>
          <m:r>
            <w:rPr>
              <w:rStyle w:val="tlid-translation"/>
              <w:rFonts w:ascii="Cambria Math" w:hAnsi="Cambria Math" w:cs="Times New Roman"/>
              <w:sz w:val="28"/>
              <w:szCs w:val="28"/>
            </w:rPr>
            <m:t>=</m:t>
          </m:r>
          <m:r>
            <w:rPr>
              <w:rStyle w:val="tlid-translation"/>
              <w:rFonts w:ascii="Cambria Math" w:hAnsi="Cambria Math" w:cs="Times New Roman"/>
              <w:sz w:val="28"/>
              <w:szCs w:val="28"/>
              <w:lang w:val="en-US"/>
            </w:rPr>
            <m:t>1.4826 ∙MAD</m:t>
          </m:r>
        </m:oMath>
      </m:oMathPara>
    </w:p>
    <w:p w14:paraId="0CB70BF6" w14:textId="77777777" w:rsidR="00302E35" w:rsidRPr="00EB59B3" w:rsidRDefault="00302E35" w:rsidP="00302E35">
      <w:pPr>
        <w:spacing w:after="0" w:line="360" w:lineRule="auto"/>
        <w:ind w:firstLine="720"/>
        <w:jc w:val="both"/>
        <w:rPr>
          <w:rStyle w:val="tlid-translation"/>
          <w:rFonts w:ascii="Times New Roman" w:hAnsi="Times New Roman" w:cs="Times New Roman"/>
          <w:iCs/>
          <w:sz w:val="28"/>
          <w:szCs w:val="28"/>
        </w:rPr>
      </w:pPr>
      <w:r>
        <w:rPr>
          <w:rStyle w:val="tlid-translation"/>
          <w:rFonts w:ascii="Times New Roman" w:hAnsi="Times New Roman" w:cs="Times New Roman"/>
          <w:sz w:val="28"/>
          <w:szCs w:val="28"/>
        </w:rPr>
        <w:t>Построим график доходностей случайной компании и визуализируем границы интервала 3 сигма, определенного с помощью медианного абсолютного отклонения. Значения доходностей, которые лежат за границами этого интервала будем считать выбросами.</w:t>
      </w:r>
    </w:p>
    <w:p w14:paraId="65529F80" w14:textId="77777777" w:rsidR="00302E35" w:rsidRPr="00EB59B3" w:rsidRDefault="00302E35" w:rsidP="00302E35">
      <w:pPr>
        <w:spacing w:after="0" w:line="360" w:lineRule="auto"/>
        <w:ind w:firstLine="720"/>
        <w:jc w:val="both"/>
        <w:rPr>
          <w:rStyle w:val="tlid-translation"/>
          <w:rFonts w:ascii="Times New Roman" w:hAnsi="Times New Roman" w:cs="Times New Roman"/>
          <w:iCs/>
          <w:sz w:val="28"/>
          <w:szCs w:val="28"/>
        </w:rPr>
      </w:pPr>
    </w:p>
    <w:p w14:paraId="2DBDE81D" w14:textId="77777777" w:rsidR="00302E35" w:rsidRDefault="00302E35" w:rsidP="00302E35">
      <w:pPr>
        <w:spacing w:after="0" w:line="360" w:lineRule="auto"/>
        <w:jc w:val="both"/>
        <w:rPr>
          <w:rStyle w:val="tlid-translation"/>
          <w:rFonts w:ascii="Times New Roman" w:hAnsi="Times New Roman" w:cs="Times New Roman"/>
          <w:sz w:val="28"/>
          <w:szCs w:val="28"/>
        </w:rPr>
      </w:pPr>
      <w:r w:rsidRPr="00D55800">
        <w:rPr>
          <w:noProof/>
          <w:sz w:val="28"/>
          <w:szCs w:val="28"/>
        </w:rPr>
        <w:drawing>
          <wp:inline distT="0" distB="0" distL="0" distR="0" wp14:anchorId="097F467B" wp14:editId="28AF3CFD">
            <wp:extent cx="5948338" cy="19624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3470" cy="2000427"/>
                    </a:xfrm>
                    <a:prstGeom prst="rect">
                      <a:avLst/>
                    </a:prstGeom>
                    <a:noFill/>
                    <a:ln>
                      <a:noFill/>
                    </a:ln>
                  </pic:spPr>
                </pic:pic>
              </a:graphicData>
            </a:graphic>
          </wp:inline>
        </w:drawing>
      </w:r>
    </w:p>
    <w:p w14:paraId="697E689D" w14:textId="77777777" w:rsidR="00302E35" w:rsidRDefault="00302E35" w:rsidP="000953C7">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Рисунок 3. Визуализация выбросов доходностей</w:t>
      </w:r>
    </w:p>
    <w:p w14:paraId="31804533" w14:textId="77777777" w:rsidR="00302E35" w:rsidRDefault="00302E35"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lastRenderedPageBreak/>
        <w:t>Из графика видно, что присутствуют наблюдения, которые лежат за пределами отведенного интервала. Именно эти наблюдения и формируют тяжелые хвосты на исходных распределениях доходностей. Их удаление должно способствовать нормализации распределений.</w:t>
      </w:r>
    </w:p>
    <w:p w14:paraId="20EB7A2A" w14:textId="77777777" w:rsidR="00302E35" w:rsidRPr="00F64D6F" w:rsidRDefault="00302E35"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Удалим выбросы из данных по правилу, определенному выше, и еще раз построим гистограммы распределения исследуемых величин.</w:t>
      </w:r>
    </w:p>
    <w:p w14:paraId="04BA5F6C" w14:textId="77777777" w:rsidR="00302E35" w:rsidRPr="00A47173" w:rsidRDefault="00302E35" w:rsidP="00302E35">
      <w:pPr>
        <w:spacing w:after="0" w:line="360" w:lineRule="auto"/>
        <w:jc w:val="center"/>
        <w:rPr>
          <w:ins w:id="991" w:author="Александр Гордеев" w:date="2020-03-02T18:33:00Z"/>
          <w:rStyle w:val="tlid-translation"/>
          <w:rFonts w:ascii="Times New Roman" w:hAnsi="Times New Roman" w:cs="Times New Roman"/>
          <w:sz w:val="28"/>
          <w:szCs w:val="28"/>
        </w:rPr>
      </w:pPr>
      <w:r w:rsidRPr="00B854B1">
        <w:rPr>
          <w:noProof/>
          <w:sz w:val="28"/>
          <w:szCs w:val="28"/>
        </w:rPr>
        <w:drawing>
          <wp:inline distT="0" distB="0" distL="0" distR="0" wp14:anchorId="38105D54" wp14:editId="66D93575">
            <wp:extent cx="6046668" cy="30175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0806" cy="3034556"/>
                    </a:xfrm>
                    <a:prstGeom prst="rect">
                      <a:avLst/>
                    </a:prstGeom>
                    <a:noFill/>
                    <a:ln>
                      <a:noFill/>
                    </a:ln>
                  </pic:spPr>
                </pic:pic>
              </a:graphicData>
            </a:graphic>
          </wp:inline>
        </w:drawing>
      </w:r>
    </w:p>
    <w:p w14:paraId="7CEB749E" w14:textId="77777777" w:rsidR="00302E35" w:rsidRDefault="00302E35" w:rsidP="00302E35">
      <w:pPr>
        <w:spacing w:after="0" w:line="360" w:lineRule="auto"/>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ab/>
        <w:t xml:space="preserve">Рис. Гистограммы распределения месячных, квартальных и годовых обработанных доходностей </w:t>
      </w:r>
    </w:p>
    <w:p w14:paraId="6FB2EFDB" w14:textId="52341491" w:rsidR="00302E35" w:rsidRDefault="00302E35"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Из рисунка видно, что распределения доходностей все еще не нормальны, однако теперь предположение о нормальности выполняется значительно лучше.</w:t>
      </w:r>
    </w:p>
    <w:p w14:paraId="3305E0AF" w14:textId="0151BD33" w:rsidR="00BE185C" w:rsidRDefault="00BE185C"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Используя очищенные доходности компаний, рассчитаем среднеотраслевые доходности. Н</w:t>
      </w:r>
      <w:r w:rsidR="00A42637">
        <w:rPr>
          <w:rStyle w:val="tlid-translation"/>
          <w:rFonts w:ascii="Times New Roman" w:hAnsi="Times New Roman" w:cs="Times New Roman"/>
          <w:sz w:val="28"/>
          <w:szCs w:val="28"/>
        </w:rPr>
        <w:t>а</w:t>
      </w:r>
      <w:r>
        <w:rPr>
          <w:rStyle w:val="tlid-translation"/>
          <w:rFonts w:ascii="Times New Roman" w:hAnsi="Times New Roman" w:cs="Times New Roman"/>
          <w:sz w:val="28"/>
          <w:szCs w:val="28"/>
        </w:rPr>
        <w:t xml:space="preserve"> рисунке ниже представлена гистограмма, визуализирующая изменения доходности секторов по годам.</w:t>
      </w:r>
    </w:p>
    <w:p w14:paraId="2AF1A1C0" w14:textId="12D7025E" w:rsidR="00BE185C" w:rsidRDefault="00BE185C" w:rsidP="00302E35">
      <w:pPr>
        <w:spacing w:after="0" w:line="360" w:lineRule="auto"/>
        <w:ind w:firstLine="720"/>
        <w:jc w:val="both"/>
        <w:rPr>
          <w:rStyle w:val="tlid-translation"/>
          <w:rFonts w:ascii="Times New Roman" w:hAnsi="Times New Roman" w:cs="Times New Roman"/>
          <w:sz w:val="28"/>
          <w:szCs w:val="28"/>
        </w:rPr>
      </w:pPr>
    </w:p>
    <w:p w14:paraId="5D828BCA" w14:textId="787D5861" w:rsidR="00BE185C" w:rsidRDefault="00BE185C"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Гистограмма</w:t>
      </w:r>
    </w:p>
    <w:p w14:paraId="7BB46723" w14:textId="080F3F30" w:rsidR="00BE185C" w:rsidRDefault="00BE185C"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На основе представленных показателей можно рассчитать</w:t>
      </w:r>
      <w:r w:rsidR="00A42637">
        <w:rPr>
          <w:rStyle w:val="tlid-translation"/>
          <w:rFonts w:ascii="Times New Roman" w:hAnsi="Times New Roman" w:cs="Times New Roman"/>
          <w:sz w:val="28"/>
          <w:szCs w:val="28"/>
        </w:rPr>
        <w:t xml:space="preserve"> вектор</w:t>
      </w:r>
      <w:r>
        <w:rPr>
          <w:rStyle w:val="tlid-translation"/>
          <w:rFonts w:ascii="Times New Roman" w:hAnsi="Times New Roman" w:cs="Times New Roman"/>
          <w:sz w:val="28"/>
          <w:szCs w:val="28"/>
        </w:rPr>
        <w:t xml:space="preserve"> целев</w:t>
      </w:r>
      <w:r w:rsidR="00A42637">
        <w:rPr>
          <w:rStyle w:val="tlid-translation"/>
          <w:rFonts w:ascii="Times New Roman" w:hAnsi="Times New Roman" w:cs="Times New Roman"/>
          <w:sz w:val="28"/>
          <w:szCs w:val="28"/>
        </w:rPr>
        <w:t>ых</w:t>
      </w:r>
      <w:r>
        <w:rPr>
          <w:rStyle w:val="tlid-translation"/>
          <w:rFonts w:ascii="Times New Roman" w:hAnsi="Times New Roman" w:cs="Times New Roman"/>
          <w:sz w:val="28"/>
          <w:szCs w:val="28"/>
        </w:rPr>
        <w:t xml:space="preserve"> переменн</w:t>
      </w:r>
      <w:r w:rsidR="00A42637">
        <w:rPr>
          <w:rStyle w:val="tlid-translation"/>
          <w:rFonts w:ascii="Times New Roman" w:hAnsi="Times New Roman" w:cs="Times New Roman"/>
          <w:sz w:val="28"/>
          <w:szCs w:val="28"/>
        </w:rPr>
        <w:t>ых. Целевая переменная</w:t>
      </w:r>
      <w:r>
        <w:rPr>
          <w:rStyle w:val="tlid-translation"/>
          <w:rFonts w:ascii="Times New Roman" w:hAnsi="Times New Roman" w:cs="Times New Roman"/>
          <w:sz w:val="28"/>
          <w:szCs w:val="28"/>
        </w:rPr>
        <w:t xml:space="preserve"> принимает значение </w:t>
      </w:r>
      <w:r w:rsidR="00A42637">
        <w:rPr>
          <w:rStyle w:val="tlid-translation"/>
          <w:rFonts w:ascii="Times New Roman" w:hAnsi="Times New Roman" w:cs="Times New Roman"/>
          <w:sz w:val="28"/>
          <w:szCs w:val="28"/>
        </w:rPr>
        <w:t>равное 1</w:t>
      </w:r>
      <w:r>
        <w:rPr>
          <w:rStyle w:val="tlid-translation"/>
          <w:rFonts w:ascii="Times New Roman" w:hAnsi="Times New Roman" w:cs="Times New Roman"/>
          <w:sz w:val="28"/>
          <w:szCs w:val="28"/>
        </w:rPr>
        <w:t xml:space="preserve"> в том </w:t>
      </w:r>
      <w:r>
        <w:rPr>
          <w:rStyle w:val="tlid-translation"/>
          <w:rFonts w:ascii="Times New Roman" w:hAnsi="Times New Roman" w:cs="Times New Roman"/>
          <w:sz w:val="28"/>
          <w:szCs w:val="28"/>
        </w:rPr>
        <w:lastRenderedPageBreak/>
        <w:t xml:space="preserve">случае, если доходность компании в момент времени </w:t>
      </w:r>
      <w:r>
        <w:rPr>
          <w:rStyle w:val="tlid-translation"/>
          <w:rFonts w:ascii="Times New Roman" w:hAnsi="Times New Roman" w:cs="Times New Roman"/>
          <w:sz w:val="28"/>
          <w:szCs w:val="28"/>
          <w:lang w:val="en-US"/>
        </w:rPr>
        <w:t>t</w:t>
      </w:r>
      <w:r>
        <w:rPr>
          <w:rStyle w:val="tlid-translation"/>
          <w:rFonts w:ascii="Times New Roman" w:hAnsi="Times New Roman" w:cs="Times New Roman"/>
          <w:sz w:val="28"/>
          <w:szCs w:val="28"/>
        </w:rPr>
        <w:t xml:space="preserve"> превышает доходность сектора, к которому </w:t>
      </w:r>
      <w:r w:rsidR="00A42637">
        <w:rPr>
          <w:rStyle w:val="tlid-translation"/>
          <w:rFonts w:ascii="Times New Roman" w:hAnsi="Times New Roman" w:cs="Times New Roman"/>
          <w:sz w:val="28"/>
          <w:szCs w:val="28"/>
        </w:rPr>
        <w:t xml:space="preserve">она </w:t>
      </w:r>
      <w:r>
        <w:rPr>
          <w:rStyle w:val="tlid-translation"/>
          <w:rFonts w:ascii="Times New Roman" w:hAnsi="Times New Roman" w:cs="Times New Roman"/>
          <w:sz w:val="28"/>
          <w:szCs w:val="28"/>
        </w:rPr>
        <w:t>относится</w:t>
      </w:r>
      <w:r w:rsidR="00A42637">
        <w:rPr>
          <w:rStyle w:val="tlid-translation"/>
          <w:rFonts w:ascii="Times New Roman" w:hAnsi="Times New Roman" w:cs="Times New Roman"/>
          <w:sz w:val="28"/>
          <w:szCs w:val="28"/>
        </w:rPr>
        <w:t>, и 0 в обратной ситуации. На рисунке ниже представлена гистограмма, отражающая сбалансированность рассматриваемого показателя.</w:t>
      </w:r>
    </w:p>
    <w:p w14:paraId="4BF7C909" w14:textId="7BE84BBD" w:rsidR="00A42637" w:rsidRDefault="00A42637" w:rsidP="00302E35">
      <w:pPr>
        <w:spacing w:after="0" w:line="360" w:lineRule="auto"/>
        <w:ind w:firstLine="720"/>
        <w:jc w:val="both"/>
        <w:rPr>
          <w:rStyle w:val="tlid-translation"/>
          <w:rFonts w:ascii="Times New Roman" w:hAnsi="Times New Roman" w:cs="Times New Roman"/>
          <w:sz w:val="28"/>
          <w:szCs w:val="28"/>
        </w:rPr>
      </w:pPr>
    </w:p>
    <w:p w14:paraId="19AE79F7" w14:textId="36ED71E9" w:rsidR="00A42637" w:rsidRPr="00BE185C" w:rsidRDefault="00A42637"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Гистограмма</w:t>
      </w:r>
    </w:p>
    <w:p w14:paraId="10134FD6" w14:textId="29C655E5" w:rsidR="00F2184E" w:rsidRDefault="00F2184E" w:rsidP="00F2184E">
      <w:pPr>
        <w:pStyle w:val="2"/>
        <w:spacing w:before="0" w:line="360" w:lineRule="auto"/>
        <w:rPr>
          <w:rStyle w:val="tlid-translation"/>
          <w:rFonts w:ascii="Times New Roman" w:hAnsi="Times New Roman" w:cs="Times New Roman"/>
          <w:sz w:val="28"/>
          <w:szCs w:val="28"/>
        </w:rPr>
      </w:pPr>
      <w:bookmarkStart w:id="992" w:name="_Toc37313190"/>
      <w:r>
        <w:rPr>
          <w:rStyle w:val="tlid-translation"/>
          <w:rFonts w:ascii="Times New Roman" w:hAnsi="Times New Roman" w:cs="Times New Roman"/>
          <w:sz w:val="28"/>
          <w:szCs w:val="28"/>
        </w:rPr>
        <w:t>2.</w:t>
      </w:r>
      <w:r w:rsidR="004636C5">
        <w:rPr>
          <w:rStyle w:val="tlid-translation"/>
          <w:rFonts w:ascii="Times New Roman" w:hAnsi="Times New Roman" w:cs="Times New Roman"/>
          <w:sz w:val="28"/>
          <w:szCs w:val="28"/>
        </w:rPr>
        <w:t>3</w:t>
      </w:r>
      <w:bookmarkEnd w:id="992"/>
      <w:r>
        <w:rPr>
          <w:rStyle w:val="tlid-translation"/>
          <w:rFonts w:ascii="Times New Roman" w:hAnsi="Times New Roman" w:cs="Times New Roman"/>
          <w:sz w:val="28"/>
          <w:szCs w:val="28"/>
        </w:rPr>
        <w:t xml:space="preserve"> </w:t>
      </w:r>
    </w:p>
    <w:p w14:paraId="4FF467DF" w14:textId="73DC90FB" w:rsidR="000B35DF" w:rsidRDefault="000B35DF">
      <w:pPr>
        <w:spacing w:after="0" w:line="360" w:lineRule="auto"/>
        <w:ind w:firstLine="720"/>
        <w:jc w:val="both"/>
        <w:rPr>
          <w:rStyle w:val="tlid-translation"/>
          <w:rFonts w:ascii="Times New Roman" w:eastAsiaTheme="majorEastAsia" w:hAnsi="Times New Roman" w:cs="Times New Roman"/>
          <w:color w:val="2F5496" w:themeColor="accent1" w:themeShade="BF"/>
          <w:sz w:val="24"/>
          <w:szCs w:val="24"/>
        </w:rPr>
        <w:pPrChange w:id="993" w:author="Александр Гордеев" w:date="2020-02-25T14:34:00Z">
          <w:pPr>
            <w:spacing w:line="360" w:lineRule="auto"/>
            <w:ind w:firstLine="567"/>
            <w:jc w:val="both"/>
          </w:pPr>
        </w:pPrChange>
      </w:pPr>
      <w:r>
        <w:rPr>
          <w:rStyle w:val="tlid-translation"/>
          <w:rFonts w:ascii="Times New Roman" w:hAnsi="Times New Roman" w:cs="Times New Roman"/>
          <w:sz w:val="28"/>
          <w:szCs w:val="28"/>
        </w:rPr>
        <w:t xml:space="preserve">База </w:t>
      </w:r>
      <w:ins w:id="994" w:author="Александр Гордеев" w:date="2020-02-26T12:34:00Z">
        <w:r w:rsidR="00C11481">
          <w:rPr>
            <w:rStyle w:val="tlid-translation"/>
            <w:rFonts w:ascii="Times New Roman" w:hAnsi="Times New Roman" w:cs="Times New Roman"/>
            <w:sz w:val="28"/>
            <w:szCs w:val="28"/>
          </w:rPr>
          <w:t xml:space="preserve">финансовых </w:t>
        </w:r>
      </w:ins>
      <w:r>
        <w:rPr>
          <w:rStyle w:val="tlid-translation"/>
          <w:rFonts w:ascii="Times New Roman" w:hAnsi="Times New Roman" w:cs="Times New Roman"/>
          <w:sz w:val="28"/>
          <w:szCs w:val="28"/>
        </w:rPr>
        <w:t>данных</w:t>
      </w:r>
      <w:r w:rsidR="00FE7989">
        <w:rPr>
          <w:rStyle w:val="tlid-translation"/>
          <w:rFonts w:ascii="Times New Roman" w:hAnsi="Times New Roman" w:cs="Times New Roman"/>
          <w:sz w:val="28"/>
          <w:szCs w:val="28"/>
        </w:rPr>
        <w:t>, формирующих контур внутренних факторов,</w:t>
      </w:r>
      <w:r>
        <w:rPr>
          <w:rStyle w:val="tlid-translation"/>
          <w:rFonts w:ascii="Times New Roman" w:hAnsi="Times New Roman" w:cs="Times New Roman"/>
          <w:sz w:val="28"/>
          <w:szCs w:val="28"/>
        </w:rPr>
        <w:t xml:space="preserve"> была получена от фирмы, специализирующейся на управлении активами клиентов, </w:t>
      </w:r>
      <w:proofErr w:type="spellStart"/>
      <w:r>
        <w:rPr>
          <w:rStyle w:val="tlid-translation"/>
          <w:rFonts w:ascii="Times New Roman" w:hAnsi="Times New Roman" w:cs="Times New Roman"/>
          <w:sz w:val="28"/>
          <w:szCs w:val="28"/>
        </w:rPr>
        <w:t>Signet</w:t>
      </w:r>
      <w:proofErr w:type="spellEnd"/>
      <w:r>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Financial</w:t>
      </w:r>
      <w:proofErr w:type="spellEnd"/>
      <w:r>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Management</w:t>
      </w:r>
      <w:proofErr w:type="spellEnd"/>
      <w:r>
        <w:rPr>
          <w:rStyle w:val="tlid-translation"/>
          <w:rFonts w:ascii="Times New Roman" w:hAnsi="Times New Roman" w:cs="Times New Roman"/>
          <w:sz w:val="28"/>
          <w:szCs w:val="28"/>
        </w:rPr>
        <w:t xml:space="preserve">. Аналитики </w:t>
      </w:r>
      <w:proofErr w:type="spellStart"/>
      <w:r>
        <w:rPr>
          <w:rStyle w:val="tlid-translation"/>
          <w:rFonts w:ascii="Times New Roman" w:hAnsi="Times New Roman" w:cs="Times New Roman"/>
          <w:sz w:val="28"/>
          <w:szCs w:val="28"/>
        </w:rPr>
        <w:t>Signet</w:t>
      </w:r>
      <w:proofErr w:type="spellEnd"/>
      <w:r w:rsidRPr="0036361C">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FM</w:t>
      </w:r>
      <w:r w:rsidRPr="0036361C">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структурируют портфель клиентов на основе исторических исследований рынка и анализа текущей </w:t>
      </w:r>
      <w:proofErr w:type="spellStart"/>
      <w:r>
        <w:rPr>
          <w:rStyle w:val="tlid-translation"/>
          <w:rFonts w:ascii="Times New Roman" w:hAnsi="Times New Roman" w:cs="Times New Roman"/>
          <w:sz w:val="28"/>
          <w:szCs w:val="28"/>
        </w:rPr>
        <w:t>коньюктуры</w:t>
      </w:r>
      <w:proofErr w:type="spellEnd"/>
      <w:r>
        <w:rPr>
          <w:rStyle w:val="tlid-translation"/>
          <w:rFonts w:ascii="Times New Roman" w:hAnsi="Times New Roman" w:cs="Times New Roman"/>
          <w:sz w:val="28"/>
          <w:szCs w:val="28"/>
        </w:rPr>
        <w:t>. Основным полем работы компании является рынок ценных бумаг США. Компания предлагает разные типы портфелей, которые представлены в таблице 1:</w:t>
      </w:r>
    </w:p>
    <w:p w14:paraId="6E41BFCF" w14:textId="77777777" w:rsidR="000B35DF" w:rsidRDefault="000B35DF">
      <w:pPr>
        <w:spacing w:after="0" w:line="360" w:lineRule="auto"/>
        <w:ind w:firstLine="720"/>
        <w:jc w:val="right"/>
        <w:rPr>
          <w:rStyle w:val="tlid-translation"/>
          <w:rFonts w:ascii="Times New Roman" w:hAnsi="Times New Roman" w:cs="Times New Roman"/>
          <w:sz w:val="28"/>
          <w:szCs w:val="28"/>
        </w:rPr>
        <w:pPrChange w:id="995" w:author="Александр Гордеев" w:date="2020-02-25T14:34:00Z">
          <w:pPr>
            <w:spacing w:line="360" w:lineRule="auto"/>
            <w:ind w:firstLine="567"/>
            <w:jc w:val="right"/>
          </w:pPr>
        </w:pPrChange>
      </w:pPr>
      <w:r>
        <w:rPr>
          <w:rStyle w:val="tlid-translation"/>
          <w:rFonts w:ascii="Times New Roman" w:hAnsi="Times New Roman" w:cs="Times New Roman"/>
          <w:b/>
          <w:sz w:val="28"/>
          <w:szCs w:val="28"/>
        </w:rPr>
        <w:t xml:space="preserve">Таблица. 1 </w:t>
      </w:r>
      <w:r>
        <w:rPr>
          <w:rStyle w:val="tlid-translation"/>
          <w:rFonts w:ascii="Times New Roman" w:hAnsi="Times New Roman" w:cs="Times New Roman"/>
          <w:sz w:val="28"/>
          <w:szCs w:val="28"/>
        </w:rPr>
        <w:t xml:space="preserve">«Виды предлагаемых портфелей </w:t>
      </w:r>
      <w:proofErr w:type="spellStart"/>
      <w:r>
        <w:rPr>
          <w:rStyle w:val="tlid-translation"/>
          <w:rFonts w:ascii="Times New Roman" w:hAnsi="Times New Roman" w:cs="Times New Roman"/>
          <w:sz w:val="28"/>
          <w:szCs w:val="28"/>
        </w:rPr>
        <w:t>Signet</w:t>
      </w:r>
      <w:proofErr w:type="spellEnd"/>
      <w:r>
        <w:rPr>
          <w:rStyle w:val="tlid-translation"/>
          <w:rFonts w:ascii="Times New Roman" w:hAnsi="Times New Roman" w:cs="Times New Roman"/>
          <w:sz w:val="28"/>
          <w:szCs w:val="28"/>
        </w:rPr>
        <w:t xml:space="preserve"> FM»</w:t>
      </w:r>
    </w:p>
    <w:tbl>
      <w:tblPr>
        <w:tblW w:w="0" w:type="auto"/>
        <w:jc w:val="center"/>
        <w:tblLook w:val="04A0" w:firstRow="1" w:lastRow="0" w:firstColumn="1" w:lastColumn="0" w:noHBand="0" w:noVBand="1"/>
        <w:tblPrChange w:id="996" w:author="Александр Гордеев" w:date="2020-02-26T08:52:00Z">
          <w:tblPr>
            <w:tblW w:w="0" w:type="auto"/>
            <w:jc w:val="center"/>
            <w:tblLook w:val="04A0" w:firstRow="1" w:lastRow="0" w:firstColumn="1" w:lastColumn="0" w:noHBand="0" w:noVBand="1"/>
          </w:tblPr>
        </w:tblPrChange>
      </w:tblPr>
      <w:tblGrid>
        <w:gridCol w:w="2335"/>
        <w:gridCol w:w="7058"/>
        <w:tblGridChange w:id="997">
          <w:tblGrid>
            <w:gridCol w:w="2470"/>
            <w:gridCol w:w="6880"/>
          </w:tblGrid>
        </w:tblGridChange>
      </w:tblGrid>
      <w:tr w:rsidR="000B35DF" w14:paraId="360795FE" w14:textId="77777777" w:rsidTr="00D15EB0">
        <w:trPr>
          <w:trHeight w:val="300"/>
          <w:jc w:val="center"/>
          <w:trPrChange w:id="998" w:author="Александр Гордеев" w:date="2020-02-26T08:52:00Z">
            <w:trPr>
              <w:trHeight w:val="300"/>
              <w:jc w:val="center"/>
            </w:trPr>
          </w:trPrChange>
        </w:trPr>
        <w:tc>
          <w:tcPr>
            <w:tcW w:w="0" w:type="auto"/>
            <w:tcBorders>
              <w:top w:val="single" w:sz="4" w:space="0" w:color="auto"/>
              <w:left w:val="single" w:sz="4" w:space="0" w:color="auto"/>
              <w:bottom w:val="single" w:sz="4" w:space="0" w:color="auto"/>
              <w:right w:val="single" w:sz="4" w:space="0" w:color="auto"/>
            </w:tcBorders>
            <w:vAlign w:val="center"/>
            <w:hideMark/>
            <w:tcPrChange w:id="999" w:author="Александр Гордеев" w:date="2020-02-26T08:52:00Z">
              <w:tcPr>
                <w:tcW w:w="0" w:type="auto"/>
                <w:tcBorders>
                  <w:top w:val="single" w:sz="4" w:space="0" w:color="auto"/>
                  <w:left w:val="single" w:sz="4" w:space="0" w:color="auto"/>
                  <w:bottom w:val="single" w:sz="4" w:space="0" w:color="auto"/>
                  <w:right w:val="single" w:sz="4" w:space="0" w:color="auto"/>
                </w:tcBorders>
                <w:vAlign w:val="center"/>
                <w:hideMark/>
              </w:tcPr>
            </w:tcPrChange>
          </w:tcPr>
          <w:p w14:paraId="6B685452" w14:textId="77777777" w:rsidR="000B35DF" w:rsidRPr="0076190A" w:rsidRDefault="000B35DF">
            <w:pPr>
              <w:spacing w:after="0" w:line="360" w:lineRule="auto"/>
              <w:jc w:val="center"/>
              <w:rPr>
                <w:rFonts w:eastAsia="Times New Roman"/>
                <w:b/>
                <w:bCs/>
                <w:color w:val="000000"/>
                <w:lang w:eastAsia="ru-RU"/>
              </w:rPr>
            </w:pPr>
            <w:r>
              <w:rPr>
                <w:rFonts w:ascii="Times New Roman" w:eastAsia="Times New Roman" w:hAnsi="Times New Roman" w:cs="Times New Roman"/>
                <w:b/>
                <w:bCs/>
                <w:color w:val="000000"/>
                <w:sz w:val="28"/>
                <w:szCs w:val="28"/>
                <w:lang w:eastAsia="ru-RU"/>
              </w:rPr>
              <w:t>Вид портфеля</w:t>
            </w:r>
          </w:p>
        </w:tc>
        <w:tc>
          <w:tcPr>
            <w:tcW w:w="0" w:type="auto"/>
            <w:tcBorders>
              <w:top w:val="single" w:sz="4" w:space="0" w:color="auto"/>
              <w:left w:val="nil"/>
              <w:bottom w:val="single" w:sz="4" w:space="0" w:color="auto"/>
              <w:right w:val="single" w:sz="4" w:space="0" w:color="auto"/>
            </w:tcBorders>
            <w:vAlign w:val="center"/>
            <w:hideMark/>
            <w:tcPrChange w:id="1000" w:author="Александр Гордеев" w:date="2020-02-26T08:52:00Z">
              <w:tcPr>
                <w:tcW w:w="0" w:type="auto"/>
                <w:tcBorders>
                  <w:top w:val="single" w:sz="4" w:space="0" w:color="auto"/>
                  <w:left w:val="nil"/>
                  <w:bottom w:val="single" w:sz="4" w:space="0" w:color="auto"/>
                  <w:right w:val="single" w:sz="4" w:space="0" w:color="auto"/>
                </w:tcBorders>
                <w:vAlign w:val="center"/>
                <w:hideMark/>
              </w:tcPr>
            </w:tcPrChange>
          </w:tcPr>
          <w:p w14:paraId="1C77ABD4" w14:textId="77777777" w:rsidR="000B35DF" w:rsidRPr="0076190A" w:rsidRDefault="000B35DF">
            <w:pPr>
              <w:spacing w:after="0" w:line="360" w:lineRule="auto"/>
              <w:jc w:val="cente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Описание</w:t>
            </w:r>
          </w:p>
        </w:tc>
      </w:tr>
      <w:tr w:rsidR="000B35DF" w:rsidRPr="0051009A" w14:paraId="55915D01" w14:textId="77777777" w:rsidTr="00D15EB0">
        <w:trPr>
          <w:trHeight w:val="900"/>
          <w:jc w:val="center"/>
          <w:trPrChange w:id="1001" w:author="Александр Гордеев" w:date="2020-02-26T08:52:00Z">
            <w:trPr>
              <w:trHeight w:val="900"/>
              <w:jc w:val="center"/>
            </w:trPr>
          </w:trPrChange>
        </w:trPr>
        <w:tc>
          <w:tcPr>
            <w:tcW w:w="0" w:type="auto"/>
            <w:tcBorders>
              <w:top w:val="nil"/>
              <w:left w:val="single" w:sz="4" w:space="0" w:color="auto"/>
              <w:bottom w:val="single" w:sz="4" w:space="0" w:color="auto"/>
              <w:right w:val="single" w:sz="4" w:space="0" w:color="auto"/>
            </w:tcBorders>
            <w:vAlign w:val="center"/>
            <w:hideMark/>
            <w:tcPrChange w:id="1002" w:author="Александр Гордеев" w:date="2020-02-26T08:52:00Z">
              <w:tcPr>
                <w:tcW w:w="0" w:type="auto"/>
                <w:tcBorders>
                  <w:top w:val="nil"/>
                  <w:left w:val="single" w:sz="4" w:space="0" w:color="auto"/>
                  <w:bottom w:val="single" w:sz="4" w:space="0" w:color="auto"/>
                  <w:right w:val="single" w:sz="4" w:space="0" w:color="auto"/>
                </w:tcBorders>
                <w:vAlign w:val="center"/>
                <w:hideMark/>
              </w:tcPr>
            </w:tcPrChange>
          </w:tcPr>
          <w:p w14:paraId="5C121108" w14:textId="28CD7A87" w:rsidR="000B35DF" w:rsidRPr="0076190A" w:rsidRDefault="006F7400">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Консервативный</w:t>
            </w:r>
          </w:p>
        </w:tc>
        <w:tc>
          <w:tcPr>
            <w:tcW w:w="0" w:type="auto"/>
            <w:tcBorders>
              <w:top w:val="nil"/>
              <w:left w:val="nil"/>
              <w:bottom w:val="single" w:sz="4" w:space="0" w:color="auto"/>
              <w:right w:val="single" w:sz="4" w:space="0" w:color="auto"/>
            </w:tcBorders>
            <w:vAlign w:val="center"/>
            <w:hideMark/>
            <w:tcPrChange w:id="1003" w:author="Александр Гордеев" w:date="2020-02-26T08:52:00Z">
              <w:tcPr>
                <w:tcW w:w="0" w:type="auto"/>
                <w:tcBorders>
                  <w:top w:val="nil"/>
                  <w:left w:val="nil"/>
                  <w:bottom w:val="single" w:sz="4" w:space="0" w:color="auto"/>
                  <w:right w:val="single" w:sz="4" w:space="0" w:color="auto"/>
                </w:tcBorders>
                <w:vAlign w:val="center"/>
                <w:hideMark/>
              </w:tcPr>
            </w:tcPrChange>
          </w:tcPr>
          <w:p w14:paraId="3C243EFE" w14:textId="77777777" w:rsidR="000B35DF" w:rsidRDefault="000B35DF">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w:t>
            </w:r>
            <w:r w:rsidRPr="0076190A">
              <w:rPr>
                <w:rFonts w:ascii="Times New Roman" w:eastAsia="Times New Roman" w:hAnsi="Times New Roman" w:cs="Times New Roman"/>
                <w:color w:val="000000"/>
                <w:sz w:val="28"/>
                <w:szCs w:val="28"/>
                <w:lang w:eastAsia="ru-RU"/>
              </w:rPr>
              <w:t>редназначен для инвесторов, которые ищут</w:t>
            </w:r>
            <w:r>
              <w:rPr>
                <w:rFonts w:ascii="Times New Roman" w:eastAsia="Times New Roman" w:hAnsi="Times New Roman" w:cs="Times New Roman"/>
                <w:color w:val="000000"/>
                <w:sz w:val="28"/>
                <w:szCs w:val="28"/>
                <w:lang w:eastAsia="ru-RU"/>
              </w:rPr>
              <w:t xml:space="preserve"> максимальный доход при условии минимальных рисков</w:t>
            </w:r>
          </w:p>
        </w:tc>
      </w:tr>
      <w:tr w:rsidR="000B35DF" w:rsidRPr="0051009A" w14:paraId="1C7E3077" w14:textId="77777777" w:rsidTr="00D15EB0">
        <w:trPr>
          <w:trHeight w:val="1200"/>
          <w:jc w:val="center"/>
          <w:trPrChange w:id="1004" w:author="Александр Гордеев" w:date="2020-02-26T08:52:00Z">
            <w:trPr>
              <w:trHeight w:val="1200"/>
              <w:jc w:val="center"/>
            </w:trPr>
          </w:trPrChange>
        </w:trPr>
        <w:tc>
          <w:tcPr>
            <w:tcW w:w="0" w:type="auto"/>
            <w:tcBorders>
              <w:top w:val="nil"/>
              <w:left w:val="single" w:sz="4" w:space="0" w:color="auto"/>
              <w:bottom w:val="single" w:sz="4" w:space="0" w:color="auto"/>
              <w:right w:val="single" w:sz="4" w:space="0" w:color="auto"/>
            </w:tcBorders>
            <w:vAlign w:val="center"/>
            <w:hideMark/>
            <w:tcPrChange w:id="1005" w:author="Александр Гордеев" w:date="2020-02-26T08:52:00Z">
              <w:tcPr>
                <w:tcW w:w="0" w:type="auto"/>
                <w:tcBorders>
                  <w:top w:val="nil"/>
                  <w:left w:val="single" w:sz="4" w:space="0" w:color="auto"/>
                  <w:bottom w:val="single" w:sz="4" w:space="0" w:color="auto"/>
                  <w:right w:val="single" w:sz="4" w:space="0" w:color="auto"/>
                </w:tcBorders>
                <w:vAlign w:val="center"/>
                <w:hideMark/>
              </w:tcPr>
            </w:tcPrChange>
          </w:tcPr>
          <w:p w14:paraId="44A9DB2F" w14:textId="77777777" w:rsidR="000B35DF" w:rsidRPr="0076190A" w:rsidRDefault="000B35DF">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Уравновешенный</w:t>
            </w:r>
          </w:p>
        </w:tc>
        <w:tc>
          <w:tcPr>
            <w:tcW w:w="0" w:type="auto"/>
            <w:tcBorders>
              <w:top w:val="nil"/>
              <w:left w:val="nil"/>
              <w:bottom w:val="single" w:sz="4" w:space="0" w:color="auto"/>
              <w:right w:val="single" w:sz="4" w:space="0" w:color="auto"/>
            </w:tcBorders>
            <w:vAlign w:val="center"/>
            <w:hideMark/>
            <w:tcPrChange w:id="1006" w:author="Александр Гордеев" w:date="2020-02-26T08:52:00Z">
              <w:tcPr>
                <w:tcW w:w="0" w:type="auto"/>
                <w:tcBorders>
                  <w:top w:val="nil"/>
                  <w:left w:val="nil"/>
                  <w:bottom w:val="single" w:sz="4" w:space="0" w:color="auto"/>
                  <w:right w:val="single" w:sz="4" w:space="0" w:color="auto"/>
                </w:tcBorders>
                <w:vAlign w:val="center"/>
                <w:hideMark/>
              </w:tcPr>
            </w:tcPrChange>
          </w:tcPr>
          <w:p w14:paraId="434A8286" w14:textId="77777777" w:rsidR="000B35DF" w:rsidRDefault="000B35DF">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Инвесторы стремятся к росту и доходам, принимающую нормальную волатильность</w:t>
            </w:r>
          </w:p>
        </w:tc>
      </w:tr>
      <w:tr w:rsidR="000B35DF" w:rsidRPr="0051009A" w14:paraId="738423B0" w14:textId="77777777" w:rsidTr="00D15EB0">
        <w:trPr>
          <w:trHeight w:val="1200"/>
          <w:jc w:val="center"/>
          <w:trPrChange w:id="1007" w:author="Александр Гордеев" w:date="2020-02-26T08:52:00Z">
            <w:trPr>
              <w:trHeight w:val="1200"/>
              <w:jc w:val="center"/>
            </w:trPr>
          </w:trPrChange>
        </w:trPr>
        <w:tc>
          <w:tcPr>
            <w:tcW w:w="0" w:type="auto"/>
            <w:tcBorders>
              <w:top w:val="nil"/>
              <w:left w:val="single" w:sz="4" w:space="0" w:color="auto"/>
              <w:bottom w:val="single" w:sz="4" w:space="0" w:color="auto"/>
              <w:right w:val="single" w:sz="4" w:space="0" w:color="auto"/>
            </w:tcBorders>
            <w:vAlign w:val="center"/>
            <w:hideMark/>
            <w:tcPrChange w:id="1008" w:author="Александр Гордеев" w:date="2020-02-26T08:52:00Z">
              <w:tcPr>
                <w:tcW w:w="0" w:type="auto"/>
                <w:tcBorders>
                  <w:top w:val="nil"/>
                  <w:left w:val="single" w:sz="4" w:space="0" w:color="auto"/>
                  <w:bottom w:val="single" w:sz="4" w:space="0" w:color="auto"/>
                  <w:right w:val="single" w:sz="4" w:space="0" w:color="auto"/>
                </w:tcBorders>
                <w:vAlign w:val="center"/>
                <w:hideMark/>
              </w:tcPr>
            </w:tcPrChange>
          </w:tcPr>
          <w:p w14:paraId="3015FA48" w14:textId="77777777" w:rsidR="000B35DF" w:rsidRDefault="000B35DF">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Умеренный рост</w:t>
            </w:r>
          </w:p>
        </w:tc>
        <w:tc>
          <w:tcPr>
            <w:tcW w:w="0" w:type="auto"/>
            <w:tcBorders>
              <w:top w:val="nil"/>
              <w:left w:val="nil"/>
              <w:bottom w:val="single" w:sz="4" w:space="0" w:color="auto"/>
              <w:right w:val="single" w:sz="4" w:space="0" w:color="auto"/>
            </w:tcBorders>
            <w:vAlign w:val="center"/>
            <w:hideMark/>
            <w:tcPrChange w:id="1009" w:author="Александр Гордеев" w:date="2020-02-26T08:52:00Z">
              <w:tcPr>
                <w:tcW w:w="0" w:type="auto"/>
                <w:tcBorders>
                  <w:top w:val="nil"/>
                  <w:left w:val="nil"/>
                  <w:bottom w:val="single" w:sz="4" w:space="0" w:color="auto"/>
                  <w:right w:val="single" w:sz="4" w:space="0" w:color="auto"/>
                </w:tcBorders>
                <w:vAlign w:val="center"/>
                <w:hideMark/>
              </w:tcPr>
            </w:tcPrChange>
          </w:tcPr>
          <w:p w14:paraId="562F66B5" w14:textId="77777777" w:rsidR="000B35DF" w:rsidRDefault="000B35DF">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Для инвесторов, которые осознают риски и готовы терпеть разумную волатильность с целью получения максимальной выгоды</w:t>
            </w:r>
          </w:p>
        </w:tc>
      </w:tr>
    </w:tbl>
    <w:p w14:paraId="2F5A1365" w14:textId="3D89F9FD" w:rsidR="000B35DF" w:rsidRDefault="000B35DF" w:rsidP="00FE504D">
      <w:pPr>
        <w:spacing w:before="120" w:after="0" w:line="360" w:lineRule="auto"/>
        <w:ind w:firstLine="720"/>
        <w:jc w:val="both"/>
        <w:rPr>
          <w:rStyle w:val="tlid-translation"/>
          <w:rFonts w:ascii="Times New Roman" w:hAnsi="Times New Roman" w:cs="Times New Roman"/>
          <w:b/>
          <w:bCs/>
          <w:sz w:val="28"/>
          <w:szCs w:val="28"/>
        </w:rPr>
      </w:pPr>
      <w:r w:rsidRPr="0076190A">
        <w:rPr>
          <w:rStyle w:val="tlid-translation"/>
          <w:rFonts w:ascii="Times New Roman" w:hAnsi="Times New Roman" w:cs="Times New Roman"/>
          <w:sz w:val="28"/>
          <w:szCs w:val="28"/>
        </w:rPr>
        <w:t>Компаний не занимается спекулятивными</w:t>
      </w:r>
      <w:r>
        <w:rPr>
          <w:rStyle w:val="tlid-translation"/>
          <w:rFonts w:ascii="Times New Roman" w:hAnsi="Times New Roman" w:cs="Times New Roman"/>
          <w:sz w:val="28"/>
          <w:szCs w:val="28"/>
        </w:rPr>
        <w:t xml:space="preserve"> краткосрочными</w:t>
      </w:r>
      <w:r w:rsidRPr="0076190A">
        <w:rPr>
          <w:rStyle w:val="tlid-translation"/>
          <w:rFonts w:ascii="Times New Roman" w:hAnsi="Times New Roman" w:cs="Times New Roman"/>
          <w:sz w:val="28"/>
          <w:szCs w:val="28"/>
        </w:rPr>
        <w:t xml:space="preserve"> сделками и сосредоточена на долгосрочном инвестировании.</w:t>
      </w:r>
      <w:r>
        <w:rPr>
          <w:rStyle w:val="tlid-translation"/>
          <w:rFonts w:ascii="Times New Roman" w:hAnsi="Times New Roman" w:cs="Times New Roman"/>
          <w:sz w:val="28"/>
          <w:szCs w:val="28"/>
        </w:rPr>
        <w:t xml:space="preserve"> Следовательно, главная задача компании – грамотно анализировать изменчивый рынок и предугадывать среднесрочные и </w:t>
      </w:r>
      <w:del w:id="1010" w:author="Александр Гордеев" w:date="2020-02-26T12:41:00Z">
        <w:r w:rsidDel="00C11481">
          <w:rPr>
            <w:rStyle w:val="tlid-translation"/>
            <w:rFonts w:ascii="Times New Roman" w:hAnsi="Times New Roman" w:cs="Times New Roman"/>
            <w:sz w:val="28"/>
            <w:szCs w:val="28"/>
          </w:rPr>
          <w:delText>долгосроные</w:delText>
        </w:r>
      </w:del>
      <w:ins w:id="1011" w:author="Александр Гордеев" w:date="2020-02-26T12:41:00Z">
        <w:r w:rsidR="00C11481">
          <w:rPr>
            <w:rStyle w:val="tlid-translation"/>
            <w:rFonts w:ascii="Times New Roman" w:hAnsi="Times New Roman" w:cs="Times New Roman"/>
            <w:sz w:val="28"/>
            <w:szCs w:val="28"/>
          </w:rPr>
          <w:t>долгосрочные</w:t>
        </w:r>
      </w:ins>
      <w:r>
        <w:rPr>
          <w:rStyle w:val="tlid-translation"/>
          <w:rFonts w:ascii="Times New Roman" w:hAnsi="Times New Roman" w:cs="Times New Roman"/>
          <w:sz w:val="28"/>
          <w:szCs w:val="28"/>
        </w:rPr>
        <w:t xml:space="preserve"> тренды движения рынков </w:t>
      </w:r>
      <w:r>
        <w:rPr>
          <w:rStyle w:val="tlid-translation"/>
          <w:rFonts w:ascii="Times New Roman" w:hAnsi="Times New Roman" w:cs="Times New Roman"/>
          <w:sz w:val="28"/>
          <w:szCs w:val="28"/>
        </w:rPr>
        <w:lastRenderedPageBreak/>
        <w:t>капитала</w:t>
      </w:r>
      <w:del w:id="1012" w:author="Александр Гордеев" w:date="2020-02-26T11:39:00Z">
        <w:r w:rsidDel="00D0607C">
          <w:rPr>
            <w:rStyle w:val="tlid-translation"/>
            <w:rFonts w:ascii="Times New Roman" w:hAnsi="Times New Roman" w:cs="Times New Roman"/>
            <w:sz w:val="28"/>
            <w:szCs w:val="28"/>
          </w:rPr>
          <w:delText>. Одним из возможных направлений работы</w:delText>
        </w:r>
      </w:del>
      <w:del w:id="1013" w:author="Александр Гордеев" w:date="2020-02-26T08:52:00Z">
        <w:r w:rsidDel="00D15EB0">
          <w:rPr>
            <w:rStyle w:val="tlid-translation"/>
            <w:rFonts w:ascii="Times New Roman" w:hAnsi="Times New Roman" w:cs="Times New Roman"/>
            <w:sz w:val="28"/>
            <w:szCs w:val="28"/>
          </w:rPr>
          <w:delText xml:space="preserve"> </w:delText>
        </w:r>
      </w:del>
      <w:del w:id="1014" w:author="Александр Гордеев" w:date="2020-02-26T11:39:00Z">
        <w:r w:rsidDel="00D0607C">
          <w:rPr>
            <w:rStyle w:val="tlid-translation"/>
            <w:rFonts w:ascii="Times New Roman" w:hAnsi="Times New Roman" w:cs="Times New Roman"/>
            <w:sz w:val="28"/>
            <w:szCs w:val="28"/>
          </w:rPr>
          <w:delText xml:space="preserve"> невозможно без объективной оценки каждой компании</w:delText>
        </w:r>
      </w:del>
      <w:r>
        <w:rPr>
          <w:rStyle w:val="tlid-translation"/>
          <w:rFonts w:ascii="Times New Roman" w:hAnsi="Times New Roman" w:cs="Times New Roman"/>
          <w:sz w:val="28"/>
          <w:szCs w:val="28"/>
        </w:rPr>
        <w:t>.</w:t>
      </w:r>
      <w:del w:id="1015" w:author="Александр Гордеев" w:date="2020-02-26T12:37:00Z">
        <w:r w:rsidDel="00C11481">
          <w:rPr>
            <w:rStyle w:val="tlid-translation"/>
            <w:rFonts w:ascii="Times New Roman" w:hAnsi="Times New Roman" w:cs="Times New Roman"/>
            <w:sz w:val="28"/>
            <w:szCs w:val="28"/>
          </w:rPr>
          <w:delText xml:space="preserve"> </w:delText>
        </w:r>
      </w:del>
      <w:ins w:id="1016" w:author="Александр Гордеев" w:date="2020-02-26T12:36:00Z">
        <w:r w:rsidR="00C11481">
          <w:rPr>
            <w:rStyle w:val="tlid-translation"/>
            <w:rFonts w:ascii="Times New Roman" w:hAnsi="Times New Roman" w:cs="Times New Roman"/>
            <w:sz w:val="28"/>
            <w:szCs w:val="28"/>
          </w:rPr>
          <w:t xml:space="preserve"> </w:t>
        </w:r>
      </w:ins>
      <w:ins w:id="1017" w:author="Александр Гордеев" w:date="2020-02-26T12:39:00Z">
        <w:r w:rsidR="00C11481">
          <w:rPr>
            <w:rStyle w:val="tlid-translation"/>
            <w:rFonts w:ascii="Times New Roman" w:hAnsi="Times New Roman" w:cs="Times New Roman"/>
            <w:sz w:val="28"/>
            <w:szCs w:val="28"/>
          </w:rPr>
          <w:t>В ходе</w:t>
        </w:r>
      </w:ins>
      <w:ins w:id="1018" w:author="Александр Гордеев" w:date="2020-02-26T11:41:00Z">
        <w:r w:rsidR="00D0607C">
          <w:rPr>
            <w:rStyle w:val="tlid-translation"/>
            <w:rFonts w:ascii="Times New Roman" w:hAnsi="Times New Roman" w:cs="Times New Roman"/>
            <w:sz w:val="28"/>
            <w:szCs w:val="28"/>
          </w:rPr>
          <w:t xml:space="preserve"> рабо</w:t>
        </w:r>
      </w:ins>
      <w:ins w:id="1019" w:author="Александр Гордеев" w:date="2020-02-26T11:42:00Z">
        <w:r w:rsidR="00D0607C">
          <w:rPr>
            <w:rStyle w:val="tlid-translation"/>
            <w:rFonts w:ascii="Times New Roman" w:hAnsi="Times New Roman" w:cs="Times New Roman"/>
            <w:sz w:val="28"/>
            <w:szCs w:val="28"/>
          </w:rPr>
          <w:t xml:space="preserve">ты компания </w:t>
        </w:r>
      </w:ins>
      <w:ins w:id="1020" w:author="Александр Гордеев" w:date="2020-02-26T12:39:00Z">
        <w:r w:rsidR="00C11481">
          <w:rPr>
            <w:rStyle w:val="tlid-translation"/>
            <w:rFonts w:ascii="Times New Roman" w:hAnsi="Times New Roman" w:cs="Times New Roman"/>
            <w:sz w:val="28"/>
            <w:szCs w:val="28"/>
          </w:rPr>
          <w:t xml:space="preserve">систематизировала </w:t>
        </w:r>
      </w:ins>
      <w:ins w:id="1021" w:author="Александр Гордеев" w:date="2020-02-26T11:42:00Z">
        <w:r w:rsidR="00D0607C">
          <w:rPr>
            <w:rStyle w:val="tlid-translation"/>
            <w:rFonts w:ascii="Times New Roman" w:hAnsi="Times New Roman" w:cs="Times New Roman"/>
            <w:sz w:val="28"/>
            <w:szCs w:val="28"/>
          </w:rPr>
          <w:t xml:space="preserve">существенный объем </w:t>
        </w:r>
      </w:ins>
      <w:ins w:id="1022" w:author="Александр Гордеев" w:date="2020-02-26T12:40:00Z">
        <w:r w:rsidR="00C11481">
          <w:rPr>
            <w:rStyle w:val="tlid-translation"/>
            <w:rFonts w:ascii="Times New Roman" w:hAnsi="Times New Roman" w:cs="Times New Roman"/>
            <w:sz w:val="28"/>
            <w:szCs w:val="28"/>
          </w:rPr>
          <w:t>публично</w:t>
        </w:r>
      </w:ins>
      <w:ins w:id="1023" w:author="Александр Гордеев" w:date="2020-02-26T12:41:00Z">
        <w:r w:rsidR="00C11481">
          <w:rPr>
            <w:rStyle w:val="tlid-translation"/>
            <w:rFonts w:ascii="Times New Roman" w:hAnsi="Times New Roman" w:cs="Times New Roman"/>
            <w:sz w:val="28"/>
            <w:szCs w:val="28"/>
          </w:rPr>
          <w:t xml:space="preserve"> </w:t>
        </w:r>
      </w:ins>
      <w:ins w:id="1024" w:author="Александр Гордеев" w:date="2020-02-26T12:40:00Z">
        <w:r w:rsidR="00C11481">
          <w:rPr>
            <w:rStyle w:val="tlid-translation"/>
            <w:rFonts w:ascii="Times New Roman" w:hAnsi="Times New Roman" w:cs="Times New Roman"/>
            <w:sz w:val="28"/>
            <w:szCs w:val="28"/>
          </w:rPr>
          <w:t>д</w:t>
        </w:r>
      </w:ins>
      <w:ins w:id="1025" w:author="Александр Гордеев" w:date="2020-02-26T12:41:00Z">
        <w:r w:rsidR="00C11481">
          <w:rPr>
            <w:rStyle w:val="tlid-translation"/>
            <w:rFonts w:ascii="Times New Roman" w:hAnsi="Times New Roman" w:cs="Times New Roman"/>
            <w:sz w:val="28"/>
            <w:szCs w:val="28"/>
          </w:rPr>
          <w:t>ос</w:t>
        </w:r>
      </w:ins>
      <w:ins w:id="1026" w:author="Александр Гордеев" w:date="2020-02-26T12:40:00Z">
        <w:r w:rsidR="00C11481">
          <w:rPr>
            <w:rStyle w:val="tlid-translation"/>
            <w:rFonts w:ascii="Times New Roman" w:hAnsi="Times New Roman" w:cs="Times New Roman"/>
            <w:sz w:val="28"/>
            <w:szCs w:val="28"/>
          </w:rPr>
          <w:t xml:space="preserve">тупных </w:t>
        </w:r>
      </w:ins>
      <w:ins w:id="1027" w:author="Александр Гордеев" w:date="2020-02-26T11:42:00Z">
        <w:r w:rsidR="00D0607C">
          <w:rPr>
            <w:rStyle w:val="tlid-translation"/>
            <w:rFonts w:ascii="Times New Roman" w:hAnsi="Times New Roman" w:cs="Times New Roman"/>
            <w:sz w:val="28"/>
            <w:szCs w:val="28"/>
          </w:rPr>
          <w:t>финансовых данных по компаниям</w:t>
        </w:r>
      </w:ins>
      <w:ins w:id="1028" w:author="Александр Гордеев" w:date="2020-02-26T12:34:00Z">
        <w:r w:rsidR="00C11481">
          <w:rPr>
            <w:rStyle w:val="tlid-translation"/>
            <w:rFonts w:ascii="Times New Roman" w:hAnsi="Times New Roman" w:cs="Times New Roman"/>
            <w:sz w:val="28"/>
            <w:szCs w:val="28"/>
          </w:rPr>
          <w:t>, входящим в индекс</w:t>
        </w:r>
      </w:ins>
      <w:ins w:id="1029" w:author="Александр Гордеев" w:date="2020-02-26T11:42:00Z">
        <w:r w:rsidR="00D0607C">
          <w:rPr>
            <w:rStyle w:val="tlid-translation"/>
            <w:rFonts w:ascii="Times New Roman" w:hAnsi="Times New Roman" w:cs="Times New Roman"/>
            <w:sz w:val="28"/>
            <w:szCs w:val="28"/>
          </w:rPr>
          <w:t xml:space="preserve"> </w:t>
        </w:r>
        <w:r w:rsidR="00D0607C">
          <w:rPr>
            <w:rStyle w:val="tlid-translation"/>
            <w:rFonts w:ascii="Times New Roman" w:hAnsi="Times New Roman" w:cs="Times New Roman"/>
            <w:sz w:val="28"/>
            <w:szCs w:val="28"/>
            <w:lang w:val="en-US"/>
          </w:rPr>
          <w:t>S</w:t>
        </w:r>
        <w:r w:rsidR="00D0607C" w:rsidRPr="00D0607C">
          <w:rPr>
            <w:rStyle w:val="tlid-translation"/>
            <w:rFonts w:ascii="Times New Roman" w:hAnsi="Times New Roman" w:cs="Times New Roman"/>
            <w:sz w:val="28"/>
            <w:szCs w:val="28"/>
            <w:rPrChange w:id="1030" w:author="Александр Гордеев" w:date="2020-02-26T11:42:00Z">
              <w:rPr>
                <w:rStyle w:val="tlid-translation"/>
                <w:rFonts w:ascii="Times New Roman" w:hAnsi="Times New Roman" w:cs="Times New Roman"/>
                <w:sz w:val="28"/>
                <w:szCs w:val="28"/>
                <w:lang w:val="en-US"/>
              </w:rPr>
            </w:rPrChange>
          </w:rPr>
          <w:t>&amp;</w:t>
        </w:r>
        <w:r w:rsidR="00D0607C">
          <w:rPr>
            <w:rStyle w:val="tlid-translation"/>
            <w:rFonts w:ascii="Times New Roman" w:hAnsi="Times New Roman" w:cs="Times New Roman"/>
            <w:sz w:val="28"/>
            <w:szCs w:val="28"/>
            <w:lang w:val="en-US"/>
          </w:rPr>
          <w:t>P</w:t>
        </w:r>
        <w:r w:rsidR="00D0607C" w:rsidRPr="00D0607C">
          <w:rPr>
            <w:rStyle w:val="tlid-translation"/>
            <w:rFonts w:ascii="Times New Roman" w:hAnsi="Times New Roman" w:cs="Times New Roman"/>
            <w:sz w:val="28"/>
            <w:szCs w:val="28"/>
            <w:rPrChange w:id="1031" w:author="Александр Гордеев" w:date="2020-02-26T11:42:00Z">
              <w:rPr>
                <w:rStyle w:val="tlid-translation"/>
                <w:rFonts w:ascii="Times New Roman" w:hAnsi="Times New Roman" w:cs="Times New Roman"/>
                <w:sz w:val="28"/>
                <w:szCs w:val="28"/>
                <w:lang w:val="en-US"/>
              </w:rPr>
            </w:rPrChange>
          </w:rPr>
          <w:t>500</w:t>
        </w:r>
      </w:ins>
      <w:r w:rsidR="006E4D27">
        <w:rPr>
          <w:rStyle w:val="tlid-translation"/>
          <w:rFonts w:ascii="Times New Roman" w:hAnsi="Times New Roman" w:cs="Times New Roman"/>
          <w:sz w:val="28"/>
          <w:szCs w:val="28"/>
        </w:rPr>
        <w:t>,</w:t>
      </w:r>
      <w:ins w:id="1032" w:author="Александр Гордеев" w:date="2020-02-26T12:43:00Z">
        <w:r w:rsidR="00FE504D">
          <w:rPr>
            <w:rStyle w:val="tlid-translation"/>
            <w:rFonts w:ascii="Times New Roman" w:hAnsi="Times New Roman" w:cs="Times New Roman"/>
            <w:sz w:val="28"/>
            <w:szCs w:val="28"/>
          </w:rPr>
          <w:t xml:space="preserve"> </w:t>
        </w:r>
      </w:ins>
      <w:r w:rsidR="006E4D27">
        <w:rPr>
          <w:rStyle w:val="tlid-translation"/>
          <w:rFonts w:ascii="Times New Roman" w:hAnsi="Times New Roman" w:cs="Times New Roman"/>
          <w:sz w:val="28"/>
          <w:szCs w:val="28"/>
        </w:rPr>
        <w:t>а</w:t>
      </w:r>
      <w:ins w:id="1033" w:author="Александр Гордеев" w:date="2020-02-26T12:43:00Z">
        <w:r w:rsidR="00FE504D">
          <w:rPr>
            <w:rStyle w:val="tlid-translation"/>
            <w:rFonts w:ascii="Times New Roman" w:hAnsi="Times New Roman" w:cs="Times New Roman"/>
            <w:sz w:val="28"/>
            <w:szCs w:val="28"/>
          </w:rPr>
          <w:t xml:space="preserve"> именно</w:t>
        </w:r>
      </w:ins>
      <w:r w:rsidR="006E4D27">
        <w:rPr>
          <w:rStyle w:val="tlid-translation"/>
          <w:rFonts w:ascii="Times New Roman" w:hAnsi="Times New Roman" w:cs="Times New Roman"/>
          <w:sz w:val="28"/>
          <w:szCs w:val="28"/>
        </w:rPr>
        <w:t>,</w:t>
      </w:r>
      <w:ins w:id="1034" w:author="Александр Гордеев" w:date="2020-02-26T12:43:00Z">
        <w:r w:rsidR="00FE504D">
          <w:rPr>
            <w:rStyle w:val="tlid-translation"/>
            <w:rFonts w:ascii="Times New Roman" w:hAnsi="Times New Roman" w:cs="Times New Roman"/>
            <w:sz w:val="28"/>
            <w:szCs w:val="28"/>
          </w:rPr>
          <w:t xml:space="preserve"> данные из </w:t>
        </w:r>
      </w:ins>
      <w:ins w:id="1035" w:author="Александр Гордеев" w:date="2020-02-26T12:46:00Z">
        <w:r w:rsidR="00FE504D">
          <w:rPr>
            <w:rStyle w:val="tlid-translation"/>
            <w:rFonts w:ascii="Times New Roman" w:hAnsi="Times New Roman" w:cs="Times New Roman"/>
            <w:sz w:val="28"/>
            <w:szCs w:val="28"/>
          </w:rPr>
          <w:t xml:space="preserve">ежегодно публикуемых </w:t>
        </w:r>
      </w:ins>
      <w:ins w:id="1036" w:author="Александр Гордеев" w:date="2020-02-26T12:43:00Z">
        <w:r w:rsidR="00FE504D">
          <w:rPr>
            <w:rStyle w:val="tlid-translation"/>
            <w:rFonts w:ascii="Times New Roman" w:hAnsi="Times New Roman" w:cs="Times New Roman"/>
            <w:sz w:val="28"/>
            <w:szCs w:val="28"/>
          </w:rPr>
          <w:t>отчетов о фин</w:t>
        </w:r>
      </w:ins>
      <w:ins w:id="1037" w:author="Александр Гордеев" w:date="2020-02-26T12:44:00Z">
        <w:r w:rsidR="00FE504D">
          <w:rPr>
            <w:rStyle w:val="tlid-translation"/>
            <w:rFonts w:ascii="Times New Roman" w:hAnsi="Times New Roman" w:cs="Times New Roman"/>
            <w:sz w:val="28"/>
            <w:szCs w:val="28"/>
          </w:rPr>
          <w:t>ансовом положении компаний, данные из отчетов о совокупном доходе</w:t>
        </w:r>
      </w:ins>
      <w:ins w:id="1038" w:author="Александр Гордеев" w:date="2020-02-26T12:45:00Z">
        <w:r w:rsidR="00FE504D">
          <w:rPr>
            <w:rStyle w:val="tlid-translation"/>
            <w:rFonts w:ascii="Times New Roman" w:hAnsi="Times New Roman" w:cs="Times New Roman"/>
            <w:sz w:val="28"/>
            <w:szCs w:val="28"/>
          </w:rPr>
          <w:t xml:space="preserve"> и отчетов о движении денежных средств</w:t>
        </w:r>
      </w:ins>
      <w:ins w:id="1039" w:author="Александр Гордеев" w:date="2020-02-26T12:46:00Z">
        <w:r w:rsidR="00FE504D">
          <w:rPr>
            <w:rStyle w:val="tlid-translation"/>
            <w:rFonts w:ascii="Times New Roman" w:hAnsi="Times New Roman" w:cs="Times New Roman"/>
            <w:sz w:val="28"/>
            <w:szCs w:val="28"/>
          </w:rPr>
          <w:t>. Полный перечень</w:t>
        </w:r>
      </w:ins>
      <w:ins w:id="1040" w:author="Александр Гордеев" w:date="2020-02-26T12:47:00Z">
        <w:r w:rsidR="00FE504D">
          <w:rPr>
            <w:rStyle w:val="tlid-translation"/>
            <w:rFonts w:ascii="Times New Roman" w:hAnsi="Times New Roman" w:cs="Times New Roman"/>
            <w:sz w:val="28"/>
            <w:szCs w:val="28"/>
          </w:rPr>
          <w:t xml:space="preserve"> показателей </w:t>
        </w:r>
      </w:ins>
      <w:r w:rsidR="001679D4">
        <w:rPr>
          <w:rStyle w:val="tlid-translation"/>
          <w:rFonts w:ascii="Times New Roman" w:hAnsi="Times New Roman" w:cs="Times New Roman"/>
          <w:sz w:val="28"/>
          <w:szCs w:val="28"/>
        </w:rPr>
        <w:t>перечислен</w:t>
      </w:r>
      <w:ins w:id="1041" w:author="Александр Гордеев" w:date="2020-02-26T12:47:00Z">
        <w:r w:rsidR="00FE504D">
          <w:rPr>
            <w:rStyle w:val="tlid-translation"/>
            <w:rFonts w:ascii="Times New Roman" w:hAnsi="Times New Roman" w:cs="Times New Roman"/>
            <w:sz w:val="28"/>
            <w:szCs w:val="28"/>
          </w:rPr>
          <w:t xml:space="preserve"> в </w:t>
        </w:r>
        <w:r w:rsidR="00FE504D" w:rsidRPr="006E270B">
          <w:rPr>
            <w:rStyle w:val="tlid-translation"/>
            <w:rFonts w:ascii="Times New Roman" w:hAnsi="Times New Roman" w:cs="Times New Roman"/>
            <w:sz w:val="28"/>
            <w:szCs w:val="28"/>
          </w:rPr>
          <w:t>приложении 1.</w:t>
        </w:r>
      </w:ins>
      <w:ins w:id="1042" w:author="Александр Гордеев" w:date="2020-03-01T15:48:00Z">
        <w:r w:rsidR="00F07FDB">
          <w:rPr>
            <w:rStyle w:val="tlid-translation"/>
            <w:rFonts w:ascii="Times New Roman" w:hAnsi="Times New Roman" w:cs="Times New Roman"/>
            <w:b/>
            <w:bCs/>
            <w:sz w:val="28"/>
            <w:szCs w:val="28"/>
          </w:rPr>
          <w:t xml:space="preserve"> </w:t>
        </w:r>
      </w:ins>
    </w:p>
    <w:p w14:paraId="4E9A3B48" w14:textId="042789B0" w:rsidR="00CB759A" w:rsidRPr="00C95BEE" w:rsidRDefault="00C95BEE" w:rsidP="006E4D27">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При анализе данных становится очевидно, что ряд показателей имеет существенное количество пропусков в наблюдениях. Главная причина пропусков заключается в том, что некоторые компаний, которые находились в индексе </w:t>
      </w:r>
      <w:r>
        <w:rPr>
          <w:rStyle w:val="tlid-translation"/>
          <w:rFonts w:ascii="Times New Roman" w:hAnsi="Times New Roman" w:cs="Times New Roman"/>
          <w:sz w:val="28"/>
          <w:szCs w:val="28"/>
          <w:lang w:val="en-US"/>
        </w:rPr>
        <w:t>S</w:t>
      </w:r>
      <w:r w:rsidRPr="00C95BEE">
        <w:rPr>
          <w:rStyle w:val="tlid-translation"/>
          <w:rFonts w:ascii="Times New Roman" w:hAnsi="Times New Roman" w:cs="Times New Roman"/>
          <w:sz w:val="28"/>
          <w:szCs w:val="28"/>
        </w:rPr>
        <w:t>&amp;</w:t>
      </w:r>
      <w:r>
        <w:rPr>
          <w:rStyle w:val="tlid-translation"/>
          <w:rFonts w:ascii="Times New Roman" w:hAnsi="Times New Roman" w:cs="Times New Roman"/>
          <w:sz w:val="28"/>
          <w:szCs w:val="28"/>
          <w:lang w:val="en-US"/>
        </w:rPr>
        <w:t>P</w:t>
      </w:r>
      <w:r w:rsidRPr="00C95BEE">
        <w:rPr>
          <w:rStyle w:val="tlid-translation"/>
          <w:rFonts w:ascii="Times New Roman" w:hAnsi="Times New Roman" w:cs="Times New Roman"/>
          <w:sz w:val="28"/>
          <w:szCs w:val="28"/>
        </w:rPr>
        <w:t>500</w:t>
      </w:r>
      <w:r>
        <w:rPr>
          <w:rStyle w:val="tlid-translation"/>
          <w:rFonts w:ascii="Times New Roman" w:hAnsi="Times New Roman" w:cs="Times New Roman"/>
          <w:sz w:val="28"/>
          <w:szCs w:val="28"/>
        </w:rPr>
        <w:t xml:space="preserve"> в левой границе исследуемого временного интервала,</w:t>
      </w:r>
      <w:r w:rsidRPr="00C95BEE">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выбывают из него ближе к правой границе </w:t>
      </w:r>
      <w:r w:rsidR="006E4D27">
        <w:rPr>
          <w:rStyle w:val="tlid-translation"/>
          <w:rFonts w:ascii="Times New Roman" w:hAnsi="Times New Roman" w:cs="Times New Roman"/>
          <w:sz w:val="28"/>
          <w:szCs w:val="28"/>
        </w:rPr>
        <w:t>исследуемого временного интервала. Отдельно стоит выделить пропуски в тех показателях, которые рассчитывались для одной совокупности компаний, входящих в выборку, и не рассчитывались для другой</w:t>
      </w:r>
      <w:r w:rsidR="00E05F1A">
        <w:rPr>
          <w:rStyle w:val="tlid-translation"/>
          <w:rFonts w:ascii="Times New Roman" w:hAnsi="Times New Roman" w:cs="Times New Roman"/>
          <w:sz w:val="28"/>
          <w:szCs w:val="28"/>
        </w:rPr>
        <w:t xml:space="preserve"> в определенный момент времени</w:t>
      </w:r>
      <w:r w:rsidR="006E4D27">
        <w:rPr>
          <w:rStyle w:val="tlid-translation"/>
          <w:rFonts w:ascii="Times New Roman" w:hAnsi="Times New Roman" w:cs="Times New Roman"/>
          <w:sz w:val="28"/>
          <w:szCs w:val="28"/>
        </w:rPr>
        <w:t>. На рисунке 1 представлена гистограмма, отражающая долю пропусков в наблюдениях для таких показателей в общем количестве временных интервалов.</w:t>
      </w:r>
    </w:p>
    <w:p w14:paraId="20C886D4" w14:textId="1F34CE3B" w:rsidR="006F7400" w:rsidRPr="00CF0F3F" w:rsidDel="00D22454" w:rsidRDefault="006E270B" w:rsidP="006E270B">
      <w:pPr>
        <w:spacing w:after="0" w:line="360" w:lineRule="auto"/>
        <w:jc w:val="center"/>
        <w:rPr>
          <w:del w:id="1043" w:author="Александр Гордеев" w:date="2020-02-26T11:43:00Z"/>
          <w:rStyle w:val="tlid-translation"/>
          <w:rFonts w:ascii="Times New Roman" w:hAnsi="Times New Roman" w:cs="Times New Roman"/>
          <w:sz w:val="28"/>
          <w:szCs w:val="28"/>
        </w:rPr>
      </w:pPr>
      <w:r w:rsidRPr="006E270B">
        <w:rPr>
          <w:noProof/>
          <w:sz w:val="28"/>
          <w:szCs w:val="28"/>
        </w:rPr>
        <w:drawing>
          <wp:inline distT="0" distB="0" distL="0" distR="0" wp14:anchorId="7EA80998" wp14:editId="565AF901">
            <wp:extent cx="5943600" cy="20859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14:paraId="0CAE3E71" w14:textId="77777777" w:rsidR="00D22454" w:rsidRPr="00F07FDB" w:rsidRDefault="00D22454" w:rsidP="006E270B">
      <w:pPr>
        <w:spacing w:after="0" w:line="360" w:lineRule="auto"/>
        <w:jc w:val="center"/>
        <w:rPr>
          <w:ins w:id="1044" w:author="Александр Гордеев" w:date="2020-03-02T18:34:00Z"/>
          <w:rStyle w:val="tlid-translation"/>
          <w:rFonts w:ascii="Times New Roman" w:hAnsi="Times New Roman" w:cs="Times New Roman"/>
          <w:sz w:val="28"/>
          <w:szCs w:val="28"/>
          <w:rPrChange w:id="1045" w:author="Александр Гордеев" w:date="2020-03-01T15:48:00Z">
            <w:rPr>
              <w:ins w:id="1046" w:author="Александр Гордеев" w:date="2020-03-02T18:34:00Z"/>
              <w:rStyle w:val="tlid-translation"/>
              <w:rFonts w:ascii="Times New Roman" w:hAnsi="Times New Roman" w:cs="Times New Roman"/>
              <w:b/>
              <w:bCs/>
              <w:sz w:val="28"/>
              <w:szCs w:val="28"/>
            </w:rPr>
          </w:rPrChange>
        </w:rPr>
      </w:pPr>
    </w:p>
    <w:p w14:paraId="51EECDC6" w14:textId="2E7CF70C" w:rsidR="006E4D27" w:rsidRDefault="006E4D27" w:rsidP="00FE504D">
      <w:pPr>
        <w:spacing w:before="120"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Рисунок 1. Доля пропущенных наблюдений </w:t>
      </w:r>
    </w:p>
    <w:p w14:paraId="7CA4592D" w14:textId="36A1F999" w:rsidR="006E4D27" w:rsidRDefault="006E4D27" w:rsidP="006E4D27">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Для устранения пропусков в наблюдениях в рамках данной работы используется метод сплайн-интерполяции.</w:t>
      </w:r>
      <w:r w:rsidR="00F1135B">
        <w:rPr>
          <w:rStyle w:val="a9"/>
          <w:rFonts w:ascii="Times New Roman" w:hAnsi="Times New Roman" w:cs="Times New Roman"/>
          <w:sz w:val="28"/>
          <w:szCs w:val="28"/>
        </w:rPr>
        <w:footnoteReference w:id="29"/>
      </w:r>
      <w:r>
        <w:rPr>
          <w:rStyle w:val="tlid-translation"/>
          <w:rFonts w:ascii="Times New Roman" w:hAnsi="Times New Roman" w:cs="Times New Roman"/>
          <w:sz w:val="28"/>
          <w:szCs w:val="28"/>
        </w:rPr>
        <w:t xml:space="preserve"> </w:t>
      </w:r>
      <w:r w:rsidRPr="006E4D27">
        <w:rPr>
          <w:rStyle w:val="tlid-translation"/>
          <w:rFonts w:ascii="Times New Roman" w:hAnsi="Times New Roman" w:cs="Times New Roman"/>
          <w:sz w:val="28"/>
          <w:szCs w:val="28"/>
        </w:rPr>
        <w:t xml:space="preserve">В математической области </w:t>
      </w:r>
      <w:r w:rsidRPr="006E4D27">
        <w:rPr>
          <w:rStyle w:val="tlid-translation"/>
          <w:rFonts w:ascii="Times New Roman" w:hAnsi="Times New Roman" w:cs="Times New Roman"/>
          <w:sz w:val="28"/>
          <w:szCs w:val="28"/>
        </w:rPr>
        <w:lastRenderedPageBreak/>
        <w:t xml:space="preserve">численного анализа сплайн-интерполяция является формой интерполяции, где </w:t>
      </w:r>
      <w:proofErr w:type="spellStart"/>
      <w:r w:rsidRPr="006E4D27">
        <w:rPr>
          <w:rStyle w:val="tlid-translation"/>
          <w:rFonts w:ascii="Times New Roman" w:hAnsi="Times New Roman" w:cs="Times New Roman"/>
          <w:sz w:val="28"/>
          <w:szCs w:val="28"/>
        </w:rPr>
        <w:t>интерполант</w:t>
      </w:r>
      <w:proofErr w:type="spellEnd"/>
      <w:r w:rsidRPr="006E4D27">
        <w:rPr>
          <w:rStyle w:val="tlid-translation"/>
          <w:rFonts w:ascii="Times New Roman" w:hAnsi="Times New Roman" w:cs="Times New Roman"/>
          <w:sz w:val="28"/>
          <w:szCs w:val="28"/>
        </w:rPr>
        <w:t xml:space="preserve"> представляет собой особый тип кусочно-полиномиального типа, называемый сплайном. Сплайн-интерполяция часто предпочтительнее полиномиальной, потому что погрешность интерполяции может быть небольшой даже при использовании полиномов низкой степени для сплайна. Сплайн-интерполяция позволяет избежать проблемы феномена Рунге</w:t>
      </w:r>
      <w:r w:rsidR="004F3E30">
        <w:rPr>
          <w:rStyle w:val="a9"/>
          <w:rFonts w:ascii="Times New Roman" w:hAnsi="Times New Roman" w:cs="Times New Roman"/>
          <w:sz w:val="28"/>
          <w:szCs w:val="28"/>
        </w:rPr>
        <w:footnoteReference w:id="30"/>
      </w:r>
      <w:r w:rsidRPr="006E4D27">
        <w:rPr>
          <w:rStyle w:val="tlid-translation"/>
          <w:rFonts w:ascii="Times New Roman" w:hAnsi="Times New Roman" w:cs="Times New Roman"/>
          <w:sz w:val="28"/>
          <w:szCs w:val="28"/>
        </w:rPr>
        <w:t>.</w:t>
      </w:r>
      <w:r w:rsidR="004F3E30">
        <w:rPr>
          <w:rStyle w:val="tlid-translation"/>
          <w:rFonts w:ascii="Times New Roman" w:hAnsi="Times New Roman" w:cs="Times New Roman"/>
          <w:sz w:val="28"/>
          <w:szCs w:val="28"/>
        </w:rPr>
        <w:t xml:space="preserve"> </w:t>
      </w:r>
      <w:r w:rsidR="00E05F1A">
        <w:rPr>
          <w:rStyle w:val="tlid-translation"/>
          <w:rFonts w:ascii="Times New Roman" w:hAnsi="Times New Roman" w:cs="Times New Roman"/>
          <w:sz w:val="28"/>
          <w:szCs w:val="28"/>
        </w:rPr>
        <w:t>Ф</w:t>
      </w:r>
      <w:r w:rsidR="004F3E30" w:rsidRPr="004F3E30">
        <w:rPr>
          <w:rStyle w:val="tlid-translation"/>
          <w:rFonts w:ascii="Times New Roman" w:hAnsi="Times New Roman" w:cs="Times New Roman"/>
          <w:sz w:val="28"/>
          <w:szCs w:val="28"/>
        </w:rPr>
        <w:t xml:space="preserve">еномен Рунге представляет собой проблему колебаний на краях интервала, возникающую при использовании полиномиальной интерполяции с многочленами высокой степени по множеству равноотстоящих точек интерполяции. </w:t>
      </w:r>
    </w:p>
    <w:p w14:paraId="0EA90C40" w14:textId="77777777" w:rsidR="00EA4626" w:rsidRDefault="00E05F1A" w:rsidP="006E4D27">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Решив проблему пропусков,</w:t>
      </w:r>
      <w:r w:rsidR="00261797">
        <w:rPr>
          <w:rStyle w:val="tlid-translation"/>
          <w:rFonts w:ascii="Times New Roman" w:hAnsi="Times New Roman" w:cs="Times New Roman"/>
          <w:sz w:val="28"/>
          <w:szCs w:val="28"/>
        </w:rPr>
        <w:t xml:space="preserve"> сгенерируем признаки, на основе которых инвесторы потенциально могут делать выбор о покупке или продаже актива.</w:t>
      </w:r>
    </w:p>
    <w:p w14:paraId="05472595" w14:textId="7BB789C2" w:rsidR="00EA4626" w:rsidRDefault="00EA4626" w:rsidP="006E4D27">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В ходе анализа литературы, посвященной предсказанию будущей доходности компаний фондового рынка США, были выявлены следующие наиболее популярные фундаментальные факторы, используемые исследователями в своих работах:</w:t>
      </w:r>
    </w:p>
    <w:p w14:paraId="79386B82" w14:textId="09835237" w:rsidR="00EA4626" w:rsidRPr="00EA4626" w:rsidRDefault="00EA4626" w:rsidP="00AD1989">
      <w:pPr>
        <w:pStyle w:val="aa"/>
        <w:numPr>
          <w:ilvl w:val="0"/>
          <w:numId w:val="18"/>
        </w:numPr>
        <w:spacing w:after="0" w:line="360" w:lineRule="auto"/>
        <w:ind w:left="0" w:firstLine="720"/>
        <w:jc w:val="both"/>
        <w:rPr>
          <w:rStyle w:val="tlid-translation"/>
          <w:rFonts w:ascii="Times New Roman" w:hAnsi="Times New Roman" w:cs="Times New Roman"/>
          <w:sz w:val="28"/>
          <w:szCs w:val="28"/>
          <w:lang w:val="en-US"/>
        </w:rPr>
      </w:pPr>
      <w:r w:rsidRPr="00EA4626">
        <w:rPr>
          <w:rStyle w:val="tlid-translation"/>
          <w:rFonts w:ascii="Times New Roman" w:hAnsi="Times New Roman" w:cs="Times New Roman"/>
          <w:sz w:val="28"/>
          <w:szCs w:val="28"/>
          <w:lang w:val="en-US"/>
        </w:rPr>
        <w:t xml:space="preserve">Log dividend-price ratio (Lin, Q., 2018; Campbell </w:t>
      </w:r>
      <w:r w:rsidR="00AD1989" w:rsidRPr="00EA4626">
        <w:rPr>
          <w:rStyle w:val="tlid-translation"/>
          <w:rFonts w:ascii="Times New Roman" w:hAnsi="Times New Roman" w:cs="Times New Roman"/>
          <w:sz w:val="28"/>
          <w:szCs w:val="28"/>
          <w:lang w:val="en-US"/>
        </w:rPr>
        <w:t>et all</w:t>
      </w:r>
      <w:r w:rsidRPr="00EA4626">
        <w:rPr>
          <w:rStyle w:val="tlid-translation"/>
          <w:rFonts w:ascii="Times New Roman" w:hAnsi="Times New Roman" w:cs="Times New Roman"/>
          <w:sz w:val="28"/>
          <w:szCs w:val="28"/>
          <w:lang w:val="en-US"/>
        </w:rPr>
        <w:t xml:space="preserve">, 2006 </w:t>
      </w:r>
      <w:r>
        <w:rPr>
          <w:rStyle w:val="tlid-translation"/>
          <w:rFonts w:ascii="Times New Roman" w:hAnsi="Times New Roman" w:cs="Times New Roman"/>
          <w:sz w:val="28"/>
          <w:szCs w:val="28"/>
        </w:rPr>
        <w:t>и</w:t>
      </w:r>
      <w:r w:rsidRPr="00EA4626">
        <w:rPr>
          <w:rStyle w:val="tlid-translation"/>
          <w:rFonts w:ascii="Times New Roman" w:hAnsi="Times New Roman" w:cs="Times New Roman"/>
          <w:sz w:val="28"/>
          <w:szCs w:val="28"/>
          <w:lang w:val="en-US"/>
        </w:rPr>
        <w:t xml:space="preserve"> </w:t>
      </w:r>
      <w:r w:rsidR="0000252F">
        <w:rPr>
          <w:rStyle w:val="tlid-translation"/>
          <w:rFonts w:ascii="Times New Roman" w:hAnsi="Times New Roman" w:cs="Times New Roman"/>
          <w:sz w:val="28"/>
          <w:szCs w:val="28"/>
        </w:rPr>
        <w:t>другие</w:t>
      </w:r>
      <w:r w:rsidRPr="00EA4626">
        <w:rPr>
          <w:rStyle w:val="tlid-translation"/>
          <w:rFonts w:ascii="Times New Roman" w:hAnsi="Times New Roman" w:cs="Times New Roman"/>
          <w:sz w:val="28"/>
          <w:szCs w:val="28"/>
          <w:lang w:val="en-US"/>
        </w:rPr>
        <w:t>)</w:t>
      </w:r>
    </w:p>
    <w:p w14:paraId="04814275" w14:textId="27DA6108" w:rsidR="00EA4626" w:rsidRPr="00EA4626" w:rsidRDefault="00EA4626" w:rsidP="00AD1989">
      <w:pPr>
        <w:pStyle w:val="aa"/>
        <w:numPr>
          <w:ilvl w:val="0"/>
          <w:numId w:val="18"/>
        </w:numPr>
        <w:spacing w:after="0" w:line="360" w:lineRule="auto"/>
        <w:ind w:left="0" w:firstLine="720"/>
        <w:jc w:val="both"/>
        <w:rPr>
          <w:rStyle w:val="tlid-translation"/>
          <w:rFonts w:ascii="Times New Roman" w:hAnsi="Times New Roman" w:cs="Times New Roman"/>
          <w:sz w:val="28"/>
          <w:szCs w:val="28"/>
          <w:lang w:val="en-US"/>
        </w:rPr>
      </w:pPr>
      <w:r w:rsidRPr="00EA4626">
        <w:rPr>
          <w:rStyle w:val="tlid-translation"/>
          <w:rFonts w:ascii="Times New Roman" w:hAnsi="Times New Roman" w:cs="Times New Roman"/>
          <w:sz w:val="28"/>
          <w:szCs w:val="28"/>
          <w:lang w:val="en-US"/>
        </w:rPr>
        <w:t>Log earnings-price ratio (</w:t>
      </w:r>
      <w:proofErr w:type="spellStart"/>
      <w:r w:rsidRPr="00EA4626">
        <w:rPr>
          <w:rStyle w:val="tlid-translation"/>
          <w:rFonts w:ascii="Times New Roman" w:hAnsi="Times New Roman" w:cs="Times New Roman"/>
          <w:sz w:val="28"/>
          <w:szCs w:val="28"/>
          <w:lang w:val="en-US"/>
        </w:rPr>
        <w:t>Rapach</w:t>
      </w:r>
      <w:proofErr w:type="spellEnd"/>
      <w:r w:rsidRPr="00EA4626">
        <w:rPr>
          <w:rStyle w:val="tlid-translation"/>
          <w:rFonts w:ascii="Times New Roman" w:hAnsi="Times New Roman" w:cs="Times New Roman"/>
          <w:sz w:val="28"/>
          <w:szCs w:val="28"/>
          <w:lang w:val="en-US"/>
        </w:rPr>
        <w:t xml:space="preserve"> et all, 2016; Lin, Q., 2018 </w:t>
      </w:r>
      <w:r>
        <w:rPr>
          <w:rStyle w:val="tlid-translation"/>
          <w:rFonts w:ascii="Times New Roman" w:hAnsi="Times New Roman" w:cs="Times New Roman"/>
          <w:sz w:val="28"/>
          <w:szCs w:val="28"/>
        </w:rPr>
        <w:t>и</w:t>
      </w:r>
      <w:r w:rsidRPr="00EA4626">
        <w:rPr>
          <w:rStyle w:val="tlid-translation"/>
          <w:rFonts w:ascii="Times New Roman" w:hAnsi="Times New Roman" w:cs="Times New Roman"/>
          <w:sz w:val="28"/>
          <w:szCs w:val="28"/>
          <w:lang w:val="en-US"/>
        </w:rPr>
        <w:t xml:space="preserve"> </w:t>
      </w:r>
      <w:r w:rsidR="0000252F">
        <w:rPr>
          <w:rStyle w:val="tlid-translation"/>
          <w:rFonts w:ascii="Times New Roman" w:hAnsi="Times New Roman" w:cs="Times New Roman"/>
          <w:sz w:val="28"/>
          <w:szCs w:val="28"/>
        </w:rPr>
        <w:t>другие</w:t>
      </w:r>
      <w:r w:rsidRPr="00EA4626">
        <w:rPr>
          <w:rStyle w:val="tlid-translation"/>
          <w:rFonts w:ascii="Times New Roman" w:hAnsi="Times New Roman" w:cs="Times New Roman"/>
          <w:sz w:val="28"/>
          <w:szCs w:val="28"/>
          <w:lang w:val="en-US"/>
        </w:rPr>
        <w:t>)</w:t>
      </w:r>
    </w:p>
    <w:p w14:paraId="4B2CDD60" w14:textId="6F2BDD76" w:rsidR="00EA4626" w:rsidRPr="00AF5ED6" w:rsidRDefault="00EA4626" w:rsidP="00AF5ED6">
      <w:pPr>
        <w:pStyle w:val="aa"/>
        <w:numPr>
          <w:ilvl w:val="0"/>
          <w:numId w:val="18"/>
        </w:numPr>
        <w:spacing w:after="0" w:line="360" w:lineRule="auto"/>
        <w:ind w:left="0" w:firstLine="720"/>
        <w:jc w:val="both"/>
        <w:rPr>
          <w:rStyle w:val="tlid-translation"/>
          <w:rFonts w:ascii="Times New Roman" w:hAnsi="Times New Roman" w:cs="Times New Roman"/>
          <w:sz w:val="28"/>
          <w:szCs w:val="28"/>
          <w:lang w:val="en-US"/>
        </w:rPr>
      </w:pPr>
      <w:r w:rsidRPr="00EA4626">
        <w:rPr>
          <w:rStyle w:val="tlid-translation"/>
          <w:rFonts w:ascii="Times New Roman" w:hAnsi="Times New Roman" w:cs="Times New Roman"/>
          <w:sz w:val="28"/>
          <w:szCs w:val="28"/>
          <w:lang w:val="en-US"/>
        </w:rPr>
        <w:t>Log dividend-payout ratio (Lamont,1998</w:t>
      </w:r>
      <w:r w:rsidR="00AD1989" w:rsidRPr="00AD1989">
        <w:rPr>
          <w:rStyle w:val="tlid-translation"/>
          <w:rFonts w:ascii="Times New Roman" w:hAnsi="Times New Roman" w:cs="Times New Roman"/>
          <w:sz w:val="28"/>
          <w:szCs w:val="28"/>
          <w:lang w:val="en-US"/>
        </w:rPr>
        <w:t xml:space="preserve">; </w:t>
      </w:r>
      <w:proofErr w:type="spellStart"/>
      <w:r w:rsidR="00AD1989" w:rsidRPr="00EA4626">
        <w:rPr>
          <w:rStyle w:val="tlid-translation"/>
          <w:rFonts w:ascii="Times New Roman" w:hAnsi="Times New Roman" w:cs="Times New Roman"/>
          <w:sz w:val="28"/>
          <w:szCs w:val="28"/>
          <w:lang w:val="en-US"/>
        </w:rPr>
        <w:t>Rapach</w:t>
      </w:r>
      <w:proofErr w:type="spellEnd"/>
      <w:r w:rsidR="00AD1989" w:rsidRPr="00EA4626">
        <w:rPr>
          <w:rStyle w:val="tlid-translation"/>
          <w:rFonts w:ascii="Times New Roman" w:hAnsi="Times New Roman" w:cs="Times New Roman"/>
          <w:sz w:val="28"/>
          <w:szCs w:val="28"/>
          <w:lang w:val="en-US"/>
        </w:rPr>
        <w:t xml:space="preserve"> et all, 2016</w:t>
      </w:r>
      <w:r w:rsidRPr="00EA4626">
        <w:rPr>
          <w:rStyle w:val="tlid-translation"/>
          <w:rFonts w:ascii="Times New Roman" w:hAnsi="Times New Roman" w:cs="Times New Roman"/>
          <w:sz w:val="28"/>
          <w:szCs w:val="28"/>
          <w:lang w:val="en-US"/>
        </w:rPr>
        <w:t xml:space="preserve"> </w:t>
      </w:r>
      <w:r>
        <w:rPr>
          <w:rStyle w:val="tlid-translation"/>
          <w:rFonts w:ascii="Times New Roman" w:hAnsi="Times New Roman" w:cs="Times New Roman"/>
          <w:sz w:val="28"/>
          <w:szCs w:val="28"/>
        </w:rPr>
        <w:t>и</w:t>
      </w:r>
      <w:r w:rsidRPr="00EA4626">
        <w:rPr>
          <w:rStyle w:val="tlid-translation"/>
          <w:rFonts w:ascii="Times New Roman" w:hAnsi="Times New Roman" w:cs="Times New Roman"/>
          <w:sz w:val="28"/>
          <w:szCs w:val="28"/>
          <w:lang w:val="en-US"/>
        </w:rPr>
        <w:t xml:space="preserve"> </w:t>
      </w:r>
      <w:r w:rsidR="0000252F">
        <w:rPr>
          <w:rStyle w:val="tlid-translation"/>
          <w:rFonts w:ascii="Times New Roman" w:hAnsi="Times New Roman" w:cs="Times New Roman"/>
          <w:sz w:val="28"/>
          <w:szCs w:val="28"/>
        </w:rPr>
        <w:t>другие</w:t>
      </w:r>
      <w:r w:rsidRPr="00EA4626">
        <w:rPr>
          <w:rStyle w:val="tlid-translation"/>
          <w:rFonts w:ascii="Times New Roman" w:hAnsi="Times New Roman" w:cs="Times New Roman"/>
          <w:sz w:val="28"/>
          <w:szCs w:val="28"/>
          <w:lang w:val="en-US"/>
        </w:rPr>
        <w:t>)</w:t>
      </w:r>
    </w:p>
    <w:p w14:paraId="56D6C07A" w14:textId="34ACE9AA" w:rsidR="00EA4626" w:rsidRPr="00EA4626" w:rsidRDefault="00EA4626" w:rsidP="00AD1989">
      <w:pPr>
        <w:pStyle w:val="aa"/>
        <w:numPr>
          <w:ilvl w:val="0"/>
          <w:numId w:val="18"/>
        </w:numPr>
        <w:spacing w:after="0" w:line="360" w:lineRule="auto"/>
        <w:ind w:left="0" w:firstLine="720"/>
        <w:jc w:val="both"/>
        <w:rPr>
          <w:rStyle w:val="tlid-translation"/>
          <w:rFonts w:ascii="Times New Roman" w:hAnsi="Times New Roman" w:cs="Times New Roman"/>
          <w:sz w:val="28"/>
          <w:szCs w:val="28"/>
          <w:lang w:val="en-US"/>
        </w:rPr>
      </w:pPr>
      <w:r w:rsidRPr="00EA4626">
        <w:rPr>
          <w:rStyle w:val="tlid-translation"/>
          <w:rFonts w:ascii="Times New Roman" w:hAnsi="Times New Roman" w:cs="Times New Roman"/>
          <w:sz w:val="28"/>
          <w:szCs w:val="28"/>
          <w:lang w:val="en-US"/>
        </w:rPr>
        <w:t>Book-to</w:t>
      </w:r>
      <w:r w:rsidR="00AD1989" w:rsidRPr="00AD1989">
        <w:rPr>
          <w:rStyle w:val="tlid-translation"/>
          <w:rFonts w:ascii="Times New Roman" w:hAnsi="Times New Roman" w:cs="Times New Roman"/>
          <w:sz w:val="28"/>
          <w:szCs w:val="28"/>
          <w:lang w:val="en-US"/>
        </w:rPr>
        <w:t>-</w:t>
      </w:r>
      <w:r w:rsidRPr="00EA4626">
        <w:rPr>
          <w:rStyle w:val="tlid-translation"/>
          <w:rFonts w:ascii="Times New Roman" w:hAnsi="Times New Roman" w:cs="Times New Roman"/>
          <w:sz w:val="28"/>
          <w:szCs w:val="28"/>
          <w:lang w:val="en-US"/>
        </w:rPr>
        <w:t>market</w:t>
      </w:r>
      <w:r w:rsidR="00AD1989" w:rsidRPr="00AD1989">
        <w:rPr>
          <w:rStyle w:val="tlid-translation"/>
          <w:rFonts w:ascii="Times New Roman" w:hAnsi="Times New Roman" w:cs="Times New Roman"/>
          <w:sz w:val="28"/>
          <w:szCs w:val="28"/>
          <w:lang w:val="en-US"/>
        </w:rPr>
        <w:t xml:space="preserve"> </w:t>
      </w:r>
      <w:r w:rsidR="00AD1989">
        <w:rPr>
          <w:rStyle w:val="tlid-translation"/>
          <w:rFonts w:ascii="Times New Roman" w:hAnsi="Times New Roman" w:cs="Times New Roman"/>
          <w:sz w:val="28"/>
          <w:szCs w:val="28"/>
          <w:lang w:val="en-US"/>
        </w:rPr>
        <w:t>ratio</w:t>
      </w:r>
      <w:r w:rsidRPr="00EA4626">
        <w:rPr>
          <w:rStyle w:val="tlid-translation"/>
          <w:rFonts w:ascii="Times New Roman" w:hAnsi="Times New Roman" w:cs="Times New Roman"/>
          <w:sz w:val="28"/>
          <w:szCs w:val="28"/>
          <w:lang w:val="en-US"/>
        </w:rPr>
        <w:t xml:space="preserve"> (Pontiff and </w:t>
      </w:r>
      <w:proofErr w:type="spellStart"/>
      <w:r w:rsidRPr="00EA4626">
        <w:rPr>
          <w:rStyle w:val="tlid-translation"/>
          <w:rFonts w:ascii="Times New Roman" w:hAnsi="Times New Roman" w:cs="Times New Roman"/>
          <w:sz w:val="28"/>
          <w:szCs w:val="28"/>
          <w:lang w:val="en-US"/>
        </w:rPr>
        <w:t>Schall</w:t>
      </w:r>
      <w:proofErr w:type="spellEnd"/>
      <w:r w:rsidRPr="00EA4626">
        <w:rPr>
          <w:rStyle w:val="tlid-translation"/>
          <w:rFonts w:ascii="Times New Roman" w:hAnsi="Times New Roman" w:cs="Times New Roman"/>
          <w:sz w:val="28"/>
          <w:szCs w:val="28"/>
          <w:lang w:val="en-US"/>
        </w:rPr>
        <w:t>, 1998; Lin, Q., 2018</w:t>
      </w:r>
      <w:r>
        <w:rPr>
          <w:rStyle w:val="tlid-translation"/>
          <w:rFonts w:ascii="Times New Roman" w:hAnsi="Times New Roman" w:cs="Times New Roman"/>
          <w:sz w:val="28"/>
          <w:szCs w:val="28"/>
        </w:rPr>
        <w:t>и</w:t>
      </w:r>
      <w:r w:rsidRPr="00EA4626">
        <w:rPr>
          <w:rStyle w:val="tlid-translation"/>
          <w:rFonts w:ascii="Times New Roman" w:hAnsi="Times New Roman" w:cs="Times New Roman"/>
          <w:sz w:val="28"/>
          <w:szCs w:val="28"/>
          <w:lang w:val="en-US"/>
        </w:rPr>
        <w:t xml:space="preserve"> </w:t>
      </w:r>
      <w:r w:rsidR="0000252F">
        <w:rPr>
          <w:rStyle w:val="tlid-translation"/>
          <w:rFonts w:ascii="Times New Roman" w:hAnsi="Times New Roman" w:cs="Times New Roman"/>
          <w:sz w:val="28"/>
          <w:szCs w:val="28"/>
        </w:rPr>
        <w:t>другие</w:t>
      </w:r>
      <w:r w:rsidRPr="00EA4626">
        <w:rPr>
          <w:rStyle w:val="tlid-translation"/>
          <w:rFonts w:ascii="Times New Roman" w:hAnsi="Times New Roman" w:cs="Times New Roman"/>
          <w:sz w:val="28"/>
          <w:szCs w:val="28"/>
          <w:lang w:val="en-US"/>
        </w:rPr>
        <w:t>)</w:t>
      </w:r>
    </w:p>
    <w:p w14:paraId="365CA72F" w14:textId="7B9F536F" w:rsidR="00E77174" w:rsidRDefault="00261797" w:rsidP="006E4D27">
      <w:pPr>
        <w:spacing w:after="0" w:line="360" w:lineRule="auto"/>
        <w:ind w:firstLine="720"/>
        <w:jc w:val="both"/>
        <w:rPr>
          <w:rStyle w:val="tlid-translation"/>
          <w:rFonts w:ascii="Times New Roman" w:hAnsi="Times New Roman" w:cs="Times New Roman"/>
          <w:sz w:val="28"/>
          <w:szCs w:val="28"/>
        </w:rPr>
      </w:pPr>
      <w:r w:rsidRPr="00AF5ED6">
        <w:rPr>
          <w:rStyle w:val="tlid-translation"/>
          <w:rFonts w:ascii="Times New Roman" w:hAnsi="Times New Roman" w:cs="Times New Roman"/>
          <w:sz w:val="28"/>
          <w:szCs w:val="28"/>
          <w:lang w:val="en-US"/>
        </w:rPr>
        <w:t xml:space="preserve"> </w:t>
      </w:r>
      <w:r w:rsidR="00985326">
        <w:rPr>
          <w:rStyle w:val="tlid-translation"/>
          <w:rFonts w:ascii="Times New Roman" w:hAnsi="Times New Roman" w:cs="Times New Roman"/>
          <w:sz w:val="28"/>
          <w:szCs w:val="28"/>
        </w:rPr>
        <w:t>А также,</w:t>
      </w:r>
      <w:r w:rsidR="00AD1989">
        <w:rPr>
          <w:rStyle w:val="tlid-translation"/>
          <w:rFonts w:ascii="Times New Roman" w:hAnsi="Times New Roman" w:cs="Times New Roman"/>
          <w:sz w:val="28"/>
          <w:szCs w:val="28"/>
        </w:rPr>
        <w:t xml:space="preserve"> с</w:t>
      </w:r>
      <w:r w:rsidR="001679D4">
        <w:rPr>
          <w:rStyle w:val="tlid-translation"/>
          <w:rFonts w:ascii="Times New Roman" w:hAnsi="Times New Roman" w:cs="Times New Roman"/>
          <w:sz w:val="28"/>
          <w:szCs w:val="28"/>
        </w:rPr>
        <w:t>огласно современным представлениям о анализе финансового состояния компании</w:t>
      </w:r>
      <w:r w:rsidR="00985326">
        <w:rPr>
          <w:rStyle w:val="tlid-translation"/>
          <w:rFonts w:ascii="Times New Roman" w:hAnsi="Times New Roman" w:cs="Times New Roman"/>
          <w:sz w:val="28"/>
          <w:szCs w:val="28"/>
        </w:rPr>
        <w:t>,</w:t>
      </w:r>
      <w:r w:rsidR="001679D4">
        <w:rPr>
          <w:rStyle w:val="tlid-translation"/>
          <w:rFonts w:ascii="Times New Roman" w:hAnsi="Times New Roman" w:cs="Times New Roman"/>
          <w:sz w:val="28"/>
          <w:szCs w:val="28"/>
        </w:rPr>
        <w:t xml:space="preserve"> можно выделить три проекции финансовой успешности компании, а именно проекцию ликвидности, проекцию текущей экономической эффективности </w:t>
      </w:r>
      <w:r w:rsidR="00E77174">
        <w:rPr>
          <w:rStyle w:val="tlid-translation"/>
          <w:rFonts w:ascii="Times New Roman" w:hAnsi="Times New Roman" w:cs="Times New Roman"/>
          <w:sz w:val="28"/>
          <w:szCs w:val="28"/>
        </w:rPr>
        <w:t>и проекцию сбалансированности</w:t>
      </w:r>
      <w:r w:rsidR="004F3E30">
        <w:rPr>
          <w:rStyle w:val="a9"/>
          <w:rFonts w:ascii="Times New Roman" w:hAnsi="Times New Roman" w:cs="Times New Roman"/>
          <w:sz w:val="28"/>
          <w:szCs w:val="28"/>
        </w:rPr>
        <w:footnoteReference w:id="31"/>
      </w:r>
      <w:r w:rsidR="00E77174">
        <w:rPr>
          <w:rStyle w:val="tlid-translation"/>
          <w:rFonts w:ascii="Times New Roman" w:hAnsi="Times New Roman" w:cs="Times New Roman"/>
          <w:sz w:val="28"/>
          <w:szCs w:val="28"/>
        </w:rPr>
        <w:t>.</w:t>
      </w:r>
    </w:p>
    <w:p w14:paraId="34C1EA98" w14:textId="65C36BC8" w:rsidR="00E77174" w:rsidRDefault="00E77174" w:rsidP="0000252F">
      <w:pPr>
        <w:spacing w:after="0" w:line="360" w:lineRule="auto"/>
        <w:ind w:firstLine="720"/>
        <w:jc w:val="both"/>
        <w:rPr>
          <w:rFonts w:ascii="Times New Roman" w:hAnsi="Times New Roman" w:cs="Times New Roman"/>
          <w:sz w:val="28"/>
          <w:szCs w:val="28"/>
        </w:rPr>
      </w:pPr>
      <w:r w:rsidRPr="009318B2">
        <w:rPr>
          <w:rFonts w:ascii="Times New Roman" w:hAnsi="Times New Roman" w:cs="Times New Roman"/>
          <w:sz w:val="28"/>
          <w:szCs w:val="28"/>
        </w:rPr>
        <w:lastRenderedPageBreak/>
        <w:t>Проекция ликвидности отражает достаточность поступлений денежных средств и формирования денежных потоков для удовлетворения интересов заинтересованных групп. Главный вопрос, на который должен получить ответ аналитик: способна ли компания генерировать денежные средства, способна ли компания расплачиваться вовремя по операционным и финансовым обязательствам.</w:t>
      </w:r>
      <w:r w:rsidRPr="00E77174">
        <w:rPr>
          <w:rFonts w:ascii="Times New Roman" w:hAnsi="Times New Roman" w:cs="Times New Roman"/>
          <w:sz w:val="28"/>
          <w:szCs w:val="28"/>
        </w:rPr>
        <w:t xml:space="preserve"> </w:t>
      </w:r>
      <w:r>
        <w:rPr>
          <w:rFonts w:ascii="Times New Roman" w:hAnsi="Times New Roman" w:cs="Times New Roman"/>
          <w:sz w:val="28"/>
          <w:szCs w:val="28"/>
        </w:rPr>
        <w:t>В рамках проекции ликвидности рассчитываются такие показатели, как коэффициент текущей ликвидности, коэффициент покрытия процентов, доля краткосрочного долга в общем долге</w:t>
      </w:r>
      <w:r w:rsidR="00223C11">
        <w:rPr>
          <w:rFonts w:ascii="Times New Roman" w:hAnsi="Times New Roman" w:cs="Times New Roman"/>
          <w:sz w:val="28"/>
          <w:szCs w:val="28"/>
        </w:rPr>
        <w:t>.</w:t>
      </w:r>
    </w:p>
    <w:p w14:paraId="150AC880" w14:textId="431695C3" w:rsidR="009724B7" w:rsidRDefault="009724B7"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Коэффициент текущей ликвидности (</w:t>
      </w:r>
      <w:r>
        <w:rPr>
          <w:rFonts w:ascii="Times New Roman" w:hAnsi="Times New Roman" w:cs="Times New Roman"/>
          <w:sz w:val="28"/>
          <w:szCs w:val="28"/>
          <w:lang w:val="en-US"/>
        </w:rPr>
        <w:t>Current</w:t>
      </w:r>
      <w:r w:rsidRPr="009724B7">
        <w:rPr>
          <w:rFonts w:ascii="Times New Roman" w:hAnsi="Times New Roman" w:cs="Times New Roman"/>
          <w:sz w:val="28"/>
          <w:szCs w:val="28"/>
        </w:rPr>
        <w:t xml:space="preserve"> </w:t>
      </w:r>
      <w:r>
        <w:rPr>
          <w:rFonts w:ascii="Times New Roman" w:hAnsi="Times New Roman" w:cs="Times New Roman"/>
          <w:sz w:val="28"/>
          <w:szCs w:val="28"/>
          <w:lang w:val="en-US"/>
        </w:rPr>
        <w:t>Ratio</w:t>
      </w:r>
      <w:r w:rsidRPr="009724B7">
        <w:rPr>
          <w:rFonts w:ascii="Times New Roman" w:hAnsi="Times New Roman" w:cs="Times New Roman"/>
          <w:sz w:val="28"/>
          <w:szCs w:val="28"/>
        </w:rPr>
        <w:t>)</w:t>
      </w:r>
      <w:r>
        <w:rPr>
          <w:rFonts w:ascii="Times New Roman" w:hAnsi="Times New Roman" w:cs="Times New Roman"/>
          <w:sz w:val="28"/>
          <w:szCs w:val="28"/>
        </w:rPr>
        <w:t xml:space="preserve"> показывает достаточно ли у компании ресурсов для выполнения своих краткосрочных обязательств и рассчитывается по формуле, представленной ниже:</w:t>
      </w:r>
    </w:p>
    <w:p w14:paraId="3CBEF2DE" w14:textId="2C233CB5" w:rsidR="009724B7" w:rsidRDefault="009724B7" w:rsidP="00E77174">
      <w:pPr>
        <w:spacing w:after="0" w:line="360" w:lineRule="auto"/>
        <w:ind w:firstLine="720"/>
        <w:jc w:val="both"/>
        <w:rPr>
          <w:rFonts w:ascii="Times New Roman" w:hAnsi="Times New Roman" w:cs="Times New Roman"/>
          <w:sz w:val="28"/>
          <w:szCs w:val="28"/>
        </w:rPr>
      </w:pPr>
      <m:oMathPara>
        <m:oMath>
          <m:r>
            <w:rPr>
              <w:rFonts w:ascii="Cambria Math" w:hAnsi="Cambria Math" w:cs="Times New Roman"/>
              <w:sz w:val="28"/>
              <w:szCs w:val="28"/>
              <w:lang w:val="en-US"/>
            </w:rPr>
            <m:t>Current</m:t>
          </m:r>
          <m:r>
            <w:rPr>
              <w:rFonts w:ascii="Cambria Math" w:hAnsi="Cambria Math" w:cs="Times New Roman"/>
              <w:sz w:val="28"/>
              <w:szCs w:val="28"/>
            </w:rPr>
            <m:t xml:space="preserve"> </m:t>
          </m:r>
          <m:r>
            <w:rPr>
              <w:rFonts w:ascii="Cambria Math" w:hAnsi="Cambria Math" w:cs="Times New Roman"/>
              <w:sz w:val="28"/>
              <w:szCs w:val="28"/>
              <w:lang w:val="en-US"/>
            </w:rPr>
            <m:t>Ratio</m:t>
          </m:r>
          <m:r>
            <w:rPr>
              <w:rFonts w:ascii="Cambria Math" w:hAnsi="Times New Roman" w:cs="Times New Roman"/>
              <w:sz w:val="28"/>
              <w:szCs w:val="28"/>
              <w:lang w:val="en-US"/>
            </w:rPr>
            <m:t xml:space="preserve">= </m:t>
          </m:r>
          <m:f>
            <m:fPr>
              <m:ctrlPr>
                <w:rPr>
                  <w:rFonts w:ascii="Cambria Math" w:hAnsi="Times New Roman" w:cs="Times New Roman"/>
                  <w:sz w:val="28"/>
                  <w:szCs w:val="28"/>
                  <w:lang w:val="en-US"/>
                </w:rPr>
              </m:ctrlPr>
            </m:fPr>
            <m:num>
              <m:r>
                <w:rPr>
                  <w:rFonts w:ascii="Cambria Math" w:hAnsi="Times New Roman" w:cs="Times New Roman"/>
                  <w:sz w:val="28"/>
                  <w:szCs w:val="28"/>
                </w:rPr>
                <m:t>Оборотные</m:t>
              </m:r>
              <m:r>
                <w:rPr>
                  <w:rFonts w:ascii="Cambria Math" w:hAnsi="Times New Roman" w:cs="Times New Roman"/>
                  <w:sz w:val="28"/>
                  <w:szCs w:val="28"/>
                </w:rPr>
                <m:t xml:space="preserve"> </m:t>
              </m:r>
              <m:r>
                <w:rPr>
                  <w:rFonts w:ascii="Cambria Math" w:hAnsi="Times New Roman" w:cs="Times New Roman"/>
                  <w:sz w:val="28"/>
                  <w:szCs w:val="28"/>
                </w:rPr>
                <m:t>активы</m:t>
              </m:r>
            </m:num>
            <m:den>
              <m:r>
                <w:rPr>
                  <w:rFonts w:ascii="Cambria Math" w:hAnsi="Times New Roman" w:cs="Times New Roman"/>
                  <w:sz w:val="28"/>
                  <w:szCs w:val="28"/>
                  <w:lang w:val="en-US"/>
                </w:rPr>
                <m:t>Краткосрочные</m:t>
              </m:r>
              <m:r>
                <w:rPr>
                  <w:rFonts w:ascii="Cambria Math" w:hAnsi="Times New Roman" w:cs="Times New Roman"/>
                  <w:sz w:val="28"/>
                  <w:szCs w:val="28"/>
                  <w:lang w:val="en-US"/>
                </w:rPr>
                <m:t xml:space="preserve"> </m:t>
              </m:r>
              <m:r>
                <w:rPr>
                  <w:rFonts w:ascii="Cambria Math" w:hAnsi="Times New Roman" w:cs="Times New Roman"/>
                  <w:sz w:val="28"/>
                  <w:szCs w:val="28"/>
                  <w:lang w:val="en-US"/>
                </w:rPr>
                <m:t>обязательства</m:t>
              </m:r>
            </m:den>
          </m:f>
        </m:oMath>
      </m:oMathPara>
    </w:p>
    <w:p w14:paraId="5F79B111" w14:textId="0477F6BC" w:rsidR="009724B7" w:rsidRDefault="009724B7"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Коэффициент покрытия процентов (</w:t>
      </w:r>
      <w:r>
        <w:rPr>
          <w:rFonts w:ascii="Times New Roman" w:hAnsi="Times New Roman" w:cs="Times New Roman"/>
          <w:sz w:val="28"/>
          <w:szCs w:val="28"/>
          <w:lang w:val="en-US"/>
        </w:rPr>
        <w:t>ICR</w:t>
      </w:r>
      <w:r>
        <w:rPr>
          <w:rFonts w:ascii="Times New Roman" w:hAnsi="Times New Roman" w:cs="Times New Roman"/>
          <w:sz w:val="28"/>
          <w:szCs w:val="28"/>
        </w:rPr>
        <w:t>)</w:t>
      </w:r>
      <w:r w:rsidRPr="009724B7">
        <w:rPr>
          <w:rFonts w:ascii="Times New Roman" w:hAnsi="Times New Roman" w:cs="Times New Roman"/>
          <w:sz w:val="28"/>
          <w:szCs w:val="28"/>
        </w:rPr>
        <w:t xml:space="preserve"> </w:t>
      </w:r>
      <w:r>
        <w:rPr>
          <w:rFonts w:ascii="Times New Roman" w:hAnsi="Times New Roman" w:cs="Times New Roman"/>
          <w:sz w:val="28"/>
          <w:szCs w:val="28"/>
        </w:rPr>
        <w:t>отражает способность компании выполнять свои процентные платежи и рассчитывается по формуле, представленной ниже:</w:t>
      </w:r>
    </w:p>
    <w:p w14:paraId="094133BC" w14:textId="3790EEC9" w:rsidR="009724B7" w:rsidRPr="009724B7" w:rsidRDefault="009724B7" w:rsidP="00E77174">
      <w:pPr>
        <w:spacing w:after="0" w:line="360" w:lineRule="auto"/>
        <w:ind w:firstLine="720"/>
        <w:jc w:val="both"/>
        <w:rPr>
          <w:rFonts w:ascii="Times New Roman" w:hAnsi="Times New Roman" w:cs="Times New Roman"/>
          <w:i/>
          <w:sz w:val="28"/>
          <w:szCs w:val="28"/>
        </w:rPr>
      </w:pPr>
      <m:oMathPara>
        <m:oMath>
          <m:r>
            <w:rPr>
              <w:rFonts w:ascii="Cambria Math" w:hAnsi="Cambria Math" w:cs="Times New Roman"/>
              <w:sz w:val="28"/>
              <w:szCs w:val="28"/>
            </w:rPr>
            <m:t xml:space="preserve">ICR= </m:t>
          </m:r>
          <m:f>
            <m:fPr>
              <m:ctrlPr>
                <w:rPr>
                  <w:rFonts w:ascii="Cambria Math" w:hAnsi="Cambria Math" w:cs="Times New Roman"/>
                  <w:i/>
                  <w:sz w:val="28"/>
                  <w:szCs w:val="28"/>
                </w:rPr>
              </m:ctrlPr>
            </m:fPr>
            <m:num>
              <m:r>
                <w:rPr>
                  <w:rFonts w:ascii="Cambria Math" w:hAnsi="Cambria Math" w:cs="Times New Roman"/>
                  <w:sz w:val="28"/>
                  <w:szCs w:val="28"/>
                </w:rPr>
                <m:t>Операционная прибыль</m:t>
              </m:r>
            </m:num>
            <m:den>
              <m:r>
                <w:rPr>
                  <w:rFonts w:ascii="Cambria Math" w:hAnsi="Cambria Math" w:cs="Times New Roman"/>
                  <w:sz w:val="28"/>
                  <w:szCs w:val="28"/>
                </w:rPr>
                <m:t>Процентные расходы</m:t>
              </m:r>
            </m:den>
          </m:f>
        </m:oMath>
      </m:oMathPara>
    </w:p>
    <w:p w14:paraId="1B0E2CD0" w14:textId="4E256677" w:rsidR="009724B7" w:rsidRDefault="009724B7"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Доля краткосрочного долга в общем долге рассчитывается по формуле, представленной ниже:</w:t>
      </w:r>
    </w:p>
    <w:p w14:paraId="0BD8CE15" w14:textId="48B9C69F" w:rsidR="009724B7" w:rsidRPr="009724B7" w:rsidRDefault="009724B7" w:rsidP="00E77174">
      <w:pPr>
        <w:spacing w:after="0" w:line="360" w:lineRule="auto"/>
        <w:ind w:firstLine="720"/>
        <w:jc w:val="both"/>
        <w:rPr>
          <w:rFonts w:ascii="Times New Roman" w:hAnsi="Times New Roman" w:cs="Times New Roman"/>
          <w:i/>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STD=</m:t>
          </m:r>
          <m:f>
            <m:fPr>
              <m:ctrlPr>
                <w:rPr>
                  <w:rFonts w:ascii="Cambria Math" w:hAnsi="Cambria Math" w:cs="Times New Roman"/>
                  <w:i/>
                  <w:sz w:val="28"/>
                  <w:szCs w:val="28"/>
                  <w:lang w:val="en-US"/>
                </w:rPr>
              </m:ctrlPr>
            </m:fPr>
            <m:num>
              <m:r>
                <w:rPr>
                  <w:rFonts w:ascii="Cambria Math" w:hAnsi="Cambria Math" w:cs="Times New Roman"/>
                  <w:sz w:val="28"/>
                  <w:szCs w:val="28"/>
                </w:rPr>
                <m:t>Краткосрочные обязательства</m:t>
              </m:r>
            </m:num>
            <m:den>
              <m:r>
                <w:rPr>
                  <w:rFonts w:ascii="Cambria Math" w:hAnsi="Cambria Math" w:cs="Times New Roman"/>
                  <w:sz w:val="28"/>
                  <w:szCs w:val="28"/>
                  <w:lang w:val="en-US"/>
                </w:rPr>
                <m:t>Долгосрочные обязательства</m:t>
              </m:r>
            </m:den>
          </m:f>
        </m:oMath>
      </m:oMathPara>
    </w:p>
    <w:p w14:paraId="2E88600B" w14:textId="4726566D" w:rsidR="00223C11" w:rsidRDefault="00E77174" w:rsidP="00E77174">
      <w:pPr>
        <w:spacing w:after="0" w:line="360" w:lineRule="auto"/>
        <w:ind w:firstLine="720"/>
        <w:jc w:val="both"/>
        <w:rPr>
          <w:rFonts w:ascii="Times New Roman" w:hAnsi="Times New Roman" w:cs="Times New Roman"/>
          <w:sz w:val="28"/>
          <w:szCs w:val="28"/>
        </w:rPr>
      </w:pPr>
      <w:r w:rsidRPr="009318B2">
        <w:rPr>
          <w:rFonts w:ascii="Times New Roman" w:hAnsi="Times New Roman" w:cs="Times New Roman"/>
          <w:sz w:val="28"/>
          <w:szCs w:val="28"/>
        </w:rPr>
        <w:t>Проекция текущей эффективности позволяет сопоставить текущие затраты ресурсов, выраженные в денежной форме с получаемыми текущими выгодами. Главный вопрос: насколько эффективно используются ресурсы.</w:t>
      </w:r>
      <w:r w:rsidR="00223C11">
        <w:rPr>
          <w:rFonts w:ascii="Times New Roman" w:hAnsi="Times New Roman" w:cs="Times New Roman"/>
          <w:sz w:val="28"/>
          <w:szCs w:val="28"/>
        </w:rPr>
        <w:t xml:space="preserve"> В рамках проекции текущей эффективности рассчитываются такие показатели, как коэффициенты рентабельности, темп</w:t>
      </w:r>
      <w:r w:rsidR="007C2195">
        <w:rPr>
          <w:rFonts w:ascii="Times New Roman" w:hAnsi="Times New Roman" w:cs="Times New Roman"/>
          <w:sz w:val="28"/>
          <w:szCs w:val="28"/>
        </w:rPr>
        <w:t>ы</w:t>
      </w:r>
      <w:r w:rsidR="00223C11">
        <w:rPr>
          <w:rFonts w:ascii="Times New Roman" w:hAnsi="Times New Roman" w:cs="Times New Roman"/>
          <w:sz w:val="28"/>
          <w:szCs w:val="28"/>
        </w:rPr>
        <w:t xml:space="preserve"> роста основных доходных статей отчета о прибылях и убытках</w:t>
      </w:r>
      <w:r w:rsidR="00EA4626" w:rsidRPr="00EA4626">
        <w:rPr>
          <w:rFonts w:ascii="Times New Roman" w:hAnsi="Times New Roman" w:cs="Times New Roman"/>
          <w:sz w:val="28"/>
          <w:szCs w:val="28"/>
        </w:rPr>
        <w:t>,</w:t>
      </w:r>
      <w:r w:rsidR="00223C11" w:rsidRPr="00223C11">
        <w:rPr>
          <w:rFonts w:ascii="Times New Roman" w:hAnsi="Times New Roman" w:cs="Times New Roman"/>
          <w:sz w:val="28"/>
          <w:szCs w:val="28"/>
        </w:rPr>
        <w:t xml:space="preserve"> </w:t>
      </w:r>
      <w:r w:rsidR="00E05F1A">
        <w:rPr>
          <w:rFonts w:ascii="Times New Roman" w:hAnsi="Times New Roman" w:cs="Times New Roman"/>
          <w:sz w:val="28"/>
          <w:szCs w:val="28"/>
        </w:rPr>
        <w:t>экономическая добавленная стоимость</w:t>
      </w:r>
      <w:r w:rsidR="00223C11">
        <w:rPr>
          <w:rFonts w:ascii="Times New Roman" w:hAnsi="Times New Roman" w:cs="Times New Roman"/>
          <w:sz w:val="28"/>
          <w:szCs w:val="28"/>
        </w:rPr>
        <w:t xml:space="preserve"> (</w:t>
      </w:r>
      <w:r w:rsidR="00E05F1A">
        <w:rPr>
          <w:rFonts w:ascii="Times New Roman" w:hAnsi="Times New Roman" w:cs="Times New Roman"/>
          <w:sz w:val="28"/>
          <w:szCs w:val="28"/>
          <w:lang w:val="en-US"/>
        </w:rPr>
        <w:t>EVA</w:t>
      </w:r>
      <w:r w:rsidR="00223C11">
        <w:rPr>
          <w:rFonts w:ascii="Times New Roman" w:hAnsi="Times New Roman" w:cs="Times New Roman"/>
          <w:sz w:val="28"/>
          <w:szCs w:val="28"/>
        </w:rPr>
        <w:t>)</w:t>
      </w:r>
      <w:r w:rsidR="00EA4626" w:rsidRPr="00EA4626">
        <w:rPr>
          <w:rFonts w:ascii="Times New Roman" w:hAnsi="Times New Roman" w:cs="Times New Roman"/>
          <w:sz w:val="28"/>
          <w:szCs w:val="28"/>
        </w:rPr>
        <w:t xml:space="preserve"> </w:t>
      </w:r>
      <w:r w:rsidR="00EA4626">
        <w:rPr>
          <w:rFonts w:ascii="Times New Roman" w:hAnsi="Times New Roman" w:cs="Times New Roman"/>
          <w:sz w:val="28"/>
          <w:szCs w:val="28"/>
        </w:rPr>
        <w:t>и</w:t>
      </w:r>
      <w:r w:rsidR="00F2184E" w:rsidRPr="00F2184E">
        <w:rPr>
          <w:rFonts w:ascii="Times New Roman" w:hAnsi="Times New Roman" w:cs="Times New Roman"/>
          <w:sz w:val="28"/>
          <w:szCs w:val="28"/>
        </w:rPr>
        <w:t xml:space="preserve"> </w:t>
      </w:r>
      <w:r w:rsidR="00F2184E">
        <w:rPr>
          <w:rFonts w:ascii="Times New Roman" w:hAnsi="Times New Roman" w:cs="Times New Roman"/>
          <w:sz w:val="28"/>
          <w:szCs w:val="28"/>
        </w:rPr>
        <w:t>коэффициент недооценки</w:t>
      </w:r>
      <w:r w:rsidR="00223C11">
        <w:rPr>
          <w:rFonts w:ascii="Times New Roman" w:hAnsi="Times New Roman" w:cs="Times New Roman"/>
          <w:sz w:val="28"/>
          <w:szCs w:val="28"/>
        </w:rPr>
        <w:t>.</w:t>
      </w:r>
    </w:p>
    <w:p w14:paraId="641DF564" w14:textId="5A9B75BF" w:rsidR="009724B7" w:rsidRDefault="000953C7"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Норма</w:t>
      </w:r>
      <w:r w:rsidR="009724B7">
        <w:rPr>
          <w:rFonts w:ascii="Times New Roman" w:hAnsi="Times New Roman" w:cs="Times New Roman"/>
          <w:sz w:val="28"/>
          <w:szCs w:val="28"/>
        </w:rPr>
        <w:t xml:space="preserve"> операционной прибыли</w:t>
      </w:r>
      <w:r w:rsidR="005D4269">
        <w:rPr>
          <w:rFonts w:ascii="Times New Roman" w:hAnsi="Times New Roman" w:cs="Times New Roman"/>
          <w:sz w:val="28"/>
          <w:szCs w:val="28"/>
        </w:rPr>
        <w:t xml:space="preserve"> отражае</w:t>
      </w:r>
      <w:r>
        <w:rPr>
          <w:rFonts w:ascii="Times New Roman" w:hAnsi="Times New Roman" w:cs="Times New Roman"/>
          <w:sz w:val="28"/>
          <w:szCs w:val="28"/>
        </w:rPr>
        <w:t>т долю операционной прибыли в общих доходах компании</w:t>
      </w:r>
      <w:r w:rsidR="005D4269">
        <w:rPr>
          <w:rFonts w:ascii="Times New Roman" w:hAnsi="Times New Roman" w:cs="Times New Roman"/>
          <w:sz w:val="28"/>
          <w:szCs w:val="28"/>
        </w:rPr>
        <w:t xml:space="preserve"> и рассчитывается по формуле</w:t>
      </w:r>
      <w:r>
        <w:rPr>
          <w:rFonts w:ascii="Times New Roman" w:hAnsi="Times New Roman" w:cs="Times New Roman"/>
          <w:sz w:val="28"/>
          <w:szCs w:val="28"/>
        </w:rPr>
        <w:t>:</w:t>
      </w:r>
    </w:p>
    <w:p w14:paraId="0AF45E80" w14:textId="4EFD27A5" w:rsidR="000953C7" w:rsidRDefault="000953C7" w:rsidP="00E77174">
      <w:pPr>
        <w:spacing w:after="0" w:line="360" w:lineRule="auto"/>
        <w:ind w:firstLine="720"/>
        <w:jc w:val="both"/>
        <w:rPr>
          <w:rFonts w:ascii="Times New Roman" w:hAnsi="Times New Roman" w:cs="Times New Roman"/>
          <w:sz w:val="28"/>
          <w:szCs w:val="28"/>
        </w:rPr>
      </w:pPr>
      <m:oMathPara>
        <m:oMath>
          <m:r>
            <w:rPr>
              <w:rFonts w:ascii="Cambria Math" w:hAnsi="Cambria Math" w:cs="Times New Roman"/>
              <w:sz w:val="28"/>
              <w:szCs w:val="28"/>
            </w:rPr>
            <m:t xml:space="preserve">НОП= </m:t>
          </m:r>
          <m:f>
            <m:fPr>
              <m:ctrlPr>
                <w:rPr>
                  <w:rFonts w:ascii="Cambria Math" w:hAnsi="Cambria Math" w:cs="Times New Roman"/>
                  <w:i/>
                  <w:sz w:val="28"/>
                  <w:szCs w:val="28"/>
                </w:rPr>
              </m:ctrlPr>
            </m:fPr>
            <m:num>
              <m:r>
                <w:rPr>
                  <w:rFonts w:ascii="Cambria Math" w:hAnsi="Cambria Math" w:cs="Times New Roman"/>
                  <w:sz w:val="28"/>
                  <w:szCs w:val="28"/>
                </w:rPr>
                <m:t>Операционная прибыль</m:t>
              </m:r>
            </m:num>
            <m:den>
              <m:r>
                <w:rPr>
                  <w:rFonts w:ascii="Cambria Math" w:hAnsi="Cambria Math" w:cs="Times New Roman"/>
                  <w:sz w:val="28"/>
                  <w:szCs w:val="28"/>
                </w:rPr>
                <m:t>Выручка</m:t>
              </m:r>
            </m:den>
          </m:f>
        </m:oMath>
      </m:oMathPara>
    </w:p>
    <w:p w14:paraId="35BEC752" w14:textId="68613045" w:rsidR="00FA6FEE" w:rsidRDefault="00FA6FEE" w:rsidP="00E77174">
      <w:pPr>
        <w:spacing w:after="0" w:line="360" w:lineRule="auto"/>
        <w:ind w:firstLine="720"/>
        <w:jc w:val="both"/>
        <w:rPr>
          <w:rFonts w:ascii="Times New Roman" w:hAnsi="Times New Roman" w:cs="Times New Roman"/>
          <w:sz w:val="28"/>
          <w:szCs w:val="28"/>
        </w:rPr>
      </w:pPr>
      <w:r w:rsidRPr="00FA6FEE">
        <w:rPr>
          <w:rFonts w:ascii="Times New Roman" w:hAnsi="Times New Roman" w:cs="Times New Roman"/>
          <w:sz w:val="28"/>
          <w:szCs w:val="28"/>
        </w:rPr>
        <w:t xml:space="preserve">Рентабельность </w:t>
      </w:r>
      <w:r>
        <w:rPr>
          <w:rFonts w:ascii="Times New Roman" w:hAnsi="Times New Roman" w:cs="Times New Roman"/>
          <w:sz w:val="28"/>
          <w:szCs w:val="28"/>
        </w:rPr>
        <w:t>задействованного</w:t>
      </w:r>
      <w:r w:rsidRPr="00FA6FEE">
        <w:rPr>
          <w:rFonts w:ascii="Times New Roman" w:hAnsi="Times New Roman" w:cs="Times New Roman"/>
          <w:sz w:val="28"/>
          <w:szCs w:val="28"/>
        </w:rPr>
        <w:t xml:space="preserve"> капитала (ROCE) — это финансовый коэффициент, который измеряет прибыльность компании и эффективность использования ее капитала. Другими словами, коэффициент измеряет, насколько хорошо компания получает прибыль от своего капитала. Коэффициент ROCE считается важным показателем рентабельности и часто используется инвесторами при отборе подходящих кандидатов для инвестиций.</w:t>
      </w:r>
      <w:r w:rsidR="00587859">
        <w:rPr>
          <w:rFonts w:ascii="Times New Roman" w:hAnsi="Times New Roman" w:cs="Times New Roman"/>
          <w:sz w:val="28"/>
          <w:szCs w:val="28"/>
        </w:rPr>
        <w:t xml:space="preserve"> Рентабельность задействованного капитала рассчитывается по формуле:</w:t>
      </w:r>
    </w:p>
    <w:p w14:paraId="7385C851" w14:textId="3B5CFC75" w:rsidR="00587859" w:rsidRDefault="00587859" w:rsidP="00E77174">
      <w:pPr>
        <w:spacing w:after="0" w:line="360" w:lineRule="auto"/>
        <w:ind w:firstLine="720"/>
        <w:jc w:val="both"/>
        <w:rPr>
          <w:rFonts w:ascii="Times New Roman" w:hAnsi="Times New Roman" w:cs="Times New Roman"/>
          <w:sz w:val="28"/>
          <w:szCs w:val="28"/>
        </w:rPr>
      </w:pPr>
      <m:oMathPara>
        <m:oMath>
          <m:r>
            <w:rPr>
              <w:rFonts w:ascii="Cambria Math" w:hAnsi="Cambria Math" w:cs="Times New Roman"/>
              <w:sz w:val="28"/>
              <w:szCs w:val="28"/>
            </w:rPr>
            <m:t xml:space="preserve">ROCE= </m:t>
          </m:r>
          <m:f>
            <m:fPr>
              <m:ctrlPr>
                <w:rPr>
                  <w:rFonts w:ascii="Cambria Math" w:hAnsi="Cambria Math" w:cs="Times New Roman"/>
                  <w:i/>
                  <w:sz w:val="28"/>
                  <w:szCs w:val="28"/>
                </w:rPr>
              </m:ctrlPr>
            </m:fPr>
            <m:num>
              <m:r>
                <w:rPr>
                  <w:rFonts w:ascii="Cambria Math" w:hAnsi="Cambria Math" w:cs="Times New Roman"/>
                  <w:sz w:val="28"/>
                  <w:szCs w:val="28"/>
                </w:rPr>
                <m:t>Операционная прибыль</m:t>
              </m:r>
            </m:num>
            <m:den>
              <m:r>
                <w:rPr>
                  <w:rFonts w:ascii="Cambria Math" w:hAnsi="Cambria Math" w:cs="Times New Roman"/>
                  <w:sz w:val="28"/>
                  <w:szCs w:val="28"/>
                </w:rPr>
                <m:t>Активы-Краткосрочные обязательства</m:t>
              </m:r>
            </m:den>
          </m:f>
        </m:oMath>
      </m:oMathPara>
    </w:p>
    <w:p w14:paraId="7F123B39" w14:textId="7E26A7DF" w:rsidR="005D4269" w:rsidRDefault="00006AC5" w:rsidP="00E77174">
      <w:pPr>
        <w:spacing w:after="0" w:line="360" w:lineRule="auto"/>
        <w:ind w:firstLine="720"/>
        <w:jc w:val="both"/>
        <w:rPr>
          <w:rFonts w:ascii="Times New Roman" w:hAnsi="Times New Roman" w:cs="Times New Roman"/>
          <w:sz w:val="28"/>
          <w:szCs w:val="28"/>
        </w:rPr>
      </w:pPr>
      <w:r w:rsidRPr="00006AC5">
        <w:rPr>
          <w:rFonts w:ascii="Times New Roman" w:hAnsi="Times New Roman" w:cs="Times New Roman"/>
          <w:sz w:val="28"/>
          <w:szCs w:val="28"/>
        </w:rPr>
        <w:t>Экономическая добавленная стоимость (</w:t>
      </w:r>
      <w:r w:rsidRPr="00006AC5">
        <w:rPr>
          <w:rFonts w:ascii="Times New Roman" w:hAnsi="Times New Roman" w:cs="Times New Roman"/>
          <w:sz w:val="28"/>
          <w:szCs w:val="28"/>
          <w:lang w:val="en-US"/>
        </w:rPr>
        <w:t>EVA</w:t>
      </w:r>
      <w:r w:rsidRPr="00006AC5">
        <w:rPr>
          <w:rFonts w:ascii="Times New Roman" w:hAnsi="Times New Roman" w:cs="Times New Roman"/>
          <w:sz w:val="28"/>
          <w:szCs w:val="28"/>
        </w:rPr>
        <w:t xml:space="preserve">) — </w:t>
      </w:r>
      <w:r>
        <w:rPr>
          <w:rFonts w:ascii="Times New Roman" w:hAnsi="Times New Roman" w:cs="Times New Roman"/>
          <w:sz w:val="28"/>
          <w:szCs w:val="28"/>
        </w:rPr>
        <w:t>один из</w:t>
      </w:r>
      <w:r w:rsidRPr="00006AC5">
        <w:rPr>
          <w:rFonts w:ascii="Times New Roman" w:hAnsi="Times New Roman" w:cs="Times New Roman"/>
          <w:sz w:val="28"/>
          <w:szCs w:val="28"/>
        </w:rPr>
        <w:t xml:space="preserve"> финансовых показателей компании, основанн</w:t>
      </w:r>
      <w:r>
        <w:rPr>
          <w:rFonts w:ascii="Times New Roman" w:hAnsi="Times New Roman" w:cs="Times New Roman"/>
          <w:sz w:val="28"/>
          <w:szCs w:val="28"/>
        </w:rPr>
        <w:t>ый</w:t>
      </w:r>
      <w:r w:rsidRPr="00006AC5">
        <w:rPr>
          <w:rFonts w:ascii="Times New Roman" w:hAnsi="Times New Roman" w:cs="Times New Roman"/>
          <w:sz w:val="28"/>
          <w:szCs w:val="28"/>
        </w:rPr>
        <w:t xml:space="preserve"> на остаточно</w:t>
      </w:r>
      <w:r>
        <w:rPr>
          <w:rFonts w:ascii="Times New Roman" w:hAnsi="Times New Roman" w:cs="Times New Roman"/>
          <w:sz w:val="28"/>
          <w:szCs w:val="28"/>
        </w:rPr>
        <w:t>й</w:t>
      </w:r>
      <w:r w:rsidRPr="00006AC5">
        <w:rPr>
          <w:rFonts w:ascii="Times New Roman" w:hAnsi="Times New Roman" w:cs="Times New Roman"/>
          <w:sz w:val="28"/>
          <w:szCs w:val="28"/>
        </w:rPr>
        <w:t xml:space="preserve"> </w:t>
      </w:r>
      <w:r>
        <w:rPr>
          <w:rFonts w:ascii="Times New Roman" w:hAnsi="Times New Roman" w:cs="Times New Roman"/>
          <w:sz w:val="28"/>
          <w:szCs w:val="28"/>
        </w:rPr>
        <w:t>стоимости</w:t>
      </w:r>
      <w:r w:rsidRPr="00006AC5">
        <w:rPr>
          <w:rFonts w:ascii="Times New Roman" w:hAnsi="Times New Roman" w:cs="Times New Roman"/>
          <w:sz w:val="28"/>
          <w:szCs w:val="28"/>
        </w:rPr>
        <w:t>, рассчитанно</w:t>
      </w:r>
      <w:r>
        <w:rPr>
          <w:rFonts w:ascii="Times New Roman" w:hAnsi="Times New Roman" w:cs="Times New Roman"/>
          <w:sz w:val="28"/>
          <w:szCs w:val="28"/>
        </w:rPr>
        <w:t>й</w:t>
      </w:r>
      <w:r w:rsidRPr="00006AC5">
        <w:rPr>
          <w:rFonts w:ascii="Times New Roman" w:hAnsi="Times New Roman" w:cs="Times New Roman"/>
          <w:sz w:val="28"/>
          <w:szCs w:val="28"/>
        </w:rPr>
        <w:t xml:space="preserve"> путем вычета стоимости</w:t>
      </w:r>
      <w:r>
        <w:rPr>
          <w:rFonts w:ascii="Times New Roman" w:hAnsi="Times New Roman" w:cs="Times New Roman"/>
          <w:sz w:val="28"/>
          <w:szCs w:val="28"/>
        </w:rPr>
        <w:t xml:space="preserve"> привлечения</w:t>
      </w:r>
      <w:r w:rsidRPr="00006AC5">
        <w:rPr>
          <w:rFonts w:ascii="Times New Roman" w:hAnsi="Times New Roman" w:cs="Times New Roman"/>
          <w:sz w:val="28"/>
          <w:szCs w:val="28"/>
        </w:rPr>
        <w:t xml:space="preserve"> капитала</w:t>
      </w:r>
      <w:r>
        <w:rPr>
          <w:rFonts w:ascii="Times New Roman" w:hAnsi="Times New Roman" w:cs="Times New Roman"/>
          <w:sz w:val="28"/>
          <w:szCs w:val="28"/>
        </w:rPr>
        <w:t xml:space="preserve"> компании</w:t>
      </w:r>
      <w:r w:rsidRPr="00006AC5">
        <w:rPr>
          <w:rFonts w:ascii="Times New Roman" w:hAnsi="Times New Roman" w:cs="Times New Roman"/>
          <w:sz w:val="28"/>
          <w:szCs w:val="28"/>
        </w:rPr>
        <w:t xml:space="preserve"> из ее операционной прибыли, скорректированной на налоги на кассовой основе. Эта мера была разработана консалтинговой фирмой </w:t>
      </w:r>
      <w:r w:rsidRPr="00006AC5">
        <w:rPr>
          <w:rFonts w:ascii="Times New Roman" w:hAnsi="Times New Roman" w:cs="Times New Roman"/>
          <w:sz w:val="28"/>
          <w:szCs w:val="28"/>
          <w:lang w:val="en-US"/>
        </w:rPr>
        <w:t>Stern</w:t>
      </w:r>
      <w:r w:rsidRPr="00006AC5">
        <w:rPr>
          <w:rFonts w:ascii="Times New Roman" w:hAnsi="Times New Roman" w:cs="Times New Roman"/>
          <w:sz w:val="28"/>
          <w:szCs w:val="28"/>
        </w:rPr>
        <w:t xml:space="preserve"> </w:t>
      </w:r>
      <w:r w:rsidRPr="00006AC5">
        <w:rPr>
          <w:rFonts w:ascii="Times New Roman" w:hAnsi="Times New Roman" w:cs="Times New Roman"/>
          <w:sz w:val="28"/>
          <w:szCs w:val="28"/>
          <w:lang w:val="en-US"/>
        </w:rPr>
        <w:t>Value</w:t>
      </w:r>
      <w:r w:rsidRPr="00006AC5">
        <w:rPr>
          <w:rFonts w:ascii="Times New Roman" w:hAnsi="Times New Roman" w:cs="Times New Roman"/>
          <w:sz w:val="28"/>
          <w:szCs w:val="28"/>
        </w:rPr>
        <w:t xml:space="preserve"> </w:t>
      </w:r>
      <w:r w:rsidRPr="00006AC5">
        <w:rPr>
          <w:rFonts w:ascii="Times New Roman" w:hAnsi="Times New Roman" w:cs="Times New Roman"/>
          <w:sz w:val="28"/>
          <w:szCs w:val="28"/>
          <w:lang w:val="en-US"/>
        </w:rPr>
        <w:t>Management</w:t>
      </w:r>
      <w:r w:rsidRPr="00006AC5">
        <w:rPr>
          <w:rFonts w:ascii="Times New Roman" w:hAnsi="Times New Roman" w:cs="Times New Roman"/>
          <w:sz w:val="28"/>
          <w:szCs w:val="28"/>
        </w:rPr>
        <w:t xml:space="preserve">, изначально входившей в состав </w:t>
      </w:r>
      <w:r w:rsidRPr="00006AC5">
        <w:rPr>
          <w:rFonts w:ascii="Times New Roman" w:hAnsi="Times New Roman" w:cs="Times New Roman"/>
          <w:sz w:val="28"/>
          <w:szCs w:val="28"/>
          <w:lang w:val="en-US"/>
        </w:rPr>
        <w:t>Stern</w:t>
      </w:r>
      <w:r w:rsidRPr="00006AC5">
        <w:rPr>
          <w:rFonts w:ascii="Times New Roman" w:hAnsi="Times New Roman" w:cs="Times New Roman"/>
          <w:sz w:val="28"/>
          <w:szCs w:val="28"/>
        </w:rPr>
        <w:t xml:space="preserve"> </w:t>
      </w:r>
      <w:r w:rsidRPr="00006AC5">
        <w:rPr>
          <w:rFonts w:ascii="Times New Roman" w:hAnsi="Times New Roman" w:cs="Times New Roman"/>
          <w:sz w:val="28"/>
          <w:szCs w:val="28"/>
          <w:lang w:val="en-US"/>
        </w:rPr>
        <w:t>Stewart</w:t>
      </w:r>
      <w:r w:rsidRPr="00006AC5">
        <w:rPr>
          <w:rFonts w:ascii="Times New Roman" w:hAnsi="Times New Roman" w:cs="Times New Roman"/>
          <w:sz w:val="28"/>
          <w:szCs w:val="28"/>
        </w:rPr>
        <w:t xml:space="preserve"> &amp; </w:t>
      </w:r>
      <w:r w:rsidRPr="00006AC5">
        <w:rPr>
          <w:rFonts w:ascii="Times New Roman" w:hAnsi="Times New Roman" w:cs="Times New Roman"/>
          <w:sz w:val="28"/>
          <w:szCs w:val="28"/>
          <w:lang w:val="en-US"/>
        </w:rPr>
        <w:t>Co</w:t>
      </w:r>
      <w:r w:rsidRPr="00006AC5">
        <w:rPr>
          <w:rFonts w:ascii="Times New Roman" w:hAnsi="Times New Roman" w:cs="Times New Roman"/>
          <w:sz w:val="28"/>
          <w:szCs w:val="28"/>
        </w:rPr>
        <w:t>.</w:t>
      </w:r>
      <w:r>
        <w:rPr>
          <w:rStyle w:val="a9"/>
          <w:rFonts w:ascii="Times New Roman" w:hAnsi="Times New Roman" w:cs="Times New Roman"/>
          <w:sz w:val="28"/>
          <w:szCs w:val="28"/>
        </w:rPr>
        <w:footnoteReference w:id="32"/>
      </w:r>
      <w:r w:rsidRPr="00006AC5">
        <w:rPr>
          <w:rFonts w:ascii="Times New Roman" w:hAnsi="Times New Roman" w:cs="Times New Roman"/>
          <w:sz w:val="28"/>
          <w:szCs w:val="28"/>
        </w:rPr>
        <w:t xml:space="preserve"> </w:t>
      </w:r>
      <w:r>
        <w:rPr>
          <w:rFonts w:ascii="Times New Roman" w:hAnsi="Times New Roman" w:cs="Times New Roman"/>
          <w:sz w:val="28"/>
          <w:szCs w:val="28"/>
        </w:rPr>
        <w:t>Показатель рассчитывается</w:t>
      </w:r>
      <w:r w:rsidR="00274279">
        <w:rPr>
          <w:rFonts w:ascii="Times New Roman" w:hAnsi="Times New Roman" w:cs="Times New Roman"/>
          <w:sz w:val="28"/>
          <w:szCs w:val="28"/>
        </w:rPr>
        <w:t xml:space="preserve"> по формуле</w:t>
      </w:r>
      <w:r>
        <w:rPr>
          <w:rFonts w:ascii="Times New Roman" w:hAnsi="Times New Roman" w:cs="Times New Roman"/>
          <w:sz w:val="28"/>
          <w:szCs w:val="28"/>
        </w:rPr>
        <w:t>:</w:t>
      </w:r>
    </w:p>
    <w:p w14:paraId="48097503" w14:textId="32BE50D4" w:rsidR="00006AC5" w:rsidRPr="00274279" w:rsidRDefault="00006AC5" w:rsidP="00E77174">
      <w:pPr>
        <w:spacing w:after="0" w:line="360" w:lineRule="auto"/>
        <w:ind w:firstLine="720"/>
        <w:jc w:val="both"/>
        <w:rPr>
          <w:rFonts w:ascii="Times New Roman" w:hAnsi="Times New Roman" w:cs="Times New Roman"/>
          <w:i/>
          <w:sz w:val="28"/>
          <w:szCs w:val="28"/>
        </w:rPr>
      </w:pPr>
      <m:oMathPara>
        <m:oMath>
          <m:r>
            <w:rPr>
              <w:rFonts w:ascii="Cambria Math" w:hAnsi="Cambria Math" w:cs="Times New Roman"/>
              <w:sz w:val="28"/>
              <w:szCs w:val="28"/>
            </w:rPr>
            <m:t>EVA=</m:t>
          </m:r>
          <m:d>
            <m:dPr>
              <m:ctrlPr>
                <w:rPr>
                  <w:rFonts w:ascii="Cambria Math" w:hAnsi="Cambria Math" w:cs="Times New Roman"/>
                  <w:i/>
                  <w:sz w:val="28"/>
                  <w:szCs w:val="28"/>
                </w:rPr>
              </m:ctrlPr>
            </m:dPr>
            <m:e>
              <m:r>
                <w:rPr>
                  <w:rFonts w:ascii="Cambria Math" w:hAnsi="Cambria Math" w:cs="Times New Roman"/>
                  <w:sz w:val="28"/>
                  <w:szCs w:val="28"/>
                </w:rPr>
                <m:t>ROIC-WACC</m:t>
              </m:r>
            </m:e>
          </m:d>
          <m:r>
            <w:rPr>
              <w:rFonts w:ascii="Cambria Math" w:hAnsi="Cambria Math" w:cs="Times New Roman"/>
              <w:sz w:val="28"/>
              <w:szCs w:val="28"/>
            </w:rPr>
            <m:t>×</m:t>
          </m:r>
          <m:r>
            <m:rPr>
              <m:sty m:val="p"/>
            </m:rPr>
            <w:rPr>
              <w:rFonts w:ascii="Cambria Math" w:hAnsi="Cambria Math" w:cs="Times New Roman"/>
              <w:sz w:val="28"/>
              <w:szCs w:val="28"/>
              <w:lang w:val="en-US"/>
            </w:rPr>
            <m:t>Invested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Capital</m:t>
          </m:r>
        </m:oMath>
      </m:oMathPara>
    </w:p>
    <w:p w14:paraId="20AE3A15" w14:textId="55907847" w:rsidR="00006AC5" w:rsidRPr="00985326" w:rsidRDefault="00AF60CC" w:rsidP="00006AC5">
      <w:pPr>
        <w:spacing w:after="0" w:line="360" w:lineRule="auto"/>
        <w:ind w:firstLine="720"/>
        <w:jc w:val="both"/>
        <w:rPr>
          <w:rFonts w:ascii="Times New Roman" w:hAnsi="Times New Roman" w:cs="Times New Roman"/>
          <w:i/>
          <w:iCs/>
          <w:sz w:val="28"/>
          <w:szCs w:val="28"/>
        </w:rPr>
      </w:pPr>
      <w:r>
        <w:rPr>
          <w:rFonts w:ascii="Times New Roman" w:hAnsi="Times New Roman" w:cs="Times New Roman"/>
          <w:i/>
          <w:iCs/>
          <w:sz w:val="28"/>
          <w:szCs w:val="28"/>
        </w:rPr>
        <w:t>г</w:t>
      </w:r>
      <w:r w:rsidR="00006AC5" w:rsidRPr="00985326">
        <w:rPr>
          <w:rFonts w:ascii="Times New Roman" w:hAnsi="Times New Roman" w:cs="Times New Roman"/>
          <w:i/>
          <w:iCs/>
          <w:sz w:val="28"/>
          <w:szCs w:val="28"/>
        </w:rPr>
        <w:t>де:</w:t>
      </w:r>
    </w:p>
    <w:p w14:paraId="0DBD0AA0" w14:textId="500493D3" w:rsidR="00274279" w:rsidRDefault="00274279" w:rsidP="00985326">
      <w:pPr>
        <w:spacing w:after="0" w:line="360" w:lineRule="auto"/>
        <w:ind w:firstLine="720"/>
        <w:jc w:val="both"/>
        <w:rPr>
          <w:rFonts w:ascii="Times New Roman" w:hAnsi="Times New Roman" w:cs="Times New Roman"/>
          <w:i/>
          <w:iCs/>
          <w:sz w:val="28"/>
          <w:szCs w:val="28"/>
        </w:rPr>
      </w:pPr>
      <w:r w:rsidRPr="00985326">
        <w:rPr>
          <w:rFonts w:ascii="Times New Roman" w:hAnsi="Times New Roman" w:cs="Times New Roman"/>
          <w:i/>
          <w:iCs/>
          <w:sz w:val="28"/>
          <w:szCs w:val="28"/>
        </w:rPr>
        <w:t>Инвестированный капитал (</w:t>
      </w:r>
      <w:r w:rsidR="008D3708" w:rsidRPr="00985326">
        <w:rPr>
          <w:rFonts w:ascii="Times New Roman" w:hAnsi="Times New Roman" w:cs="Times New Roman"/>
          <w:i/>
          <w:iCs/>
          <w:sz w:val="28"/>
          <w:szCs w:val="28"/>
          <w:lang w:val="en-US"/>
        </w:rPr>
        <w:t>Invested</w:t>
      </w:r>
      <w:r w:rsidR="008D3708" w:rsidRPr="00985326">
        <w:rPr>
          <w:rFonts w:ascii="Times New Roman" w:hAnsi="Times New Roman" w:cs="Times New Roman"/>
          <w:i/>
          <w:iCs/>
          <w:sz w:val="28"/>
          <w:szCs w:val="28"/>
        </w:rPr>
        <w:t xml:space="preserve"> </w:t>
      </w:r>
      <w:r w:rsidR="008D3708" w:rsidRPr="00985326">
        <w:rPr>
          <w:rFonts w:ascii="Times New Roman" w:hAnsi="Times New Roman" w:cs="Times New Roman"/>
          <w:i/>
          <w:iCs/>
          <w:sz w:val="28"/>
          <w:szCs w:val="28"/>
          <w:lang w:val="en-US"/>
        </w:rPr>
        <w:t>Capital</w:t>
      </w:r>
      <w:r w:rsidRPr="00985326">
        <w:rPr>
          <w:rFonts w:ascii="Times New Roman" w:hAnsi="Times New Roman" w:cs="Times New Roman"/>
          <w:i/>
          <w:iCs/>
          <w:sz w:val="28"/>
          <w:szCs w:val="28"/>
        </w:rPr>
        <w:t xml:space="preserve">) – </w:t>
      </w:r>
      <w:r w:rsidR="00D7063F" w:rsidRPr="00985326">
        <w:rPr>
          <w:rFonts w:ascii="Times New Roman" w:hAnsi="Times New Roman" w:cs="Times New Roman"/>
          <w:i/>
          <w:iCs/>
          <w:sz w:val="28"/>
          <w:szCs w:val="28"/>
        </w:rPr>
        <w:t>это</w:t>
      </w:r>
      <w:r w:rsidRPr="00985326">
        <w:rPr>
          <w:rFonts w:ascii="Times New Roman" w:hAnsi="Times New Roman" w:cs="Times New Roman"/>
          <w:i/>
          <w:iCs/>
          <w:sz w:val="28"/>
          <w:szCs w:val="28"/>
        </w:rPr>
        <w:t xml:space="preserve"> общая сумма денег, привлеченных компанией путем выпуска ценных бумаг и облигаций</w:t>
      </w:r>
      <w:r w:rsidR="00985326">
        <w:rPr>
          <w:rFonts w:ascii="Times New Roman" w:hAnsi="Times New Roman" w:cs="Times New Roman"/>
          <w:i/>
          <w:iCs/>
          <w:sz w:val="28"/>
          <w:szCs w:val="28"/>
        </w:rPr>
        <w:t>;</w:t>
      </w:r>
    </w:p>
    <w:p w14:paraId="76AE4580" w14:textId="17977FA1" w:rsidR="00AF60CC" w:rsidRPr="008D3708" w:rsidRDefault="00AF60CC" w:rsidP="00AF60CC">
      <w:pPr>
        <w:spacing w:after="0" w:line="360" w:lineRule="auto"/>
        <w:ind w:firstLine="720"/>
        <w:jc w:val="both"/>
        <w:rPr>
          <w:rFonts w:ascii="Times New Roman" w:hAnsi="Times New Roman" w:cs="Times New Roman"/>
          <w:i/>
          <w:sz w:val="28"/>
          <w:szCs w:val="28"/>
        </w:rPr>
      </w:pPr>
      <m:oMathPara>
        <m:oMath>
          <m:r>
            <w:rPr>
              <w:rFonts w:ascii="Cambria Math" w:hAnsi="Cambria Math" w:cs="Times New Roman"/>
              <w:sz w:val="28"/>
              <w:szCs w:val="28"/>
              <w:lang w:val="en-US"/>
            </w:rPr>
            <m:t>Inv.</m:t>
          </m:r>
          <m:r>
            <w:rPr>
              <w:rFonts w:ascii="Cambria Math" w:hAnsi="Cambria Math" w:cs="Times New Roman"/>
              <w:sz w:val="28"/>
              <w:szCs w:val="28"/>
            </w:rPr>
            <m:t xml:space="preserve"> </m:t>
          </m:r>
          <m:r>
            <w:rPr>
              <w:rFonts w:ascii="Cambria Math" w:hAnsi="Cambria Math" w:cs="Times New Roman"/>
              <w:sz w:val="28"/>
              <w:szCs w:val="28"/>
              <w:lang w:val="en-US"/>
            </w:rPr>
            <m:t>Capital</m:t>
          </m:r>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Обзятельства+Капитал</m:t>
              </m:r>
            </m:e>
          </m:d>
          <m:r>
            <w:rPr>
              <w:rFonts w:ascii="Cambria Math" w:hAnsi="Cambria Math" w:cs="Times New Roman"/>
              <w:sz w:val="28"/>
              <w:szCs w:val="28"/>
            </w:rPr>
            <m:t>-Денежные ср-ва и экв-ты</m:t>
          </m:r>
        </m:oMath>
      </m:oMathPara>
    </w:p>
    <w:p w14:paraId="0B341EE5" w14:textId="77777777" w:rsidR="00AF60CC" w:rsidRDefault="00985326" w:rsidP="00985326">
      <w:pPr>
        <w:spacing w:after="0" w:line="360" w:lineRule="auto"/>
        <w:ind w:firstLine="720"/>
        <w:jc w:val="both"/>
        <w:rPr>
          <w:rFonts w:ascii="Times New Roman" w:hAnsi="Times New Roman" w:cs="Times New Roman"/>
          <w:i/>
          <w:iCs/>
          <w:sz w:val="28"/>
          <w:szCs w:val="28"/>
        </w:rPr>
      </w:pPr>
      <w:r w:rsidRPr="00985326">
        <w:rPr>
          <w:rFonts w:ascii="Times New Roman" w:hAnsi="Times New Roman" w:cs="Times New Roman"/>
          <w:i/>
          <w:iCs/>
          <w:sz w:val="28"/>
          <w:szCs w:val="28"/>
        </w:rPr>
        <w:lastRenderedPageBreak/>
        <w:t>Рентабельность инвестированного капитала (</w:t>
      </w:r>
      <w:r w:rsidR="00006AC5" w:rsidRPr="00985326">
        <w:rPr>
          <w:rFonts w:ascii="Times New Roman" w:hAnsi="Times New Roman" w:cs="Times New Roman"/>
          <w:i/>
          <w:iCs/>
          <w:sz w:val="28"/>
          <w:szCs w:val="28"/>
          <w:lang w:val="en-US"/>
        </w:rPr>
        <w:t>ROIC</w:t>
      </w:r>
      <w:r w:rsidRPr="00985326">
        <w:rPr>
          <w:rFonts w:ascii="Times New Roman" w:hAnsi="Times New Roman" w:cs="Times New Roman"/>
          <w:i/>
          <w:iCs/>
          <w:sz w:val="28"/>
          <w:szCs w:val="28"/>
        </w:rPr>
        <w:t>)</w:t>
      </w:r>
      <w:r w:rsidR="00006AC5" w:rsidRPr="00985326">
        <w:rPr>
          <w:rFonts w:ascii="Times New Roman" w:hAnsi="Times New Roman" w:cs="Times New Roman"/>
          <w:i/>
          <w:iCs/>
          <w:sz w:val="28"/>
          <w:szCs w:val="28"/>
        </w:rPr>
        <w:t xml:space="preserve"> –</w:t>
      </w:r>
      <w:r w:rsidRPr="00985326">
        <w:rPr>
          <w:rFonts w:ascii="Times New Roman" w:hAnsi="Times New Roman" w:cs="Times New Roman"/>
          <w:i/>
          <w:iCs/>
          <w:sz w:val="28"/>
          <w:szCs w:val="28"/>
        </w:rPr>
        <w:t xml:space="preserve"> </w:t>
      </w:r>
      <w:r w:rsidR="00274279" w:rsidRPr="00985326">
        <w:rPr>
          <w:rFonts w:ascii="Times New Roman" w:hAnsi="Times New Roman" w:cs="Times New Roman"/>
          <w:i/>
          <w:iCs/>
          <w:sz w:val="28"/>
          <w:szCs w:val="28"/>
        </w:rPr>
        <w:t>коэффициент эффективности, который предназначен для измерения процентного дохода, получаемого инвесторами в компании от инвестированного ими капитала.</w:t>
      </w:r>
    </w:p>
    <w:p w14:paraId="56D05611" w14:textId="302EB41F" w:rsidR="00006AC5" w:rsidRPr="00AF60CC" w:rsidRDefault="00AF60CC" w:rsidP="00AF60CC">
      <w:pPr>
        <w:spacing w:after="0" w:line="360" w:lineRule="auto"/>
        <w:ind w:firstLine="720"/>
        <w:jc w:val="both"/>
        <w:rPr>
          <w:rFonts w:ascii="Times New Roman" w:hAnsi="Times New Roman" w:cs="Times New Roman"/>
          <w:i/>
          <w:iCs/>
          <w:sz w:val="28"/>
          <w:szCs w:val="28"/>
        </w:rPr>
      </w:pPr>
      <m:oMathPara>
        <m:oMath>
          <m:r>
            <w:rPr>
              <w:rFonts w:ascii="Cambria Math" w:hAnsi="Cambria Math" w:cs="Times New Roman"/>
              <w:sz w:val="28"/>
              <w:szCs w:val="28"/>
            </w:rPr>
            <m:t xml:space="preserve">ROIC= </m:t>
          </m:r>
          <m:f>
            <m:fPr>
              <m:ctrlPr>
                <w:rPr>
                  <w:rFonts w:ascii="Cambria Math" w:hAnsi="Cambria Math" w:cs="Times New Roman"/>
                  <w:i/>
                  <w:iCs/>
                  <w:sz w:val="28"/>
                  <w:szCs w:val="28"/>
                </w:rPr>
              </m:ctrlPr>
            </m:fPr>
            <m:num>
              <m:r>
                <w:rPr>
                  <w:rFonts w:ascii="Cambria Math" w:hAnsi="Cambria Math" w:cs="Times New Roman"/>
                  <w:sz w:val="28"/>
                  <w:szCs w:val="28"/>
                </w:rPr>
                <m:t>Операционная прибыль ×(1-ставка налога)</m:t>
              </m:r>
            </m:num>
            <m:den>
              <m:r>
                <w:rPr>
                  <w:rFonts w:ascii="Cambria Math" w:hAnsi="Cambria Math" w:cs="Times New Roman"/>
                  <w:sz w:val="28"/>
                  <w:szCs w:val="28"/>
                </w:rPr>
                <m:t>Inv. Capital</m:t>
              </m:r>
            </m:den>
          </m:f>
        </m:oMath>
      </m:oMathPara>
    </w:p>
    <w:p w14:paraId="0CAD185E" w14:textId="455FFA8F" w:rsidR="00274279" w:rsidRPr="00274279" w:rsidRDefault="00985326" w:rsidP="00AF60CC">
      <w:pPr>
        <w:spacing w:after="0" w:line="360" w:lineRule="auto"/>
        <w:ind w:firstLine="720"/>
        <w:jc w:val="both"/>
        <w:rPr>
          <w:i/>
          <w:spacing w:val="8"/>
          <w:sz w:val="28"/>
          <w:szCs w:val="28"/>
        </w:rPr>
      </w:pPr>
      <w:r w:rsidRPr="00985326">
        <w:rPr>
          <w:rFonts w:ascii="Times New Roman" w:hAnsi="Times New Roman" w:cs="Times New Roman"/>
          <w:i/>
          <w:iCs/>
          <w:sz w:val="28"/>
          <w:szCs w:val="28"/>
        </w:rPr>
        <w:t>Средневзвешенная стоимость капитала (</w:t>
      </w:r>
      <w:r w:rsidR="00006AC5" w:rsidRPr="00985326">
        <w:rPr>
          <w:rFonts w:ascii="Times New Roman" w:hAnsi="Times New Roman" w:cs="Times New Roman"/>
          <w:i/>
          <w:iCs/>
          <w:sz w:val="28"/>
          <w:szCs w:val="28"/>
          <w:lang w:val="en-US"/>
        </w:rPr>
        <w:t>WACC</w:t>
      </w:r>
      <w:r w:rsidRPr="00985326">
        <w:rPr>
          <w:rFonts w:ascii="Times New Roman" w:hAnsi="Times New Roman" w:cs="Times New Roman"/>
          <w:i/>
          <w:iCs/>
          <w:sz w:val="28"/>
          <w:szCs w:val="28"/>
        </w:rPr>
        <w:t>)</w:t>
      </w:r>
      <w:r w:rsidR="00006AC5" w:rsidRPr="00985326">
        <w:rPr>
          <w:rFonts w:ascii="Times New Roman" w:hAnsi="Times New Roman" w:cs="Times New Roman"/>
          <w:i/>
          <w:iCs/>
          <w:sz w:val="28"/>
          <w:szCs w:val="28"/>
        </w:rPr>
        <w:t xml:space="preserve"> –</w:t>
      </w:r>
      <w:r w:rsidRPr="00985326">
        <w:rPr>
          <w:rFonts w:ascii="Times New Roman" w:hAnsi="Times New Roman" w:cs="Times New Roman"/>
          <w:i/>
          <w:iCs/>
          <w:sz w:val="28"/>
          <w:szCs w:val="28"/>
        </w:rPr>
        <w:t xml:space="preserve"> </w:t>
      </w:r>
      <w:r w:rsidR="00274279" w:rsidRPr="00985326">
        <w:rPr>
          <w:rFonts w:ascii="Times New Roman" w:hAnsi="Times New Roman" w:cs="Times New Roman"/>
          <w:i/>
          <w:iCs/>
          <w:sz w:val="28"/>
          <w:szCs w:val="28"/>
        </w:rPr>
        <w:t>средний уровень затрат компании на привлечение и дальнейшее обслуживание капитала из различных источников.</w:t>
      </w:r>
      <w:r w:rsidR="00274279" w:rsidRPr="00D7063F">
        <w:rPr>
          <w:rFonts w:ascii="Times New Roman" w:hAnsi="Times New Roman" w:cs="Times New Roman"/>
          <w:sz w:val="28"/>
          <w:szCs w:val="28"/>
        </w:rPr>
        <w:t xml:space="preserve"> </w:t>
      </w:r>
    </w:p>
    <w:p w14:paraId="0E1C1CB7" w14:textId="535B7CC3" w:rsidR="00AF60CC" w:rsidRPr="00985326" w:rsidRDefault="00AF60CC" w:rsidP="00AF60CC">
      <w:pPr>
        <w:spacing w:after="0" w:line="360" w:lineRule="auto"/>
        <w:ind w:firstLine="720"/>
        <w:jc w:val="both"/>
        <w:rPr>
          <w:rFonts w:ascii="Times New Roman" w:hAnsi="Times New Roman" w:cs="Times New Roman"/>
          <w:sz w:val="28"/>
          <w:szCs w:val="28"/>
        </w:rPr>
      </w:pPr>
      <w:r w:rsidRPr="00985326">
        <w:rPr>
          <w:rFonts w:ascii="Times New Roman" w:hAnsi="Times New Roman" w:cs="Times New Roman"/>
          <w:sz w:val="28"/>
          <w:szCs w:val="28"/>
        </w:rPr>
        <w:t xml:space="preserve">Показатель </w:t>
      </w:r>
      <w:r w:rsidRPr="00AF60CC">
        <w:rPr>
          <w:rFonts w:ascii="Times New Roman" w:hAnsi="Times New Roman" w:cs="Times New Roman"/>
          <w:sz w:val="28"/>
          <w:szCs w:val="28"/>
          <w:lang w:val="en-US"/>
        </w:rPr>
        <w:t>WACC</w:t>
      </w:r>
      <w:r w:rsidRPr="00985326">
        <w:rPr>
          <w:rFonts w:ascii="Times New Roman" w:hAnsi="Times New Roman" w:cs="Times New Roman"/>
          <w:sz w:val="28"/>
          <w:szCs w:val="28"/>
        </w:rPr>
        <w:t xml:space="preserve"> рассчитывается на основе рыночной информацию по следующей формуле:</w:t>
      </w:r>
    </w:p>
    <w:p w14:paraId="67865E03" w14:textId="77777777" w:rsidR="00AF60CC" w:rsidRPr="00274279" w:rsidRDefault="00AF60CC" w:rsidP="00AF60CC">
      <w:pPr>
        <w:spacing w:after="0" w:line="360" w:lineRule="auto"/>
        <w:ind w:firstLine="720"/>
        <w:jc w:val="center"/>
        <w:rPr>
          <w:rFonts w:ascii="Times New Roman" w:hAnsi="Times New Roman" w:cs="Times New Roman"/>
          <w:sz w:val="28"/>
          <w:szCs w:val="28"/>
        </w:rPr>
      </w:pPr>
      <m:oMathPara>
        <m:oMath>
          <m:r>
            <w:rPr>
              <w:rFonts w:ascii="Cambria Math" w:hAnsi="Cambria Math" w:cs="Times New Roman"/>
              <w:sz w:val="28"/>
              <w:szCs w:val="28"/>
            </w:rPr>
            <m:t xml:space="preserve">WACC=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m:oMathPara>
    </w:p>
    <w:p w14:paraId="28D18883" w14:textId="77777777" w:rsidR="00AF60CC" w:rsidRPr="00CD2674" w:rsidRDefault="00AF60CC" w:rsidP="00AF60CC">
      <w:pPr>
        <w:pStyle w:val="ad"/>
        <w:spacing w:before="0" w:beforeAutospacing="0" w:after="0" w:afterAutospacing="0" w:line="360" w:lineRule="auto"/>
        <w:ind w:firstLine="540"/>
        <w:jc w:val="both"/>
        <w:rPr>
          <w:i/>
          <w:spacing w:val="8"/>
          <w:sz w:val="28"/>
          <w:szCs w:val="28"/>
        </w:rPr>
      </w:pPr>
      <w:r w:rsidRPr="00CD2674">
        <w:rPr>
          <w:i/>
          <w:spacing w:val="8"/>
          <w:sz w:val="28"/>
          <w:szCs w:val="28"/>
        </w:rPr>
        <w:t>где:</w:t>
      </w:r>
    </w:p>
    <w:p w14:paraId="096EC0E4" w14:textId="77777777" w:rsidR="00AF60CC" w:rsidRPr="00CD2674" w:rsidRDefault="00692DE5" w:rsidP="00AF60CC">
      <w:pPr>
        <w:pStyle w:val="ad"/>
        <w:spacing w:before="0" w:beforeAutospacing="0" w:after="0" w:afterAutospacing="0" w:line="360" w:lineRule="auto"/>
        <w:jc w:val="both"/>
        <w:rPr>
          <w:i/>
          <w:spacing w:val="8"/>
          <w:sz w:val="28"/>
          <w:szCs w:val="28"/>
        </w:rPr>
      </w:pPr>
      <m:oMath>
        <m:sSub>
          <m:sSubPr>
            <m:ctrlPr>
              <w:rPr>
                <w:rFonts w:ascii="Cambria Math" w:hAnsi="Cambria Math"/>
                <w:i/>
                <w:spacing w:val="8"/>
                <w:sz w:val="28"/>
                <w:szCs w:val="28"/>
              </w:rPr>
            </m:ctrlPr>
          </m:sSubPr>
          <m:e>
            <m:r>
              <w:rPr>
                <w:rFonts w:ascii="Cambria Math" w:hAnsi="Cambria Math"/>
                <w:spacing w:val="8"/>
                <w:sz w:val="28"/>
                <w:szCs w:val="28"/>
              </w:rPr>
              <m:t>r</m:t>
            </m:r>
          </m:e>
          <m:sub>
            <m:r>
              <w:rPr>
                <w:rFonts w:ascii="Cambria Math" w:hAnsi="Cambria Math"/>
                <w:spacing w:val="8"/>
                <w:sz w:val="28"/>
                <w:szCs w:val="28"/>
              </w:rPr>
              <m:t>i</m:t>
            </m:r>
          </m:sub>
        </m:sSub>
      </m:oMath>
      <w:r w:rsidR="00AF60CC" w:rsidRPr="00CD2674">
        <w:rPr>
          <w:i/>
          <w:spacing w:val="8"/>
          <w:sz w:val="28"/>
          <w:szCs w:val="28"/>
        </w:rPr>
        <w:t xml:space="preserve"> – стоимость i-ого источника, фо</w:t>
      </w:r>
      <w:r w:rsidR="00AF60CC">
        <w:rPr>
          <w:i/>
          <w:spacing w:val="8"/>
          <w:sz w:val="28"/>
          <w:szCs w:val="28"/>
        </w:rPr>
        <w:t>рмирующего капитал компании;</w:t>
      </w:r>
    </w:p>
    <w:p w14:paraId="78EAA040" w14:textId="77777777" w:rsidR="00AF60CC" w:rsidRPr="00274279" w:rsidRDefault="00692DE5" w:rsidP="00AF60CC">
      <w:pPr>
        <w:pStyle w:val="ad"/>
        <w:spacing w:before="0" w:beforeAutospacing="0" w:after="0" w:afterAutospacing="0" w:line="360" w:lineRule="auto"/>
        <w:jc w:val="both"/>
        <w:rPr>
          <w:i/>
          <w:spacing w:val="8"/>
          <w:sz w:val="28"/>
          <w:szCs w:val="28"/>
        </w:rPr>
      </w:pPr>
      <m:oMath>
        <m:sSub>
          <m:sSubPr>
            <m:ctrlPr>
              <w:rPr>
                <w:rFonts w:ascii="Cambria Math" w:hAnsi="Cambria Math"/>
                <w:i/>
                <w:spacing w:val="8"/>
                <w:sz w:val="28"/>
                <w:szCs w:val="28"/>
              </w:rPr>
            </m:ctrlPr>
          </m:sSubPr>
          <m:e>
            <m:r>
              <w:rPr>
                <w:rFonts w:ascii="Cambria Math" w:hAnsi="Cambria Math"/>
                <w:spacing w:val="8"/>
                <w:sz w:val="28"/>
                <w:szCs w:val="28"/>
              </w:rPr>
              <m:t>w</m:t>
            </m:r>
          </m:e>
          <m:sub>
            <m:r>
              <w:rPr>
                <w:rFonts w:ascii="Cambria Math" w:hAnsi="Cambria Math"/>
                <w:spacing w:val="8"/>
                <w:sz w:val="28"/>
                <w:szCs w:val="28"/>
              </w:rPr>
              <m:t>i</m:t>
            </m:r>
          </m:sub>
        </m:sSub>
      </m:oMath>
      <w:r w:rsidR="00AF60CC" w:rsidRPr="00CD2674">
        <w:rPr>
          <w:i/>
          <w:spacing w:val="8"/>
          <w:sz w:val="28"/>
          <w:szCs w:val="28"/>
        </w:rPr>
        <w:t xml:space="preserve"> – доля i-ого источника, формирующего капитал компании.</w:t>
      </w:r>
    </w:p>
    <w:p w14:paraId="4F2CAC8D" w14:textId="13259D6C" w:rsidR="005D4269" w:rsidRDefault="005D4269" w:rsidP="00E77174">
      <w:pPr>
        <w:spacing w:after="0" w:line="360" w:lineRule="auto"/>
        <w:ind w:firstLine="720"/>
        <w:jc w:val="both"/>
        <w:rPr>
          <w:rFonts w:ascii="Times New Roman" w:hAnsi="Times New Roman" w:cs="Times New Roman"/>
          <w:sz w:val="28"/>
          <w:szCs w:val="28"/>
        </w:rPr>
      </w:pPr>
      <w:r w:rsidRPr="00D7063F">
        <w:rPr>
          <w:rFonts w:ascii="Times New Roman" w:hAnsi="Times New Roman" w:cs="Times New Roman"/>
          <w:sz w:val="28"/>
          <w:szCs w:val="28"/>
        </w:rPr>
        <w:t xml:space="preserve">Коэффициент недооценки </w:t>
      </w:r>
      <w:r w:rsidR="00D7063F">
        <w:rPr>
          <w:rFonts w:ascii="Times New Roman" w:hAnsi="Times New Roman" w:cs="Times New Roman"/>
          <w:sz w:val="28"/>
          <w:szCs w:val="28"/>
        </w:rPr>
        <w:t>рассчитывается на основании двух величин: рыночной стоимости компании в момент публикации финансовой отчетности компании и внутренней стоимости этой компании, которая рассчитывается на основе модели дисконтирования денежных потоков. В виде формулы коэффициент можно представить следующим образом:</w:t>
      </w:r>
    </w:p>
    <w:p w14:paraId="155EC202" w14:textId="475DD85D" w:rsidR="00D7063F" w:rsidRPr="00CD2674" w:rsidRDefault="00692DE5" w:rsidP="00D7063F">
      <w:pPr>
        <w:spacing w:after="0" w:line="360" w:lineRule="auto"/>
        <w:ind w:firstLine="709"/>
        <w:jc w:val="center"/>
        <w:rPr>
          <w:rFonts w:ascii="Times New Roman" w:eastAsia="Calibri" w:hAnsi="Times New Roman" w:cs="Times New Roman"/>
          <w:i/>
          <w:spacing w:val="8"/>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нд/пр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market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iternal</m:t>
                  </m:r>
                </m:sub>
              </m:sSub>
            </m:num>
            <m:den>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iternal</m:t>
                  </m:r>
                </m:sub>
              </m:sSub>
            </m:den>
          </m:f>
        </m:oMath>
      </m:oMathPara>
    </w:p>
    <w:p w14:paraId="6F45716F" w14:textId="77777777" w:rsidR="00D7063F" w:rsidRPr="00CD2674" w:rsidRDefault="00D7063F" w:rsidP="00AF60CC">
      <w:pPr>
        <w:pStyle w:val="ad"/>
        <w:spacing w:before="0" w:beforeAutospacing="0" w:after="0" w:afterAutospacing="0" w:line="360" w:lineRule="auto"/>
        <w:ind w:firstLine="709"/>
        <w:jc w:val="both"/>
        <w:rPr>
          <w:i/>
          <w:spacing w:val="8"/>
          <w:sz w:val="28"/>
          <w:szCs w:val="28"/>
        </w:rPr>
      </w:pPr>
      <w:r>
        <w:rPr>
          <w:i/>
          <w:spacing w:val="8"/>
          <w:sz w:val="28"/>
          <w:szCs w:val="28"/>
        </w:rPr>
        <w:t>г</w:t>
      </w:r>
      <w:r w:rsidRPr="00CD2674">
        <w:rPr>
          <w:i/>
          <w:spacing w:val="8"/>
          <w:sz w:val="28"/>
          <w:szCs w:val="28"/>
        </w:rPr>
        <w:t>де</w:t>
      </w:r>
      <w:r>
        <w:rPr>
          <w:i/>
          <w:spacing w:val="8"/>
          <w:sz w:val="28"/>
          <w:szCs w:val="28"/>
        </w:rPr>
        <w:t>:</w:t>
      </w:r>
    </w:p>
    <w:p w14:paraId="561D9DB1" w14:textId="77777777" w:rsidR="00D7063F" w:rsidRPr="00CD2674" w:rsidRDefault="00692DE5" w:rsidP="00D7063F">
      <w:pPr>
        <w:pStyle w:val="ad"/>
        <w:spacing w:before="0" w:beforeAutospacing="0" w:after="0" w:afterAutospacing="0" w:line="360" w:lineRule="auto"/>
        <w:jc w:val="both"/>
        <w:rPr>
          <w:i/>
          <w:spacing w:val="8"/>
          <w:sz w:val="28"/>
          <w:szCs w:val="28"/>
        </w:rPr>
      </w:pPr>
      <m:oMath>
        <m:sSub>
          <m:sSubPr>
            <m:ctrlPr>
              <w:rPr>
                <w:rFonts w:ascii="Cambria Math" w:hAnsi="Cambria Math"/>
                <w:i/>
                <w:spacing w:val="8"/>
                <w:sz w:val="28"/>
                <w:szCs w:val="28"/>
              </w:rPr>
            </m:ctrlPr>
          </m:sSubPr>
          <m:e>
            <m:r>
              <w:rPr>
                <w:rFonts w:ascii="Cambria Math" w:hAnsi="Cambria Math"/>
                <w:spacing w:val="8"/>
                <w:sz w:val="28"/>
                <w:szCs w:val="28"/>
              </w:rPr>
              <m:t>K</m:t>
            </m:r>
          </m:e>
          <m:sub>
            <m:r>
              <w:rPr>
                <w:rFonts w:ascii="Cambria Math" w:hAnsi="Cambria Math"/>
                <w:spacing w:val="8"/>
                <w:sz w:val="28"/>
                <w:szCs w:val="28"/>
              </w:rPr>
              <m:t>нд/пр</m:t>
            </m:r>
          </m:sub>
        </m:sSub>
      </m:oMath>
      <w:r w:rsidR="00D7063F" w:rsidRPr="00CD2674">
        <w:rPr>
          <w:i/>
          <w:spacing w:val="8"/>
          <w:sz w:val="28"/>
          <w:szCs w:val="28"/>
        </w:rPr>
        <w:t xml:space="preserve"> – коэффициент переоценки/недооценки;</w:t>
      </w:r>
    </w:p>
    <w:p w14:paraId="49377E92" w14:textId="77777777" w:rsidR="00D7063F" w:rsidRPr="00CD2674" w:rsidRDefault="00692DE5" w:rsidP="00D7063F">
      <w:pPr>
        <w:pStyle w:val="ad"/>
        <w:spacing w:before="0" w:beforeAutospacing="0" w:after="0" w:afterAutospacing="0" w:line="360" w:lineRule="auto"/>
        <w:jc w:val="both"/>
        <w:rPr>
          <w:i/>
          <w:spacing w:val="8"/>
          <w:sz w:val="28"/>
          <w:szCs w:val="28"/>
        </w:rPr>
      </w:pPr>
      <m:oMath>
        <m:sSub>
          <m:sSubPr>
            <m:ctrlPr>
              <w:rPr>
                <w:rFonts w:ascii="Cambria Math" w:hAnsi="Cambria Math"/>
                <w:i/>
                <w:spacing w:val="8"/>
                <w:sz w:val="28"/>
                <w:szCs w:val="28"/>
              </w:rPr>
            </m:ctrlPr>
          </m:sSubPr>
          <m:e>
            <m:r>
              <w:rPr>
                <w:rFonts w:ascii="Cambria Math" w:hAnsi="Cambria Math"/>
                <w:spacing w:val="8"/>
                <w:sz w:val="28"/>
                <w:szCs w:val="28"/>
              </w:rPr>
              <m:t>P</m:t>
            </m:r>
          </m:e>
          <m:sub>
            <m:r>
              <w:rPr>
                <w:rFonts w:ascii="Cambria Math" w:hAnsi="Cambria Math"/>
                <w:spacing w:val="8"/>
                <w:sz w:val="28"/>
                <w:szCs w:val="28"/>
              </w:rPr>
              <m:t>iternal</m:t>
            </m:r>
          </m:sub>
        </m:sSub>
      </m:oMath>
      <w:r w:rsidR="00D7063F" w:rsidRPr="00CD2674">
        <w:rPr>
          <w:i/>
          <w:spacing w:val="8"/>
          <w:sz w:val="28"/>
          <w:szCs w:val="28"/>
        </w:rPr>
        <w:t xml:space="preserve"> – внутренняя стоимость компании;</w:t>
      </w:r>
    </w:p>
    <w:p w14:paraId="5769EABA" w14:textId="76424212" w:rsidR="00D7063F" w:rsidRDefault="00692DE5" w:rsidP="00D7063F">
      <w:pPr>
        <w:pStyle w:val="ad"/>
        <w:spacing w:before="0" w:beforeAutospacing="0" w:after="0" w:afterAutospacing="0" w:line="360" w:lineRule="auto"/>
        <w:jc w:val="both"/>
        <w:rPr>
          <w:i/>
          <w:spacing w:val="8"/>
          <w:sz w:val="28"/>
          <w:szCs w:val="28"/>
        </w:rPr>
      </w:pPr>
      <m:oMath>
        <m:sSub>
          <m:sSubPr>
            <m:ctrlPr>
              <w:rPr>
                <w:rFonts w:ascii="Cambria Math" w:hAnsi="Cambria Math"/>
                <w:i/>
                <w:spacing w:val="8"/>
                <w:sz w:val="28"/>
                <w:szCs w:val="28"/>
              </w:rPr>
            </m:ctrlPr>
          </m:sSubPr>
          <m:e>
            <m:r>
              <w:rPr>
                <w:rFonts w:ascii="Cambria Math" w:hAnsi="Cambria Math"/>
                <w:spacing w:val="8"/>
                <w:sz w:val="28"/>
                <w:szCs w:val="28"/>
              </w:rPr>
              <m:t>P</m:t>
            </m:r>
          </m:e>
          <m:sub>
            <m:r>
              <w:rPr>
                <w:rFonts w:ascii="Cambria Math" w:hAnsi="Cambria Math"/>
                <w:spacing w:val="8"/>
                <w:sz w:val="28"/>
                <w:szCs w:val="28"/>
              </w:rPr>
              <m:t>market</m:t>
            </m:r>
          </m:sub>
        </m:sSub>
      </m:oMath>
      <w:r w:rsidR="00D7063F" w:rsidRPr="00CD2674">
        <w:rPr>
          <w:i/>
          <w:spacing w:val="8"/>
          <w:sz w:val="28"/>
          <w:szCs w:val="28"/>
        </w:rPr>
        <w:t xml:space="preserve"> – рыночная стоимость компании.</w:t>
      </w:r>
    </w:p>
    <w:p w14:paraId="66EDA805" w14:textId="01342B53" w:rsidR="00D7063F" w:rsidRPr="00D7063F" w:rsidRDefault="00D7063F" w:rsidP="00D7063F">
      <w:pPr>
        <w:pStyle w:val="ad"/>
        <w:spacing w:before="0" w:beforeAutospacing="0" w:after="0" w:afterAutospacing="0" w:line="360" w:lineRule="auto"/>
        <w:jc w:val="both"/>
        <w:rPr>
          <w:iCs/>
          <w:spacing w:val="8"/>
          <w:sz w:val="28"/>
          <w:szCs w:val="28"/>
        </w:rPr>
      </w:pPr>
      <w:r>
        <w:rPr>
          <w:i/>
          <w:spacing w:val="8"/>
          <w:sz w:val="28"/>
          <w:szCs w:val="28"/>
        </w:rPr>
        <w:tab/>
      </w:r>
      <w:r w:rsidRPr="00D7063F">
        <w:rPr>
          <w:iCs/>
          <w:spacing w:val="8"/>
          <w:sz w:val="28"/>
          <w:szCs w:val="28"/>
        </w:rPr>
        <w:t>Коэффиц</w:t>
      </w:r>
      <w:r>
        <w:rPr>
          <w:iCs/>
          <w:spacing w:val="8"/>
          <w:sz w:val="28"/>
          <w:szCs w:val="28"/>
        </w:rPr>
        <w:t>и</w:t>
      </w:r>
      <w:r w:rsidRPr="00D7063F">
        <w:rPr>
          <w:iCs/>
          <w:spacing w:val="8"/>
          <w:sz w:val="28"/>
          <w:szCs w:val="28"/>
        </w:rPr>
        <w:t xml:space="preserve">ент </w:t>
      </w:r>
      <w:r>
        <w:rPr>
          <w:iCs/>
          <w:spacing w:val="8"/>
          <w:sz w:val="28"/>
          <w:szCs w:val="28"/>
        </w:rPr>
        <w:t xml:space="preserve">недооценки в каком-то роде является мерой для определения </w:t>
      </w:r>
      <w:r>
        <w:rPr>
          <w:sz w:val="28"/>
          <w:szCs w:val="28"/>
        </w:rPr>
        <w:t>времени, которое необходимо рынку для реакции на поступающую информацию.</w:t>
      </w:r>
    </w:p>
    <w:p w14:paraId="40896E1C" w14:textId="794173F2" w:rsidR="00FE504D" w:rsidRDefault="00E77174" w:rsidP="00E77174">
      <w:pPr>
        <w:spacing w:after="0" w:line="360" w:lineRule="auto"/>
        <w:ind w:firstLine="720"/>
        <w:jc w:val="both"/>
        <w:rPr>
          <w:rStyle w:val="tlid-translation"/>
          <w:rFonts w:ascii="Times New Roman" w:hAnsi="Times New Roman" w:cs="Times New Roman"/>
          <w:sz w:val="28"/>
          <w:szCs w:val="28"/>
        </w:rPr>
      </w:pPr>
      <w:r w:rsidRPr="009318B2">
        <w:rPr>
          <w:rFonts w:ascii="Times New Roman" w:hAnsi="Times New Roman" w:cs="Times New Roman"/>
          <w:sz w:val="28"/>
          <w:szCs w:val="28"/>
        </w:rPr>
        <w:lastRenderedPageBreak/>
        <w:t>Проекция сбалансированного роста диагностирует целесообразность роста бизнеса (выручки) и сбалансированность основных финансовых пропорций (роста активов, прибыли, денежных средств). Главный вопрос – целесообразен ли рост</w:t>
      </w:r>
      <w:r w:rsidR="00223C11" w:rsidRPr="009318B2">
        <w:rPr>
          <w:rFonts w:ascii="Times New Roman" w:hAnsi="Times New Roman" w:cs="Times New Roman"/>
          <w:sz w:val="28"/>
          <w:szCs w:val="28"/>
        </w:rPr>
        <w:t xml:space="preserve"> компании?</w:t>
      </w:r>
      <w:r w:rsidRPr="00E77174">
        <w:rPr>
          <w:rStyle w:val="tlid-translation"/>
          <w:rFonts w:ascii="Times New Roman" w:hAnsi="Times New Roman" w:cs="Times New Roman"/>
          <w:sz w:val="28"/>
          <w:szCs w:val="28"/>
        </w:rPr>
        <w:t xml:space="preserve"> </w:t>
      </w:r>
      <w:r w:rsidR="00F961FF">
        <w:rPr>
          <w:rFonts w:ascii="Times New Roman" w:hAnsi="Times New Roman" w:cs="Times New Roman"/>
          <w:sz w:val="28"/>
          <w:szCs w:val="28"/>
        </w:rPr>
        <w:t>В рамках проекции</w:t>
      </w:r>
      <w:r w:rsidR="00F961FF" w:rsidRPr="00F961FF">
        <w:rPr>
          <w:rFonts w:ascii="Times New Roman" w:hAnsi="Times New Roman" w:cs="Times New Roman"/>
          <w:sz w:val="28"/>
          <w:szCs w:val="28"/>
        </w:rPr>
        <w:t xml:space="preserve"> </w:t>
      </w:r>
      <w:r w:rsidR="00F961FF">
        <w:rPr>
          <w:rFonts w:ascii="Times New Roman" w:hAnsi="Times New Roman" w:cs="Times New Roman"/>
          <w:sz w:val="28"/>
          <w:szCs w:val="28"/>
        </w:rPr>
        <w:t>сбалансированного роста</w:t>
      </w:r>
      <w:r w:rsidR="001679D4">
        <w:rPr>
          <w:rStyle w:val="tlid-translation"/>
          <w:rFonts w:ascii="Times New Roman" w:hAnsi="Times New Roman" w:cs="Times New Roman"/>
          <w:sz w:val="28"/>
          <w:szCs w:val="28"/>
        </w:rPr>
        <w:t xml:space="preserve"> рассчит</w:t>
      </w:r>
      <w:r w:rsidR="00223C11">
        <w:rPr>
          <w:rStyle w:val="tlid-translation"/>
          <w:rFonts w:ascii="Times New Roman" w:hAnsi="Times New Roman" w:cs="Times New Roman"/>
          <w:sz w:val="28"/>
          <w:szCs w:val="28"/>
        </w:rPr>
        <w:t>ыва</w:t>
      </w:r>
      <w:r w:rsidR="00AF60CC">
        <w:rPr>
          <w:rStyle w:val="tlid-translation"/>
          <w:rFonts w:ascii="Times New Roman" w:hAnsi="Times New Roman" w:cs="Times New Roman"/>
          <w:sz w:val="28"/>
          <w:szCs w:val="28"/>
        </w:rPr>
        <w:t>е</w:t>
      </w:r>
      <w:r w:rsidR="00223C11">
        <w:rPr>
          <w:rStyle w:val="tlid-translation"/>
          <w:rFonts w:ascii="Times New Roman" w:hAnsi="Times New Roman" w:cs="Times New Roman"/>
          <w:sz w:val="28"/>
          <w:szCs w:val="28"/>
        </w:rPr>
        <w:t xml:space="preserve">тся </w:t>
      </w:r>
      <w:r w:rsidR="00992740">
        <w:rPr>
          <w:rStyle w:val="tlid-translation"/>
          <w:rFonts w:ascii="Times New Roman" w:hAnsi="Times New Roman" w:cs="Times New Roman"/>
          <w:sz w:val="28"/>
          <w:szCs w:val="28"/>
        </w:rPr>
        <w:t>индекс устойчивого роста</w:t>
      </w:r>
      <w:r w:rsidR="00AF60CC">
        <w:rPr>
          <w:rStyle w:val="tlid-translation"/>
          <w:rFonts w:ascii="Times New Roman" w:hAnsi="Times New Roman" w:cs="Times New Roman"/>
          <w:sz w:val="28"/>
          <w:szCs w:val="28"/>
        </w:rPr>
        <w:t xml:space="preserve"> и строится матрица качества роста</w:t>
      </w:r>
      <w:r w:rsidR="00223C11">
        <w:rPr>
          <w:rStyle w:val="tlid-translation"/>
          <w:rFonts w:ascii="Times New Roman" w:hAnsi="Times New Roman" w:cs="Times New Roman"/>
          <w:sz w:val="28"/>
          <w:szCs w:val="28"/>
        </w:rPr>
        <w:t>.</w:t>
      </w:r>
      <w:r w:rsidR="00E05F1A">
        <w:rPr>
          <w:rStyle w:val="a9"/>
          <w:rFonts w:ascii="Times New Roman" w:hAnsi="Times New Roman" w:cs="Times New Roman"/>
          <w:sz w:val="28"/>
          <w:szCs w:val="28"/>
        </w:rPr>
        <w:footnoteReference w:id="33"/>
      </w:r>
    </w:p>
    <w:p w14:paraId="11D22BAA" w14:textId="496648B2" w:rsidR="00E53D68" w:rsidRDefault="005D4269" w:rsidP="00E77174">
      <w:pPr>
        <w:spacing w:after="0" w:line="360" w:lineRule="auto"/>
        <w:ind w:firstLine="720"/>
        <w:jc w:val="both"/>
        <w:rPr>
          <w:rFonts w:ascii="Times New Roman" w:hAnsi="Times New Roman" w:cs="Times New Roman"/>
          <w:sz w:val="28"/>
          <w:szCs w:val="28"/>
        </w:rPr>
      </w:pPr>
      <w:r w:rsidRPr="00E53D68">
        <w:rPr>
          <w:rStyle w:val="tlid-translation"/>
          <w:rFonts w:ascii="Times New Roman" w:hAnsi="Times New Roman" w:cs="Times New Roman"/>
          <w:sz w:val="28"/>
          <w:szCs w:val="28"/>
        </w:rPr>
        <w:t xml:space="preserve">Индекс устойчивого роста </w:t>
      </w:r>
      <w:r w:rsidR="007E3F14" w:rsidRPr="00E53D68">
        <w:rPr>
          <w:rStyle w:val="tlid-translation"/>
          <w:rFonts w:ascii="Times New Roman" w:hAnsi="Times New Roman" w:cs="Times New Roman"/>
          <w:sz w:val="28"/>
          <w:szCs w:val="28"/>
        </w:rPr>
        <w:t xml:space="preserve">– показатель, разработанный </w:t>
      </w:r>
      <w:r w:rsidR="007E3F14">
        <w:rPr>
          <w:rFonts w:ascii="Times New Roman" w:hAnsi="Times New Roman" w:cs="Times New Roman"/>
          <w:sz w:val="28"/>
          <w:szCs w:val="28"/>
        </w:rPr>
        <w:t>И.</w:t>
      </w:r>
      <w:r w:rsidR="00E53D68">
        <w:rPr>
          <w:rFonts w:ascii="Times New Roman" w:hAnsi="Times New Roman" w:cs="Times New Roman"/>
          <w:sz w:val="28"/>
          <w:szCs w:val="28"/>
        </w:rPr>
        <w:t xml:space="preserve"> </w:t>
      </w:r>
      <w:r w:rsidR="007E3F14">
        <w:rPr>
          <w:rFonts w:ascii="Times New Roman" w:hAnsi="Times New Roman" w:cs="Times New Roman"/>
          <w:sz w:val="28"/>
          <w:szCs w:val="28"/>
        </w:rPr>
        <w:t xml:space="preserve">В. </w:t>
      </w:r>
      <w:proofErr w:type="spellStart"/>
      <w:r w:rsidR="007E3F14" w:rsidRPr="007F2C0B">
        <w:rPr>
          <w:rFonts w:ascii="Times New Roman" w:hAnsi="Times New Roman" w:cs="Times New Roman"/>
          <w:sz w:val="28"/>
          <w:szCs w:val="28"/>
        </w:rPr>
        <w:t>Ивашковской</w:t>
      </w:r>
      <w:proofErr w:type="spellEnd"/>
      <w:r w:rsidR="007E3F14" w:rsidRPr="007F2C0B">
        <w:rPr>
          <w:rFonts w:ascii="Times New Roman" w:hAnsi="Times New Roman" w:cs="Times New Roman"/>
          <w:sz w:val="28"/>
          <w:szCs w:val="28"/>
        </w:rPr>
        <w:t xml:space="preserve"> и Е.</w:t>
      </w:r>
      <w:r w:rsidR="00E53D68" w:rsidRPr="007F2C0B">
        <w:rPr>
          <w:rFonts w:ascii="Times New Roman" w:hAnsi="Times New Roman" w:cs="Times New Roman"/>
          <w:sz w:val="28"/>
          <w:szCs w:val="28"/>
        </w:rPr>
        <w:t xml:space="preserve"> </w:t>
      </w:r>
      <w:r w:rsidR="007E3F14" w:rsidRPr="007F2C0B">
        <w:rPr>
          <w:rFonts w:ascii="Times New Roman" w:hAnsi="Times New Roman" w:cs="Times New Roman"/>
          <w:sz w:val="28"/>
          <w:szCs w:val="28"/>
        </w:rPr>
        <w:t xml:space="preserve">Л. </w:t>
      </w:r>
      <w:proofErr w:type="spellStart"/>
      <w:r w:rsidR="007E3F14" w:rsidRPr="007F2C0B">
        <w:rPr>
          <w:rFonts w:ascii="Times New Roman" w:hAnsi="Times New Roman" w:cs="Times New Roman"/>
          <w:sz w:val="28"/>
          <w:szCs w:val="28"/>
        </w:rPr>
        <w:t>Животовой</w:t>
      </w:r>
      <w:proofErr w:type="spellEnd"/>
      <w:r w:rsidR="007E3F14" w:rsidRPr="007F2C0B">
        <w:rPr>
          <w:rFonts w:ascii="Times New Roman" w:hAnsi="Times New Roman" w:cs="Times New Roman"/>
          <w:sz w:val="28"/>
          <w:szCs w:val="28"/>
        </w:rPr>
        <w:t>,</w:t>
      </w:r>
      <w:r w:rsidR="007E3F14">
        <w:rPr>
          <w:rFonts w:ascii="Times New Roman" w:hAnsi="Times New Roman" w:cs="Times New Roman"/>
          <w:sz w:val="28"/>
          <w:szCs w:val="28"/>
        </w:rPr>
        <w:t xml:space="preserve"> который отражает степень сбалансированности операционной и стратегической эффективности компании, которая является ключевым драйвером стабильного развития.</w:t>
      </w:r>
      <w:r w:rsidR="00E53D68">
        <w:rPr>
          <w:rFonts w:ascii="Times New Roman" w:hAnsi="Times New Roman" w:cs="Times New Roman"/>
          <w:sz w:val="28"/>
          <w:szCs w:val="28"/>
        </w:rPr>
        <w:t xml:space="preserve"> </w:t>
      </w:r>
      <w:r w:rsidR="00E53D68" w:rsidRPr="00E53D68">
        <w:rPr>
          <w:rFonts w:ascii="Times New Roman" w:hAnsi="Times New Roman" w:cs="Times New Roman"/>
          <w:sz w:val="28"/>
          <w:szCs w:val="28"/>
        </w:rPr>
        <w:t>Показатель рассчитывается по следующей формуле:</w:t>
      </w:r>
    </w:p>
    <w:p w14:paraId="5F620B99" w14:textId="6B9218DC" w:rsidR="00E53D68" w:rsidRPr="00E53D68" w:rsidRDefault="00E53D68" w:rsidP="00E77174">
      <w:pPr>
        <w:spacing w:after="0" w:line="360" w:lineRule="auto"/>
        <w:ind w:firstLine="720"/>
        <w:jc w:val="both"/>
        <w:rPr>
          <w:rFonts w:ascii="Times New Roman" w:hAnsi="Times New Roman" w:cs="Times New Roman"/>
          <w:i/>
          <w:sz w:val="28"/>
          <w:szCs w:val="28"/>
        </w:rPr>
      </w:pPr>
      <m:oMathPara>
        <m:oMath>
          <m:r>
            <w:rPr>
              <w:rFonts w:ascii="Cambria Math" w:hAnsi="Cambria Math" w:cs="Times New Roman"/>
              <w:sz w:val="28"/>
              <w:szCs w:val="28"/>
            </w:rPr>
            <m:t>SGI=</m:t>
          </m:r>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s</m:t>
                  </m:r>
                </m:sub>
              </m:sSub>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k</m:t>
              </m:r>
            </m:den>
          </m:f>
          <m:r>
            <w:rPr>
              <w:rFonts w:ascii="Cambria Math" w:hAnsi="Cambria Math" w:cs="Times New Roman"/>
              <w:sz w:val="28"/>
              <w:szCs w:val="28"/>
            </w:rPr>
            <m:t xml:space="preserve"> ×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k</m:t>
              </m:r>
            </m:sup>
            <m:e>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r>
                    <w:rPr>
                      <w:rFonts w:ascii="Cambria Math" w:hAnsi="Cambria Math" w:cs="Times New Roman"/>
                      <w:sz w:val="28"/>
                      <w:szCs w:val="28"/>
                    </w:rPr>
                    <m:t>[0, (</m:t>
                  </m:r>
                  <m:sSub>
                    <m:sSubPr>
                      <m:ctrlPr>
                        <w:rPr>
                          <w:rFonts w:ascii="Cambria Math" w:hAnsi="Cambria Math" w:cs="Times New Roman"/>
                          <w:i/>
                          <w:sz w:val="28"/>
                          <w:szCs w:val="28"/>
                        </w:rPr>
                      </m:ctrlPr>
                    </m:sSubPr>
                    <m:e>
                      <m:r>
                        <w:rPr>
                          <w:rFonts w:ascii="Cambria Math" w:hAnsi="Cambria Math" w:cs="Times New Roman"/>
                          <w:sz w:val="28"/>
                          <w:szCs w:val="28"/>
                        </w:rPr>
                        <m:t>ROCE</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WACC</m:t>
                      </m:r>
                    </m:e>
                    <m:sub>
                      <m:r>
                        <w:rPr>
                          <w:rFonts w:ascii="Cambria Math" w:hAnsi="Cambria Math" w:cs="Times New Roman"/>
                          <w:sz w:val="28"/>
                          <w:szCs w:val="28"/>
                        </w:rPr>
                        <m:t>i</m:t>
                      </m:r>
                    </m:sub>
                  </m:sSub>
                  <m:r>
                    <w:rPr>
                      <w:rFonts w:ascii="Cambria Math" w:hAnsi="Cambria Math" w:cs="Times New Roman"/>
                      <w:sz w:val="28"/>
                      <w:szCs w:val="28"/>
                    </w:rPr>
                    <m:t>)]</m:t>
                  </m:r>
                </m:e>
              </m:func>
            </m:e>
          </m:nary>
        </m:oMath>
      </m:oMathPara>
    </w:p>
    <w:p w14:paraId="5ED094B3" w14:textId="7F15CB6D" w:rsidR="00E53D68" w:rsidRDefault="00E53D68" w:rsidP="00E77174">
      <w:pPr>
        <w:spacing w:after="0" w:line="360" w:lineRule="auto"/>
        <w:ind w:firstLine="720"/>
        <w:jc w:val="both"/>
        <w:rPr>
          <w:rFonts w:ascii="Times New Roman" w:hAnsi="Times New Roman" w:cs="Times New Roman"/>
          <w:i/>
          <w:sz w:val="28"/>
          <w:szCs w:val="28"/>
        </w:rPr>
      </w:pPr>
      <w:r>
        <w:rPr>
          <w:rFonts w:ascii="Times New Roman" w:hAnsi="Times New Roman" w:cs="Times New Roman"/>
          <w:i/>
          <w:sz w:val="28"/>
          <w:szCs w:val="28"/>
        </w:rPr>
        <w:t xml:space="preserve">где: </w:t>
      </w:r>
    </w:p>
    <w:p w14:paraId="022A08D1" w14:textId="2857FC19" w:rsidR="00E53D68" w:rsidRDefault="00E53D68" w:rsidP="00E77174">
      <w:pPr>
        <w:spacing w:after="0" w:line="360" w:lineRule="auto"/>
        <w:ind w:firstLine="720"/>
        <w:jc w:val="both"/>
        <w:rPr>
          <w:rFonts w:ascii="Times New Roman" w:hAnsi="Times New Roman" w:cs="Times New Roman"/>
          <w:i/>
          <w:sz w:val="28"/>
          <w:szCs w:val="28"/>
        </w:rPr>
      </w:pPr>
      <w:r>
        <w:rPr>
          <w:rFonts w:ascii="Times New Roman" w:hAnsi="Times New Roman" w:cs="Times New Roman"/>
          <w:i/>
          <w:sz w:val="28"/>
          <w:szCs w:val="28"/>
          <w:lang w:val="en-US"/>
        </w:rPr>
        <w:t>k</w:t>
      </w:r>
      <w:r w:rsidRPr="00D7063F">
        <w:rPr>
          <w:rFonts w:ascii="Times New Roman" w:hAnsi="Times New Roman" w:cs="Times New Roman"/>
          <w:i/>
          <w:sz w:val="28"/>
          <w:szCs w:val="28"/>
        </w:rPr>
        <w:t xml:space="preserve"> – </w:t>
      </w:r>
      <w:r>
        <w:rPr>
          <w:rFonts w:ascii="Times New Roman" w:hAnsi="Times New Roman" w:cs="Times New Roman"/>
          <w:i/>
          <w:sz w:val="28"/>
          <w:szCs w:val="28"/>
        </w:rPr>
        <w:t>количество лет наблюдений</w:t>
      </w:r>
    </w:p>
    <w:p w14:paraId="526F1470" w14:textId="244806C4" w:rsidR="00E53D68" w:rsidRPr="00E53D68" w:rsidRDefault="00692DE5" w:rsidP="00E77174">
      <w:pPr>
        <w:spacing w:after="0" w:line="360" w:lineRule="auto"/>
        <w:ind w:firstLine="720"/>
        <w:jc w:val="both"/>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s</m:t>
            </m:r>
          </m:sub>
        </m:sSub>
      </m:oMath>
      <w:r w:rsidR="00E53D68">
        <w:rPr>
          <w:rFonts w:ascii="Times New Roman" w:hAnsi="Times New Roman" w:cs="Times New Roman"/>
          <w:i/>
          <w:sz w:val="28"/>
          <w:szCs w:val="28"/>
        </w:rPr>
        <w:t xml:space="preserve"> – средний темп роста продаж</w:t>
      </w:r>
    </w:p>
    <w:p w14:paraId="1849A334" w14:textId="49F37DB4" w:rsidR="007E3F14" w:rsidRDefault="007E3F14"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A086E">
        <w:rPr>
          <w:rFonts w:ascii="Times New Roman" w:hAnsi="Times New Roman" w:cs="Times New Roman"/>
          <w:sz w:val="28"/>
          <w:szCs w:val="28"/>
        </w:rPr>
        <w:t xml:space="preserve">В целях управления параметрами качества роста компании </w:t>
      </w:r>
      <w:proofErr w:type="spellStart"/>
      <w:r w:rsidR="005A086E">
        <w:rPr>
          <w:rFonts w:ascii="Times New Roman" w:hAnsi="Times New Roman" w:cs="Times New Roman"/>
          <w:sz w:val="28"/>
          <w:szCs w:val="28"/>
        </w:rPr>
        <w:t>Ивашковская</w:t>
      </w:r>
      <w:proofErr w:type="spellEnd"/>
      <w:r w:rsidR="005A086E">
        <w:rPr>
          <w:rFonts w:ascii="Times New Roman" w:hAnsi="Times New Roman" w:cs="Times New Roman"/>
          <w:sz w:val="28"/>
          <w:szCs w:val="28"/>
        </w:rPr>
        <w:t xml:space="preserve"> также разработала аналитическую матрицу </w:t>
      </w:r>
      <w:r w:rsidR="005A086E" w:rsidRPr="007F2C0B">
        <w:rPr>
          <w:rFonts w:ascii="Times New Roman" w:hAnsi="Times New Roman" w:cs="Times New Roman"/>
          <w:sz w:val="28"/>
          <w:szCs w:val="28"/>
        </w:rPr>
        <w:t>(«матрица качества роста»),</w:t>
      </w:r>
      <w:r w:rsidR="005A086E">
        <w:rPr>
          <w:rFonts w:ascii="Times New Roman" w:hAnsi="Times New Roman" w:cs="Times New Roman"/>
          <w:sz w:val="28"/>
          <w:szCs w:val="28"/>
        </w:rPr>
        <w:t xml:space="preserve"> представленную </w:t>
      </w:r>
      <w:r w:rsidR="005A086E" w:rsidRPr="00D00EAC">
        <w:rPr>
          <w:rFonts w:ascii="Times New Roman" w:hAnsi="Times New Roman" w:cs="Times New Roman"/>
          <w:sz w:val="28"/>
          <w:szCs w:val="28"/>
        </w:rPr>
        <w:t xml:space="preserve">ниже </w:t>
      </w:r>
      <w:r>
        <w:rPr>
          <w:rFonts w:ascii="Times New Roman" w:hAnsi="Times New Roman" w:cs="Times New Roman"/>
          <w:sz w:val="28"/>
          <w:szCs w:val="28"/>
        </w:rPr>
        <w:t>(рис. 1):</w:t>
      </w:r>
    </w:p>
    <w:p w14:paraId="3DE9F39C" w14:textId="566499F9" w:rsidR="007E3F14" w:rsidRDefault="007E3F14" w:rsidP="00E53D68">
      <w:pPr>
        <w:spacing w:after="0" w:line="360" w:lineRule="auto"/>
        <w:ind w:firstLine="720"/>
        <w:jc w:val="center"/>
        <w:rPr>
          <w:rFonts w:ascii="Times New Roman" w:hAnsi="Times New Roman" w:cs="Times New Roman"/>
          <w:sz w:val="28"/>
          <w:szCs w:val="28"/>
        </w:rPr>
      </w:pPr>
      <w:r>
        <w:rPr>
          <w:noProof/>
          <w:lang w:eastAsia="ru-RU"/>
        </w:rPr>
        <w:drawing>
          <wp:inline distT="0" distB="0" distL="0" distR="0" wp14:anchorId="113CE2BE" wp14:editId="5652CA26">
            <wp:extent cx="3756074" cy="21920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4858" cy="2214683"/>
                    </a:xfrm>
                    <a:prstGeom prst="rect">
                      <a:avLst/>
                    </a:prstGeom>
                  </pic:spPr>
                </pic:pic>
              </a:graphicData>
            </a:graphic>
          </wp:inline>
        </w:drawing>
      </w:r>
    </w:p>
    <w:p w14:paraId="6C73D7CC" w14:textId="315473D6" w:rsidR="007E3F14" w:rsidRDefault="007E3F14" w:rsidP="007E3F14">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 1 Матрица качества роста</w:t>
      </w:r>
    </w:p>
    <w:p w14:paraId="21BAB169" w14:textId="77777777" w:rsidR="007E3F14" w:rsidRDefault="007E3F14" w:rsidP="007E3F14">
      <w:pPr>
        <w:pStyle w:val="aa"/>
        <w:numPr>
          <w:ilvl w:val="0"/>
          <w:numId w:val="10"/>
        </w:numPr>
        <w:spacing w:after="0" w:line="360" w:lineRule="auto"/>
        <w:ind w:left="0" w:firstLine="709"/>
        <w:jc w:val="both"/>
        <w:rPr>
          <w:rFonts w:ascii="Times New Roman" w:hAnsi="Times New Roman" w:cs="Times New Roman"/>
          <w:sz w:val="28"/>
          <w:szCs w:val="28"/>
        </w:rPr>
      </w:pPr>
      <w:r w:rsidRPr="00E92CCC">
        <w:rPr>
          <w:rFonts w:ascii="Times New Roman" w:hAnsi="Times New Roman" w:cs="Times New Roman"/>
          <w:sz w:val="28"/>
          <w:szCs w:val="28"/>
        </w:rPr>
        <w:lastRenderedPageBreak/>
        <w:t xml:space="preserve">По оси абсцисс откладывается значение спреда доходности инвестиционного капитала, рассчитываемое как разница между </w:t>
      </w:r>
      <w:r w:rsidRPr="00E92CCC">
        <w:rPr>
          <w:rFonts w:ascii="Times New Roman" w:hAnsi="Times New Roman" w:cs="Times New Roman"/>
          <w:sz w:val="28"/>
          <w:szCs w:val="28"/>
          <w:lang w:val="en-US"/>
        </w:rPr>
        <w:t>ROCE</w:t>
      </w:r>
      <w:r w:rsidRPr="00E92CCC">
        <w:rPr>
          <w:rFonts w:ascii="Times New Roman" w:hAnsi="Times New Roman" w:cs="Times New Roman"/>
          <w:sz w:val="28"/>
          <w:szCs w:val="28"/>
        </w:rPr>
        <w:t xml:space="preserve"> и </w:t>
      </w:r>
      <w:r w:rsidRPr="00E92CCC">
        <w:rPr>
          <w:rFonts w:ascii="Times New Roman" w:hAnsi="Times New Roman" w:cs="Times New Roman"/>
          <w:sz w:val="28"/>
          <w:szCs w:val="28"/>
          <w:lang w:val="en-US"/>
        </w:rPr>
        <w:t>WACC</w:t>
      </w:r>
      <w:r w:rsidRPr="00E92CCC">
        <w:rPr>
          <w:rFonts w:ascii="Times New Roman" w:hAnsi="Times New Roman" w:cs="Times New Roman"/>
          <w:sz w:val="28"/>
          <w:szCs w:val="28"/>
        </w:rPr>
        <w:t xml:space="preserve">. Значение спрэда учитывает альтернативные издержки, которые несет компания при привлечении капитала, и отвечает за операционную эффективность. </w:t>
      </w:r>
    </w:p>
    <w:p w14:paraId="1234BBE0" w14:textId="598A600B" w:rsidR="007E3F14" w:rsidRDefault="007E3F14" w:rsidP="007E3F14">
      <w:pPr>
        <w:pStyle w:val="aa"/>
        <w:numPr>
          <w:ilvl w:val="0"/>
          <w:numId w:val="10"/>
        </w:numPr>
        <w:spacing w:after="0" w:line="360" w:lineRule="auto"/>
        <w:ind w:left="0" w:firstLine="709"/>
        <w:jc w:val="both"/>
        <w:rPr>
          <w:rFonts w:ascii="Times New Roman" w:hAnsi="Times New Roman" w:cs="Times New Roman"/>
          <w:sz w:val="28"/>
          <w:szCs w:val="28"/>
        </w:rPr>
      </w:pPr>
      <w:r w:rsidRPr="00E92CCC">
        <w:rPr>
          <w:rFonts w:ascii="Times New Roman" w:hAnsi="Times New Roman" w:cs="Times New Roman"/>
          <w:sz w:val="28"/>
          <w:szCs w:val="28"/>
        </w:rPr>
        <w:t xml:space="preserve">По оси ординат откладывается значение </w:t>
      </w:r>
      <w:r w:rsidR="005A086E">
        <w:rPr>
          <w:rFonts w:ascii="Times New Roman" w:hAnsi="Times New Roman" w:cs="Times New Roman"/>
          <w:sz w:val="28"/>
          <w:szCs w:val="28"/>
        </w:rPr>
        <w:t xml:space="preserve">устойчивого темпа роста </w:t>
      </w:r>
      <w:r w:rsidR="005A086E" w:rsidRPr="005A086E">
        <w:rPr>
          <w:rFonts w:ascii="Times New Roman" w:hAnsi="Times New Roman" w:cs="Times New Roman"/>
          <w:sz w:val="28"/>
          <w:szCs w:val="28"/>
        </w:rPr>
        <w:t>(</w:t>
      </w:r>
      <w:r w:rsidR="005A086E">
        <w:rPr>
          <w:rFonts w:ascii="Times New Roman" w:hAnsi="Times New Roman" w:cs="Times New Roman"/>
          <w:sz w:val="28"/>
          <w:szCs w:val="28"/>
          <w:lang w:val="en-US"/>
        </w:rPr>
        <w:t>SGR</w:t>
      </w:r>
      <w:r w:rsidR="005A086E" w:rsidRPr="005A086E">
        <w:rPr>
          <w:rFonts w:ascii="Times New Roman" w:hAnsi="Times New Roman" w:cs="Times New Roman"/>
          <w:sz w:val="28"/>
          <w:szCs w:val="28"/>
        </w:rPr>
        <w:t>)</w:t>
      </w:r>
      <w:r w:rsidRPr="00E92CCC">
        <w:rPr>
          <w:rFonts w:ascii="Times New Roman" w:hAnsi="Times New Roman" w:cs="Times New Roman"/>
          <w:sz w:val="28"/>
          <w:szCs w:val="28"/>
        </w:rPr>
        <w:t xml:space="preserve">, отвечающее за стратегическую эффективность компании. </w:t>
      </w:r>
    </w:p>
    <w:p w14:paraId="0C1832BB" w14:textId="7F01D033" w:rsidR="007E3F14" w:rsidRDefault="007E3F14" w:rsidP="007E3F14">
      <w:pPr>
        <w:pStyle w:val="aa"/>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E92CCC">
        <w:rPr>
          <w:rFonts w:ascii="Times New Roman" w:hAnsi="Times New Roman" w:cs="Times New Roman"/>
          <w:sz w:val="28"/>
          <w:szCs w:val="28"/>
        </w:rPr>
        <w:t xml:space="preserve">аходится среднее значение темпов роста выручки и среднее значение спрэда </w:t>
      </w:r>
      <w:r w:rsidR="00E53D68">
        <w:rPr>
          <w:rFonts w:ascii="Times New Roman" w:hAnsi="Times New Roman" w:cs="Times New Roman"/>
          <w:sz w:val="28"/>
          <w:szCs w:val="28"/>
        </w:rPr>
        <w:t>в рамках отрасли</w:t>
      </w:r>
      <w:r w:rsidRPr="00E92CCC">
        <w:rPr>
          <w:rFonts w:ascii="Times New Roman" w:hAnsi="Times New Roman" w:cs="Times New Roman"/>
          <w:sz w:val="28"/>
          <w:szCs w:val="28"/>
        </w:rPr>
        <w:t xml:space="preserve">. Таким образом, появляется возможность разделить компании, входящие в выборку на 4 группы. </w:t>
      </w:r>
    </w:p>
    <w:p w14:paraId="49FF7C48" w14:textId="4E24550E" w:rsidR="00E53D68" w:rsidRDefault="00E53D68" w:rsidP="007E3F14">
      <w:pPr>
        <w:spacing w:after="0" w:line="360" w:lineRule="auto"/>
        <w:ind w:firstLine="720"/>
        <w:jc w:val="both"/>
        <w:rPr>
          <w:rFonts w:ascii="Times New Roman" w:hAnsi="Times New Roman" w:cs="Times New Roman"/>
          <w:sz w:val="28"/>
          <w:szCs w:val="28"/>
        </w:rPr>
      </w:pPr>
      <w:r w:rsidRPr="00D41D25">
        <w:rPr>
          <w:rFonts w:ascii="Times New Roman" w:hAnsi="Times New Roman" w:cs="Times New Roman"/>
          <w:sz w:val="28"/>
          <w:szCs w:val="28"/>
        </w:rPr>
        <w:t xml:space="preserve">Матрица разделена на четыре квадранта: Q1 – сбалансированный рост, Q2 – сфокусированный рост, Q3 – агрессивный рост и Q4 – догоняющий рост. </w:t>
      </w:r>
    </w:p>
    <w:p w14:paraId="0A20A731" w14:textId="49973CAC" w:rsidR="007E3F14" w:rsidRDefault="007E3F14" w:rsidP="007E3F14">
      <w:pPr>
        <w:spacing w:after="0" w:line="360" w:lineRule="auto"/>
        <w:ind w:firstLine="720"/>
        <w:jc w:val="both"/>
        <w:rPr>
          <w:rFonts w:ascii="Times New Roman" w:hAnsi="Times New Roman" w:cs="Times New Roman"/>
          <w:sz w:val="28"/>
          <w:szCs w:val="28"/>
        </w:rPr>
      </w:pPr>
      <w:r w:rsidRPr="00E92CCC">
        <w:rPr>
          <w:rFonts w:ascii="Times New Roman" w:hAnsi="Times New Roman" w:cs="Times New Roman"/>
          <w:sz w:val="28"/>
          <w:szCs w:val="28"/>
        </w:rPr>
        <w:t xml:space="preserve">В квадрант </w:t>
      </w:r>
      <w:r w:rsidRPr="00E92CCC">
        <w:rPr>
          <w:rFonts w:ascii="Times New Roman" w:hAnsi="Times New Roman" w:cs="Times New Roman"/>
          <w:sz w:val="28"/>
          <w:szCs w:val="28"/>
          <w:lang w:val="en-US"/>
        </w:rPr>
        <w:t>Q</w:t>
      </w:r>
      <w:r w:rsidRPr="00E92CCC">
        <w:rPr>
          <w:rFonts w:ascii="Times New Roman" w:hAnsi="Times New Roman" w:cs="Times New Roman"/>
          <w:sz w:val="28"/>
          <w:szCs w:val="28"/>
        </w:rPr>
        <w:t>1 попадают компании с наиболее качественным ростом, так как оба эффекта – стратегический и финансовый – в данном случае сбалансированы. Следовательно, есть все основания предполагать, что темпы роста выручки в данном случае будут стабильно высокими.</w:t>
      </w:r>
    </w:p>
    <w:p w14:paraId="42E565B2" w14:textId="51CAD3F4" w:rsidR="00E53D68" w:rsidRDefault="00E53D68" w:rsidP="007E3F1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Противоположностью компаний, которые входят в квадрант </w:t>
      </w:r>
      <w:r>
        <w:rPr>
          <w:rFonts w:ascii="Times New Roman" w:hAnsi="Times New Roman" w:cs="Times New Roman"/>
          <w:sz w:val="28"/>
          <w:szCs w:val="28"/>
          <w:lang w:val="en-US"/>
        </w:rPr>
        <w:t>Q</w:t>
      </w:r>
      <w:r w:rsidRPr="003F16F1">
        <w:rPr>
          <w:rFonts w:ascii="Times New Roman" w:hAnsi="Times New Roman" w:cs="Times New Roman"/>
          <w:sz w:val="28"/>
          <w:szCs w:val="28"/>
        </w:rPr>
        <w:t>1</w:t>
      </w:r>
      <w:r>
        <w:rPr>
          <w:rFonts w:ascii="Times New Roman" w:hAnsi="Times New Roman" w:cs="Times New Roman"/>
          <w:sz w:val="28"/>
          <w:szCs w:val="28"/>
        </w:rPr>
        <w:t xml:space="preserve">, являются компании, входящие в квадрант </w:t>
      </w:r>
      <w:r>
        <w:rPr>
          <w:rFonts w:ascii="Times New Roman" w:hAnsi="Times New Roman" w:cs="Times New Roman"/>
          <w:sz w:val="28"/>
          <w:szCs w:val="28"/>
          <w:lang w:val="en-US"/>
        </w:rPr>
        <w:t>Q</w:t>
      </w:r>
      <w:r w:rsidRPr="003F16F1">
        <w:rPr>
          <w:rFonts w:ascii="Times New Roman" w:hAnsi="Times New Roman" w:cs="Times New Roman"/>
          <w:sz w:val="28"/>
          <w:szCs w:val="28"/>
        </w:rPr>
        <w:t>4</w:t>
      </w:r>
      <w:r>
        <w:rPr>
          <w:rFonts w:ascii="Times New Roman" w:hAnsi="Times New Roman" w:cs="Times New Roman"/>
          <w:sz w:val="28"/>
          <w:szCs w:val="28"/>
        </w:rPr>
        <w:t>. Исходя из текущего положения этих фирм, нельзя предположить, что их темпы роста в ближайшее время станут выше среднеотраслевых значений.</w:t>
      </w:r>
    </w:p>
    <w:p w14:paraId="6D320D82" w14:textId="658A3DA9" w:rsidR="00E53D68" w:rsidRDefault="00E53D68" w:rsidP="007E3F1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Можно предположить, что фирмы, которым присущ агрессивный рост</w:t>
      </w:r>
      <w:r w:rsidRPr="003C1634">
        <w:rPr>
          <w:rFonts w:ascii="Times New Roman" w:hAnsi="Times New Roman" w:cs="Times New Roman"/>
          <w:sz w:val="28"/>
          <w:szCs w:val="28"/>
        </w:rPr>
        <w:t xml:space="preserve"> (</w:t>
      </w:r>
      <w:r>
        <w:rPr>
          <w:rFonts w:ascii="Times New Roman" w:hAnsi="Times New Roman" w:cs="Times New Roman"/>
          <w:sz w:val="28"/>
          <w:szCs w:val="28"/>
          <w:lang w:val="en-US"/>
        </w:rPr>
        <w:t>Q</w:t>
      </w:r>
      <w:r w:rsidRPr="003C1634">
        <w:rPr>
          <w:rFonts w:ascii="Times New Roman" w:hAnsi="Times New Roman" w:cs="Times New Roman"/>
          <w:sz w:val="28"/>
          <w:szCs w:val="28"/>
        </w:rPr>
        <w:t>3)</w:t>
      </w:r>
      <w:r>
        <w:rPr>
          <w:rFonts w:ascii="Times New Roman" w:hAnsi="Times New Roman" w:cs="Times New Roman"/>
          <w:sz w:val="28"/>
          <w:szCs w:val="28"/>
        </w:rPr>
        <w:t xml:space="preserve">, более перспективны ввиду того, что в исследованиях, </w:t>
      </w:r>
      <w:r w:rsidRPr="00315907">
        <w:rPr>
          <w:rFonts w:ascii="Times New Roman" w:hAnsi="Times New Roman" w:cs="Times New Roman"/>
          <w:sz w:val="28"/>
          <w:szCs w:val="28"/>
        </w:rPr>
        <w:t xml:space="preserve">проведенных И. </w:t>
      </w:r>
      <w:proofErr w:type="spellStart"/>
      <w:r w:rsidRPr="00315907">
        <w:rPr>
          <w:rFonts w:ascii="Times New Roman" w:hAnsi="Times New Roman" w:cs="Times New Roman"/>
          <w:sz w:val="28"/>
          <w:szCs w:val="28"/>
        </w:rPr>
        <w:t>Ивашковской</w:t>
      </w:r>
      <w:proofErr w:type="spellEnd"/>
      <w:r w:rsidRPr="00315907">
        <w:rPr>
          <w:rFonts w:ascii="Times New Roman" w:hAnsi="Times New Roman" w:cs="Times New Roman"/>
          <w:sz w:val="28"/>
          <w:szCs w:val="28"/>
        </w:rPr>
        <w:t>,</w:t>
      </w:r>
      <w:r>
        <w:rPr>
          <w:rFonts w:ascii="Times New Roman" w:hAnsi="Times New Roman" w:cs="Times New Roman"/>
          <w:sz w:val="28"/>
          <w:szCs w:val="28"/>
        </w:rPr>
        <w:t xml:space="preserve"> компании с агрессивной политикой роста с большей вероятностью перемещались в квадрант </w:t>
      </w:r>
      <w:r>
        <w:rPr>
          <w:rFonts w:ascii="Times New Roman" w:hAnsi="Times New Roman" w:cs="Times New Roman"/>
          <w:sz w:val="28"/>
          <w:szCs w:val="28"/>
          <w:lang w:val="en-US"/>
        </w:rPr>
        <w:t>Q</w:t>
      </w:r>
      <w:r w:rsidRPr="00916414">
        <w:rPr>
          <w:rFonts w:ascii="Times New Roman" w:hAnsi="Times New Roman" w:cs="Times New Roman"/>
          <w:sz w:val="28"/>
          <w:szCs w:val="28"/>
        </w:rPr>
        <w:t>1</w:t>
      </w:r>
      <w:r>
        <w:rPr>
          <w:rFonts w:ascii="Times New Roman" w:hAnsi="Times New Roman" w:cs="Times New Roman"/>
          <w:sz w:val="28"/>
          <w:szCs w:val="28"/>
        </w:rPr>
        <w:t>, нежели компании с сфокусированным ростом</w:t>
      </w:r>
      <w:r w:rsidRPr="003C1634">
        <w:rPr>
          <w:rFonts w:ascii="Times New Roman" w:hAnsi="Times New Roman" w:cs="Times New Roman"/>
          <w:sz w:val="28"/>
          <w:szCs w:val="28"/>
        </w:rPr>
        <w:t xml:space="preserve"> (</w:t>
      </w:r>
      <w:r>
        <w:rPr>
          <w:rFonts w:ascii="Times New Roman" w:hAnsi="Times New Roman" w:cs="Times New Roman"/>
          <w:sz w:val="28"/>
          <w:szCs w:val="28"/>
          <w:lang w:val="en-US"/>
        </w:rPr>
        <w:t>Q</w:t>
      </w:r>
      <w:r w:rsidRPr="003C1634">
        <w:rPr>
          <w:rFonts w:ascii="Times New Roman" w:hAnsi="Times New Roman" w:cs="Times New Roman"/>
          <w:sz w:val="28"/>
          <w:szCs w:val="28"/>
        </w:rPr>
        <w:t>2)</w:t>
      </w:r>
      <w:r>
        <w:rPr>
          <w:rFonts w:ascii="Times New Roman" w:hAnsi="Times New Roman" w:cs="Times New Roman"/>
          <w:sz w:val="28"/>
          <w:szCs w:val="28"/>
        </w:rPr>
        <w:t>. Подобную закономерность можно объяснить ловушкой прибыли, в которую попадают компании, использующие модель сфокусированного роста.</w:t>
      </w:r>
    </w:p>
    <w:p w14:paraId="736AD175" w14:textId="77777777" w:rsidR="0000252F" w:rsidRDefault="0000252F" w:rsidP="0000252F">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lastRenderedPageBreak/>
        <w:t>Систематизированный перечень рассчитанных факторов внутреннего контура представлен в таблице 1.</w:t>
      </w:r>
    </w:p>
    <w:p w14:paraId="63F27B40" w14:textId="77777777" w:rsidR="0000252F" w:rsidRDefault="0000252F" w:rsidP="0000252F">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Таблица 1. Описательная характеристика факторов внутреннего контура</w:t>
      </w:r>
    </w:p>
    <w:tbl>
      <w:tblPr>
        <w:tblW w:w="9796" w:type="dxa"/>
        <w:tblLook w:val="04A0" w:firstRow="1" w:lastRow="0" w:firstColumn="1" w:lastColumn="0" w:noHBand="0" w:noVBand="1"/>
      </w:tblPr>
      <w:tblGrid>
        <w:gridCol w:w="1697"/>
        <w:gridCol w:w="4080"/>
        <w:gridCol w:w="1000"/>
        <w:gridCol w:w="1000"/>
        <w:gridCol w:w="1000"/>
        <w:gridCol w:w="1100"/>
      </w:tblGrid>
      <w:tr w:rsidR="0000252F" w:rsidRPr="00A378F6" w14:paraId="64436CB7" w14:textId="77777777" w:rsidTr="00AF60CC">
        <w:trPr>
          <w:trHeight w:val="311"/>
        </w:trPr>
        <w:tc>
          <w:tcPr>
            <w:tcW w:w="16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F28EE" w14:textId="77777777" w:rsidR="0000252F" w:rsidRPr="00A378F6" w:rsidRDefault="0000252F" w:rsidP="00AF60CC">
            <w:pPr>
              <w:spacing w:after="0" w:line="240" w:lineRule="auto"/>
              <w:jc w:val="center"/>
              <w:rPr>
                <w:rFonts w:ascii="Times New Roman" w:eastAsia="Times New Roman" w:hAnsi="Times New Roman" w:cs="Times New Roman"/>
                <w:b/>
                <w:bCs/>
                <w:color w:val="000000"/>
                <w:sz w:val="24"/>
                <w:szCs w:val="24"/>
                <w:lang w:eastAsia="ru-RU"/>
              </w:rPr>
            </w:pPr>
            <w:r w:rsidRPr="00A378F6">
              <w:rPr>
                <w:rFonts w:ascii="Times New Roman" w:eastAsia="Times New Roman" w:hAnsi="Times New Roman" w:cs="Times New Roman"/>
                <w:b/>
                <w:bCs/>
                <w:color w:val="000000"/>
                <w:sz w:val="24"/>
                <w:szCs w:val="24"/>
                <w:lang w:eastAsia="ru-RU"/>
              </w:rPr>
              <w:t>Название</w:t>
            </w:r>
          </w:p>
        </w:tc>
        <w:tc>
          <w:tcPr>
            <w:tcW w:w="4080" w:type="dxa"/>
            <w:tcBorders>
              <w:top w:val="single" w:sz="4" w:space="0" w:color="auto"/>
              <w:left w:val="nil"/>
              <w:bottom w:val="single" w:sz="4" w:space="0" w:color="auto"/>
              <w:right w:val="single" w:sz="4" w:space="0" w:color="auto"/>
            </w:tcBorders>
            <w:shd w:val="clear" w:color="auto" w:fill="auto"/>
            <w:noWrap/>
            <w:vAlign w:val="center"/>
            <w:hideMark/>
          </w:tcPr>
          <w:p w14:paraId="0B8214C5" w14:textId="77777777" w:rsidR="0000252F" w:rsidRPr="00A378F6" w:rsidRDefault="0000252F" w:rsidP="00AF60CC">
            <w:pPr>
              <w:spacing w:after="0" w:line="240" w:lineRule="auto"/>
              <w:jc w:val="center"/>
              <w:rPr>
                <w:rFonts w:ascii="Times New Roman" w:eastAsia="Times New Roman" w:hAnsi="Times New Roman" w:cs="Times New Roman"/>
                <w:b/>
                <w:bCs/>
                <w:color w:val="000000"/>
                <w:sz w:val="24"/>
                <w:szCs w:val="24"/>
                <w:lang w:eastAsia="ru-RU"/>
              </w:rPr>
            </w:pPr>
            <w:r w:rsidRPr="00A378F6">
              <w:rPr>
                <w:rFonts w:ascii="Times New Roman" w:eastAsia="Times New Roman" w:hAnsi="Times New Roman" w:cs="Times New Roman"/>
                <w:b/>
                <w:bCs/>
                <w:color w:val="000000"/>
                <w:sz w:val="24"/>
                <w:szCs w:val="24"/>
                <w:lang w:eastAsia="ru-RU"/>
              </w:rPr>
              <w:t>Описание</w:t>
            </w:r>
          </w:p>
        </w:tc>
        <w:tc>
          <w:tcPr>
            <w:tcW w:w="1000" w:type="dxa"/>
            <w:tcBorders>
              <w:top w:val="single" w:sz="4" w:space="0" w:color="auto"/>
              <w:left w:val="nil"/>
              <w:bottom w:val="single" w:sz="4" w:space="0" w:color="auto"/>
              <w:right w:val="single" w:sz="4" w:space="0" w:color="auto"/>
            </w:tcBorders>
            <w:shd w:val="clear" w:color="auto" w:fill="auto"/>
            <w:noWrap/>
            <w:hideMark/>
          </w:tcPr>
          <w:p w14:paraId="18638909" w14:textId="77777777" w:rsidR="0000252F" w:rsidRPr="00A378F6" w:rsidRDefault="0000252F" w:rsidP="00AF60CC">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count</w:t>
            </w:r>
            <w:proofErr w:type="spellEnd"/>
          </w:p>
        </w:tc>
        <w:tc>
          <w:tcPr>
            <w:tcW w:w="1000" w:type="dxa"/>
            <w:tcBorders>
              <w:top w:val="single" w:sz="4" w:space="0" w:color="auto"/>
              <w:left w:val="nil"/>
              <w:bottom w:val="single" w:sz="4" w:space="0" w:color="auto"/>
              <w:right w:val="single" w:sz="4" w:space="0" w:color="auto"/>
            </w:tcBorders>
            <w:shd w:val="clear" w:color="auto" w:fill="auto"/>
            <w:noWrap/>
            <w:hideMark/>
          </w:tcPr>
          <w:p w14:paraId="3D8CCBFA" w14:textId="77777777" w:rsidR="0000252F" w:rsidRPr="00A378F6" w:rsidRDefault="0000252F" w:rsidP="00AF60CC">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median</w:t>
            </w:r>
            <w:proofErr w:type="spellEnd"/>
          </w:p>
        </w:tc>
        <w:tc>
          <w:tcPr>
            <w:tcW w:w="1000" w:type="dxa"/>
            <w:tcBorders>
              <w:top w:val="single" w:sz="4" w:space="0" w:color="auto"/>
              <w:left w:val="nil"/>
              <w:bottom w:val="single" w:sz="4" w:space="0" w:color="auto"/>
              <w:right w:val="single" w:sz="4" w:space="0" w:color="auto"/>
            </w:tcBorders>
            <w:shd w:val="clear" w:color="auto" w:fill="auto"/>
            <w:noWrap/>
            <w:hideMark/>
          </w:tcPr>
          <w:p w14:paraId="5D7A0804" w14:textId="77777777" w:rsidR="0000252F" w:rsidRPr="00A378F6" w:rsidRDefault="0000252F" w:rsidP="00AF60CC">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mean</w:t>
            </w:r>
            <w:proofErr w:type="spellEnd"/>
          </w:p>
        </w:tc>
        <w:tc>
          <w:tcPr>
            <w:tcW w:w="1100" w:type="dxa"/>
            <w:tcBorders>
              <w:top w:val="single" w:sz="4" w:space="0" w:color="auto"/>
              <w:left w:val="nil"/>
              <w:bottom w:val="single" w:sz="4" w:space="0" w:color="auto"/>
              <w:right w:val="single" w:sz="4" w:space="0" w:color="auto"/>
            </w:tcBorders>
            <w:shd w:val="clear" w:color="auto" w:fill="auto"/>
            <w:noWrap/>
            <w:hideMark/>
          </w:tcPr>
          <w:p w14:paraId="2D926542" w14:textId="77777777" w:rsidR="0000252F" w:rsidRPr="00A378F6" w:rsidRDefault="0000252F" w:rsidP="00AF60CC">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std</w:t>
            </w:r>
            <w:proofErr w:type="spellEnd"/>
          </w:p>
        </w:tc>
      </w:tr>
      <w:tr w:rsidR="0000252F" w:rsidRPr="00A378F6" w14:paraId="0E73D9B5" w14:textId="77777777" w:rsidTr="00AF60CC">
        <w:trPr>
          <w:trHeight w:val="311"/>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14:paraId="09AE9D39" w14:textId="41902572" w:rsidR="0000252F" w:rsidRPr="00A378F6" w:rsidRDefault="008A73EF" w:rsidP="00AF60CC">
            <w:pPr>
              <w:spacing w:after="0" w:line="240" w:lineRule="auto"/>
              <w:jc w:val="center"/>
              <w:rPr>
                <w:rFonts w:ascii="Times New Roman" w:eastAsia="Times New Roman" w:hAnsi="Times New Roman" w:cs="Times New Roman"/>
                <w:b/>
                <w:bCs/>
                <w:color w:val="000000"/>
                <w:sz w:val="24"/>
                <w:szCs w:val="24"/>
                <w:lang w:eastAsia="ru-RU"/>
              </w:rPr>
            </w:pPr>
            <w:r>
              <w:rPr>
                <w:rFonts w:ascii="Times New Roman" w:eastAsia="Times New Roman" w:hAnsi="Times New Roman" w:cs="Times New Roman"/>
                <w:b/>
                <w:bCs/>
                <w:color w:val="000000"/>
                <w:sz w:val="24"/>
                <w:szCs w:val="24"/>
                <w:lang w:val="en-US" w:eastAsia="ru-RU"/>
              </w:rPr>
              <w:t>C</w:t>
            </w:r>
            <w:proofErr w:type="spellStart"/>
            <w:r w:rsidR="0000252F" w:rsidRPr="00A378F6">
              <w:rPr>
                <w:rFonts w:ascii="Times New Roman" w:eastAsia="Times New Roman" w:hAnsi="Times New Roman" w:cs="Times New Roman"/>
                <w:b/>
                <w:bCs/>
                <w:color w:val="000000"/>
                <w:sz w:val="24"/>
                <w:szCs w:val="24"/>
                <w:lang w:eastAsia="ru-RU"/>
              </w:rPr>
              <w:t>urrent_ratio</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0AD24709" w14:textId="77777777" w:rsidR="0000252F" w:rsidRPr="00A378F6" w:rsidRDefault="0000252F" w:rsidP="00AF60CC">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Коэффициент текущей ликвидности</w:t>
            </w:r>
          </w:p>
        </w:tc>
        <w:tc>
          <w:tcPr>
            <w:tcW w:w="1000" w:type="dxa"/>
            <w:tcBorders>
              <w:top w:val="nil"/>
              <w:left w:val="nil"/>
              <w:bottom w:val="single" w:sz="4" w:space="0" w:color="auto"/>
              <w:right w:val="single" w:sz="4" w:space="0" w:color="auto"/>
            </w:tcBorders>
            <w:shd w:val="clear" w:color="auto" w:fill="auto"/>
            <w:noWrap/>
            <w:vAlign w:val="center"/>
            <w:hideMark/>
          </w:tcPr>
          <w:p w14:paraId="3FFBE801" w14:textId="77777777" w:rsidR="0000252F" w:rsidRPr="00A378F6" w:rsidRDefault="0000252F" w:rsidP="00AF60CC">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6828.00</w:t>
            </w:r>
          </w:p>
        </w:tc>
        <w:tc>
          <w:tcPr>
            <w:tcW w:w="1000" w:type="dxa"/>
            <w:tcBorders>
              <w:top w:val="nil"/>
              <w:left w:val="nil"/>
              <w:bottom w:val="single" w:sz="4" w:space="0" w:color="auto"/>
              <w:right w:val="single" w:sz="4" w:space="0" w:color="auto"/>
            </w:tcBorders>
            <w:shd w:val="clear" w:color="auto" w:fill="auto"/>
            <w:noWrap/>
            <w:vAlign w:val="center"/>
            <w:hideMark/>
          </w:tcPr>
          <w:p w14:paraId="3E004FFF" w14:textId="77777777" w:rsidR="0000252F" w:rsidRPr="00A378F6" w:rsidRDefault="0000252F" w:rsidP="00AF60CC">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4.27</w:t>
            </w:r>
          </w:p>
        </w:tc>
        <w:tc>
          <w:tcPr>
            <w:tcW w:w="1000" w:type="dxa"/>
            <w:tcBorders>
              <w:top w:val="nil"/>
              <w:left w:val="nil"/>
              <w:bottom w:val="single" w:sz="4" w:space="0" w:color="auto"/>
              <w:right w:val="single" w:sz="4" w:space="0" w:color="auto"/>
            </w:tcBorders>
            <w:shd w:val="clear" w:color="auto" w:fill="auto"/>
            <w:noWrap/>
            <w:vAlign w:val="center"/>
            <w:hideMark/>
          </w:tcPr>
          <w:p w14:paraId="2D09B71D" w14:textId="77777777" w:rsidR="0000252F" w:rsidRPr="00A378F6" w:rsidRDefault="0000252F" w:rsidP="00AF60CC">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39.65</w:t>
            </w:r>
          </w:p>
        </w:tc>
        <w:tc>
          <w:tcPr>
            <w:tcW w:w="1100" w:type="dxa"/>
            <w:tcBorders>
              <w:top w:val="nil"/>
              <w:left w:val="nil"/>
              <w:bottom w:val="single" w:sz="4" w:space="0" w:color="auto"/>
              <w:right w:val="single" w:sz="4" w:space="0" w:color="auto"/>
            </w:tcBorders>
            <w:shd w:val="clear" w:color="auto" w:fill="auto"/>
            <w:noWrap/>
            <w:vAlign w:val="center"/>
            <w:hideMark/>
          </w:tcPr>
          <w:p w14:paraId="68C2A654" w14:textId="77777777" w:rsidR="0000252F" w:rsidRPr="00A378F6" w:rsidRDefault="0000252F" w:rsidP="00AF60CC">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61.55</w:t>
            </w:r>
          </w:p>
        </w:tc>
      </w:tr>
      <w:tr w:rsidR="0000252F" w:rsidRPr="00A378F6" w14:paraId="07094CC1" w14:textId="77777777" w:rsidTr="00AF60CC">
        <w:trPr>
          <w:trHeight w:val="311"/>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14:paraId="0D73AB88" w14:textId="23A532FD" w:rsidR="0000252F" w:rsidRPr="008A73EF" w:rsidRDefault="008A73EF" w:rsidP="00AF60CC">
            <w:pPr>
              <w:spacing w:after="0" w:line="240" w:lineRule="auto"/>
              <w:jc w:val="center"/>
              <w:rPr>
                <w:rFonts w:ascii="Times New Roman" w:eastAsia="Times New Roman" w:hAnsi="Times New Roman" w:cs="Times New Roman"/>
                <w:b/>
                <w:bCs/>
                <w:color w:val="000000"/>
                <w:sz w:val="24"/>
                <w:szCs w:val="24"/>
                <w:lang w:val="en-US" w:eastAsia="ru-RU"/>
              </w:rPr>
            </w:pPr>
            <w:r>
              <w:rPr>
                <w:rFonts w:ascii="Times New Roman" w:eastAsia="Times New Roman" w:hAnsi="Times New Roman" w:cs="Times New Roman"/>
                <w:b/>
                <w:bCs/>
                <w:color w:val="000000"/>
                <w:sz w:val="24"/>
                <w:szCs w:val="24"/>
                <w:lang w:val="en-US" w:eastAsia="ru-RU"/>
              </w:rPr>
              <w:t>ICR</w:t>
            </w:r>
          </w:p>
        </w:tc>
        <w:tc>
          <w:tcPr>
            <w:tcW w:w="4080" w:type="dxa"/>
            <w:tcBorders>
              <w:top w:val="nil"/>
              <w:left w:val="nil"/>
              <w:bottom w:val="single" w:sz="4" w:space="0" w:color="auto"/>
              <w:right w:val="single" w:sz="4" w:space="0" w:color="auto"/>
            </w:tcBorders>
            <w:shd w:val="clear" w:color="auto" w:fill="auto"/>
            <w:vAlign w:val="center"/>
            <w:hideMark/>
          </w:tcPr>
          <w:p w14:paraId="29882B6B" w14:textId="77777777" w:rsidR="0000252F" w:rsidRPr="00A378F6" w:rsidRDefault="0000252F" w:rsidP="00AF60CC">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Коэффициент покрытия процентов</w:t>
            </w:r>
          </w:p>
        </w:tc>
        <w:tc>
          <w:tcPr>
            <w:tcW w:w="1000" w:type="dxa"/>
            <w:tcBorders>
              <w:top w:val="nil"/>
              <w:left w:val="nil"/>
              <w:bottom w:val="single" w:sz="4" w:space="0" w:color="auto"/>
              <w:right w:val="single" w:sz="4" w:space="0" w:color="auto"/>
            </w:tcBorders>
            <w:shd w:val="clear" w:color="auto" w:fill="auto"/>
            <w:noWrap/>
            <w:vAlign w:val="center"/>
            <w:hideMark/>
          </w:tcPr>
          <w:p w14:paraId="67F66563" w14:textId="77777777" w:rsidR="0000252F" w:rsidRPr="00A378F6" w:rsidRDefault="0000252F" w:rsidP="00AF60CC">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6828.00</w:t>
            </w:r>
          </w:p>
        </w:tc>
        <w:tc>
          <w:tcPr>
            <w:tcW w:w="1000" w:type="dxa"/>
            <w:tcBorders>
              <w:top w:val="nil"/>
              <w:left w:val="nil"/>
              <w:bottom w:val="single" w:sz="4" w:space="0" w:color="auto"/>
              <w:right w:val="single" w:sz="4" w:space="0" w:color="auto"/>
            </w:tcBorders>
            <w:shd w:val="clear" w:color="auto" w:fill="auto"/>
            <w:noWrap/>
            <w:vAlign w:val="center"/>
            <w:hideMark/>
          </w:tcPr>
          <w:p w14:paraId="729C65AC" w14:textId="77777777" w:rsidR="0000252F" w:rsidRPr="00A378F6" w:rsidRDefault="0000252F" w:rsidP="00AF60CC">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9.72</w:t>
            </w:r>
          </w:p>
        </w:tc>
        <w:tc>
          <w:tcPr>
            <w:tcW w:w="1000" w:type="dxa"/>
            <w:tcBorders>
              <w:top w:val="nil"/>
              <w:left w:val="nil"/>
              <w:bottom w:val="single" w:sz="4" w:space="0" w:color="auto"/>
              <w:right w:val="single" w:sz="4" w:space="0" w:color="auto"/>
            </w:tcBorders>
            <w:shd w:val="clear" w:color="auto" w:fill="auto"/>
            <w:noWrap/>
            <w:vAlign w:val="center"/>
            <w:hideMark/>
          </w:tcPr>
          <w:p w14:paraId="74F56819" w14:textId="77777777" w:rsidR="0000252F" w:rsidRPr="00A378F6" w:rsidRDefault="0000252F" w:rsidP="00AF60CC">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154.45</w:t>
            </w:r>
          </w:p>
        </w:tc>
        <w:tc>
          <w:tcPr>
            <w:tcW w:w="1100" w:type="dxa"/>
            <w:tcBorders>
              <w:top w:val="nil"/>
              <w:left w:val="nil"/>
              <w:bottom w:val="single" w:sz="4" w:space="0" w:color="auto"/>
              <w:right w:val="single" w:sz="4" w:space="0" w:color="auto"/>
            </w:tcBorders>
            <w:shd w:val="clear" w:color="auto" w:fill="auto"/>
            <w:noWrap/>
            <w:vAlign w:val="center"/>
            <w:hideMark/>
          </w:tcPr>
          <w:p w14:paraId="05A78797" w14:textId="77777777" w:rsidR="0000252F" w:rsidRPr="00A378F6" w:rsidRDefault="0000252F" w:rsidP="00AF60CC">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421.72</w:t>
            </w:r>
          </w:p>
        </w:tc>
      </w:tr>
      <w:tr w:rsidR="0000252F" w:rsidRPr="00A378F6" w14:paraId="6270B573" w14:textId="77777777" w:rsidTr="00AF60CC">
        <w:trPr>
          <w:trHeight w:val="621"/>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14:paraId="0AD231A1" w14:textId="671C6D37" w:rsidR="0000252F" w:rsidRPr="00A378F6" w:rsidRDefault="008A73EF" w:rsidP="00AF60CC">
            <w:pPr>
              <w:spacing w:after="0" w:line="240" w:lineRule="auto"/>
              <w:jc w:val="center"/>
              <w:rPr>
                <w:rFonts w:ascii="Times New Roman" w:eastAsia="Times New Roman" w:hAnsi="Times New Roman" w:cs="Times New Roman"/>
                <w:b/>
                <w:bCs/>
                <w:color w:val="000000"/>
                <w:sz w:val="24"/>
                <w:szCs w:val="24"/>
                <w:lang w:eastAsia="ru-RU"/>
              </w:rPr>
            </w:pPr>
            <w:r>
              <w:rPr>
                <w:rFonts w:ascii="Times New Roman" w:eastAsia="Times New Roman" w:hAnsi="Times New Roman" w:cs="Times New Roman"/>
                <w:b/>
                <w:bCs/>
                <w:color w:val="000000"/>
                <w:sz w:val="24"/>
                <w:szCs w:val="24"/>
                <w:lang w:val="en-US" w:eastAsia="ru-RU"/>
              </w:rPr>
              <w:t>S</w:t>
            </w:r>
            <w:proofErr w:type="spellStart"/>
            <w:r w:rsidR="0000252F" w:rsidRPr="00A378F6">
              <w:rPr>
                <w:rFonts w:ascii="Times New Roman" w:eastAsia="Times New Roman" w:hAnsi="Times New Roman" w:cs="Times New Roman"/>
                <w:b/>
                <w:bCs/>
                <w:color w:val="000000"/>
                <w:sz w:val="24"/>
                <w:szCs w:val="24"/>
                <w:lang w:eastAsia="ru-RU"/>
              </w:rPr>
              <w:t>td_coef</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3CC692BA" w14:textId="77777777" w:rsidR="0000252F" w:rsidRPr="00A378F6" w:rsidRDefault="0000252F" w:rsidP="00AF60CC">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Доля краткосрочного долга в общем долге</w:t>
            </w:r>
          </w:p>
        </w:tc>
        <w:tc>
          <w:tcPr>
            <w:tcW w:w="1000" w:type="dxa"/>
            <w:tcBorders>
              <w:top w:val="nil"/>
              <w:left w:val="nil"/>
              <w:bottom w:val="single" w:sz="4" w:space="0" w:color="auto"/>
              <w:right w:val="single" w:sz="4" w:space="0" w:color="auto"/>
            </w:tcBorders>
            <w:shd w:val="clear" w:color="auto" w:fill="auto"/>
            <w:noWrap/>
            <w:vAlign w:val="center"/>
            <w:hideMark/>
          </w:tcPr>
          <w:p w14:paraId="28F7CDFA" w14:textId="77777777" w:rsidR="0000252F" w:rsidRPr="00A378F6" w:rsidRDefault="0000252F" w:rsidP="00AF60CC">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6432.00</w:t>
            </w:r>
          </w:p>
        </w:tc>
        <w:tc>
          <w:tcPr>
            <w:tcW w:w="1000" w:type="dxa"/>
            <w:tcBorders>
              <w:top w:val="nil"/>
              <w:left w:val="nil"/>
              <w:bottom w:val="single" w:sz="4" w:space="0" w:color="auto"/>
              <w:right w:val="single" w:sz="4" w:space="0" w:color="auto"/>
            </w:tcBorders>
            <w:shd w:val="clear" w:color="auto" w:fill="auto"/>
            <w:noWrap/>
            <w:vAlign w:val="center"/>
            <w:hideMark/>
          </w:tcPr>
          <w:p w14:paraId="45A5B295" w14:textId="77777777" w:rsidR="0000252F" w:rsidRPr="00A378F6" w:rsidRDefault="0000252F" w:rsidP="00AF60CC">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0.10</w:t>
            </w:r>
          </w:p>
        </w:tc>
        <w:tc>
          <w:tcPr>
            <w:tcW w:w="1000" w:type="dxa"/>
            <w:tcBorders>
              <w:top w:val="nil"/>
              <w:left w:val="nil"/>
              <w:bottom w:val="single" w:sz="4" w:space="0" w:color="auto"/>
              <w:right w:val="single" w:sz="4" w:space="0" w:color="auto"/>
            </w:tcBorders>
            <w:shd w:val="clear" w:color="auto" w:fill="auto"/>
            <w:noWrap/>
            <w:vAlign w:val="center"/>
            <w:hideMark/>
          </w:tcPr>
          <w:p w14:paraId="00C0D1E7" w14:textId="77777777" w:rsidR="0000252F" w:rsidRPr="00A378F6" w:rsidRDefault="0000252F" w:rsidP="00AF60CC">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0.17</w:t>
            </w:r>
          </w:p>
        </w:tc>
        <w:tc>
          <w:tcPr>
            <w:tcW w:w="1100" w:type="dxa"/>
            <w:tcBorders>
              <w:top w:val="nil"/>
              <w:left w:val="nil"/>
              <w:bottom w:val="single" w:sz="4" w:space="0" w:color="auto"/>
              <w:right w:val="single" w:sz="4" w:space="0" w:color="auto"/>
            </w:tcBorders>
            <w:shd w:val="clear" w:color="auto" w:fill="auto"/>
            <w:noWrap/>
            <w:vAlign w:val="center"/>
            <w:hideMark/>
          </w:tcPr>
          <w:p w14:paraId="0041413F" w14:textId="77777777" w:rsidR="0000252F" w:rsidRPr="00A378F6" w:rsidRDefault="0000252F" w:rsidP="00AF60CC">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0.21</w:t>
            </w:r>
          </w:p>
        </w:tc>
      </w:tr>
      <w:tr w:rsidR="008A73EF" w:rsidRPr="00A378F6" w14:paraId="0B4F6198" w14:textId="77777777" w:rsidTr="008A73EF">
        <w:trPr>
          <w:trHeight w:val="621"/>
        </w:trPr>
        <w:tc>
          <w:tcPr>
            <w:tcW w:w="1616" w:type="dxa"/>
            <w:tcBorders>
              <w:top w:val="nil"/>
              <w:left w:val="single" w:sz="4" w:space="0" w:color="auto"/>
              <w:bottom w:val="single" w:sz="4" w:space="0" w:color="auto"/>
              <w:right w:val="single" w:sz="4" w:space="0" w:color="auto"/>
            </w:tcBorders>
            <w:shd w:val="clear" w:color="auto" w:fill="auto"/>
            <w:noWrap/>
            <w:vAlign w:val="center"/>
          </w:tcPr>
          <w:p w14:paraId="18EDDE86" w14:textId="2B7AEA34" w:rsidR="008A73EF" w:rsidRPr="00A378F6" w:rsidRDefault="008A73EF" w:rsidP="008A73EF">
            <w:pPr>
              <w:spacing w:after="0" w:line="240" w:lineRule="auto"/>
              <w:jc w:val="center"/>
              <w:rPr>
                <w:rFonts w:ascii="Times New Roman" w:eastAsia="Times New Roman" w:hAnsi="Times New Roman" w:cs="Times New Roman"/>
                <w:b/>
                <w:bCs/>
                <w:color w:val="000000"/>
                <w:sz w:val="24"/>
                <w:szCs w:val="24"/>
                <w:lang w:eastAsia="ru-RU"/>
              </w:rPr>
            </w:pPr>
            <w:r>
              <w:rPr>
                <w:rFonts w:ascii="Times New Roman" w:eastAsia="Times New Roman" w:hAnsi="Times New Roman" w:cs="Times New Roman"/>
                <w:b/>
                <w:bCs/>
                <w:color w:val="000000"/>
                <w:sz w:val="24"/>
                <w:szCs w:val="24"/>
                <w:lang w:val="en-US" w:eastAsia="ru-RU"/>
              </w:rPr>
              <w:t>EBIT</w:t>
            </w:r>
            <w:r w:rsidRPr="00A378F6">
              <w:rPr>
                <w:rFonts w:ascii="Times New Roman" w:eastAsia="Times New Roman" w:hAnsi="Times New Roman" w:cs="Times New Roman"/>
                <w:b/>
                <w:bCs/>
                <w:color w:val="000000"/>
                <w:sz w:val="24"/>
                <w:szCs w:val="24"/>
                <w:lang w:eastAsia="ru-RU"/>
              </w:rPr>
              <w:t>/</w:t>
            </w:r>
            <w:r>
              <w:rPr>
                <w:rFonts w:ascii="Times New Roman" w:eastAsia="Times New Roman" w:hAnsi="Times New Roman" w:cs="Times New Roman"/>
                <w:b/>
                <w:bCs/>
                <w:color w:val="000000"/>
                <w:sz w:val="24"/>
                <w:szCs w:val="24"/>
                <w:lang w:val="en-US" w:eastAsia="ru-RU"/>
              </w:rPr>
              <w:t>S</w:t>
            </w:r>
            <w:proofErr w:type="spellStart"/>
            <w:r w:rsidRPr="00A378F6">
              <w:rPr>
                <w:rFonts w:ascii="Times New Roman" w:eastAsia="Times New Roman" w:hAnsi="Times New Roman" w:cs="Times New Roman"/>
                <w:b/>
                <w:bCs/>
                <w:color w:val="000000"/>
                <w:sz w:val="24"/>
                <w:szCs w:val="24"/>
                <w:lang w:eastAsia="ru-RU"/>
              </w:rPr>
              <w:t>ales</w:t>
            </w:r>
            <w:proofErr w:type="spellEnd"/>
          </w:p>
        </w:tc>
        <w:tc>
          <w:tcPr>
            <w:tcW w:w="4080" w:type="dxa"/>
            <w:tcBorders>
              <w:top w:val="nil"/>
              <w:left w:val="nil"/>
              <w:bottom w:val="single" w:sz="4" w:space="0" w:color="auto"/>
              <w:right w:val="single" w:sz="4" w:space="0" w:color="auto"/>
            </w:tcBorders>
            <w:shd w:val="clear" w:color="auto" w:fill="auto"/>
            <w:vAlign w:val="center"/>
          </w:tcPr>
          <w:p w14:paraId="787E6B4E" w14:textId="0CB1DDC2" w:rsidR="008A73EF" w:rsidRPr="00A378F6" w:rsidRDefault="008A73EF" w:rsidP="008A73EF">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Норма операционной прибыли</w:t>
            </w:r>
          </w:p>
        </w:tc>
        <w:tc>
          <w:tcPr>
            <w:tcW w:w="1000" w:type="dxa"/>
            <w:tcBorders>
              <w:top w:val="nil"/>
              <w:left w:val="nil"/>
              <w:bottom w:val="single" w:sz="4" w:space="0" w:color="auto"/>
              <w:right w:val="single" w:sz="4" w:space="0" w:color="auto"/>
            </w:tcBorders>
            <w:shd w:val="clear" w:color="auto" w:fill="auto"/>
            <w:noWrap/>
            <w:vAlign w:val="center"/>
          </w:tcPr>
          <w:p w14:paraId="24E78B1F" w14:textId="1E951C84"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6828.00</w:t>
            </w:r>
          </w:p>
        </w:tc>
        <w:tc>
          <w:tcPr>
            <w:tcW w:w="1000" w:type="dxa"/>
            <w:tcBorders>
              <w:top w:val="nil"/>
              <w:left w:val="nil"/>
              <w:bottom w:val="single" w:sz="4" w:space="0" w:color="auto"/>
              <w:right w:val="single" w:sz="4" w:space="0" w:color="auto"/>
            </w:tcBorders>
            <w:shd w:val="clear" w:color="auto" w:fill="auto"/>
            <w:noWrap/>
            <w:vAlign w:val="center"/>
          </w:tcPr>
          <w:p w14:paraId="61D0DA6F" w14:textId="5973C0E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0.16</w:t>
            </w:r>
          </w:p>
        </w:tc>
        <w:tc>
          <w:tcPr>
            <w:tcW w:w="1000" w:type="dxa"/>
            <w:tcBorders>
              <w:top w:val="nil"/>
              <w:left w:val="nil"/>
              <w:bottom w:val="single" w:sz="4" w:space="0" w:color="auto"/>
              <w:right w:val="single" w:sz="4" w:space="0" w:color="auto"/>
            </w:tcBorders>
            <w:shd w:val="clear" w:color="auto" w:fill="auto"/>
            <w:noWrap/>
            <w:vAlign w:val="center"/>
          </w:tcPr>
          <w:p w14:paraId="2458BAAE" w14:textId="48BC4CA9"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0.12</w:t>
            </w:r>
          </w:p>
        </w:tc>
        <w:tc>
          <w:tcPr>
            <w:tcW w:w="1100" w:type="dxa"/>
            <w:tcBorders>
              <w:top w:val="nil"/>
              <w:left w:val="nil"/>
              <w:bottom w:val="single" w:sz="4" w:space="0" w:color="auto"/>
              <w:right w:val="single" w:sz="4" w:space="0" w:color="auto"/>
            </w:tcBorders>
            <w:shd w:val="clear" w:color="auto" w:fill="auto"/>
            <w:noWrap/>
            <w:vAlign w:val="center"/>
          </w:tcPr>
          <w:p w14:paraId="7AFE5D54" w14:textId="7AD5DB10"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2.09</w:t>
            </w:r>
          </w:p>
        </w:tc>
      </w:tr>
      <w:tr w:rsidR="008A73EF" w:rsidRPr="00A378F6" w14:paraId="52006B96" w14:textId="77777777" w:rsidTr="00AF60CC">
        <w:trPr>
          <w:trHeight w:val="621"/>
        </w:trPr>
        <w:tc>
          <w:tcPr>
            <w:tcW w:w="1616" w:type="dxa"/>
            <w:tcBorders>
              <w:top w:val="nil"/>
              <w:left w:val="single" w:sz="4" w:space="0" w:color="auto"/>
              <w:bottom w:val="single" w:sz="4" w:space="0" w:color="auto"/>
              <w:right w:val="single" w:sz="4" w:space="0" w:color="auto"/>
            </w:tcBorders>
            <w:shd w:val="clear" w:color="auto" w:fill="auto"/>
            <w:noWrap/>
            <w:vAlign w:val="center"/>
          </w:tcPr>
          <w:p w14:paraId="0DD50861" w14:textId="185D7C86" w:rsidR="008A73EF" w:rsidRPr="00A378F6" w:rsidRDefault="008A73EF" w:rsidP="008A73EF">
            <w:pPr>
              <w:spacing w:after="0" w:line="240" w:lineRule="auto"/>
              <w:jc w:val="center"/>
              <w:rPr>
                <w:rFonts w:ascii="Times New Roman" w:eastAsia="Times New Roman" w:hAnsi="Times New Roman" w:cs="Times New Roman"/>
                <w:b/>
                <w:bCs/>
                <w:color w:val="000000"/>
                <w:sz w:val="24"/>
                <w:szCs w:val="24"/>
                <w:lang w:eastAsia="ru-RU"/>
              </w:rPr>
            </w:pPr>
            <w:r w:rsidRPr="00A378F6">
              <w:rPr>
                <w:rFonts w:ascii="Times New Roman" w:eastAsia="Times New Roman" w:hAnsi="Times New Roman" w:cs="Times New Roman"/>
                <w:b/>
                <w:bCs/>
                <w:color w:val="000000"/>
                <w:sz w:val="24"/>
                <w:szCs w:val="24"/>
                <w:lang w:eastAsia="ru-RU"/>
              </w:rPr>
              <w:t>ROCE</w:t>
            </w:r>
          </w:p>
        </w:tc>
        <w:tc>
          <w:tcPr>
            <w:tcW w:w="4080" w:type="dxa"/>
            <w:tcBorders>
              <w:top w:val="nil"/>
              <w:left w:val="nil"/>
              <w:bottom w:val="single" w:sz="4" w:space="0" w:color="auto"/>
              <w:right w:val="single" w:sz="4" w:space="0" w:color="auto"/>
            </w:tcBorders>
            <w:shd w:val="clear" w:color="auto" w:fill="auto"/>
            <w:vAlign w:val="center"/>
          </w:tcPr>
          <w:p w14:paraId="40AF1B33" w14:textId="557ED042" w:rsidR="008A73EF" w:rsidRPr="00A378F6" w:rsidRDefault="008A73EF" w:rsidP="008A73EF">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Рентабельность задействованного капитала</w:t>
            </w:r>
          </w:p>
        </w:tc>
        <w:tc>
          <w:tcPr>
            <w:tcW w:w="1000" w:type="dxa"/>
            <w:tcBorders>
              <w:top w:val="nil"/>
              <w:left w:val="nil"/>
              <w:bottom w:val="single" w:sz="4" w:space="0" w:color="auto"/>
              <w:right w:val="single" w:sz="4" w:space="0" w:color="auto"/>
            </w:tcBorders>
            <w:shd w:val="clear" w:color="auto" w:fill="auto"/>
            <w:noWrap/>
            <w:vAlign w:val="center"/>
          </w:tcPr>
          <w:p w14:paraId="18B35995" w14:textId="7D085AED"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6231.00</w:t>
            </w:r>
          </w:p>
        </w:tc>
        <w:tc>
          <w:tcPr>
            <w:tcW w:w="1000" w:type="dxa"/>
            <w:tcBorders>
              <w:top w:val="nil"/>
              <w:left w:val="nil"/>
              <w:bottom w:val="single" w:sz="4" w:space="0" w:color="auto"/>
              <w:right w:val="single" w:sz="4" w:space="0" w:color="auto"/>
            </w:tcBorders>
            <w:shd w:val="clear" w:color="auto" w:fill="auto"/>
            <w:noWrap/>
            <w:vAlign w:val="center"/>
          </w:tcPr>
          <w:p w14:paraId="33806BBE" w14:textId="449525F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0.12</w:t>
            </w:r>
          </w:p>
        </w:tc>
        <w:tc>
          <w:tcPr>
            <w:tcW w:w="1000" w:type="dxa"/>
            <w:tcBorders>
              <w:top w:val="nil"/>
              <w:left w:val="nil"/>
              <w:bottom w:val="single" w:sz="4" w:space="0" w:color="auto"/>
              <w:right w:val="single" w:sz="4" w:space="0" w:color="auto"/>
            </w:tcBorders>
            <w:shd w:val="clear" w:color="auto" w:fill="auto"/>
            <w:noWrap/>
            <w:vAlign w:val="center"/>
          </w:tcPr>
          <w:p w14:paraId="60B21DDB" w14:textId="28DE55EA"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0.13</w:t>
            </w:r>
          </w:p>
        </w:tc>
        <w:tc>
          <w:tcPr>
            <w:tcW w:w="1100" w:type="dxa"/>
            <w:tcBorders>
              <w:top w:val="nil"/>
              <w:left w:val="nil"/>
              <w:bottom w:val="single" w:sz="4" w:space="0" w:color="auto"/>
              <w:right w:val="single" w:sz="4" w:space="0" w:color="auto"/>
            </w:tcBorders>
            <w:shd w:val="clear" w:color="auto" w:fill="auto"/>
            <w:noWrap/>
            <w:vAlign w:val="center"/>
          </w:tcPr>
          <w:p w14:paraId="2C303F7D" w14:textId="7492BC09"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0.10</w:t>
            </w:r>
          </w:p>
        </w:tc>
      </w:tr>
      <w:tr w:rsidR="008A73EF" w:rsidRPr="00A378F6" w14:paraId="022C606E" w14:textId="77777777" w:rsidTr="00AF60CC">
        <w:trPr>
          <w:trHeight w:val="621"/>
        </w:trPr>
        <w:tc>
          <w:tcPr>
            <w:tcW w:w="1616" w:type="dxa"/>
            <w:tcBorders>
              <w:top w:val="nil"/>
              <w:left w:val="single" w:sz="4" w:space="0" w:color="auto"/>
              <w:bottom w:val="single" w:sz="4" w:space="0" w:color="auto"/>
              <w:right w:val="single" w:sz="4" w:space="0" w:color="auto"/>
            </w:tcBorders>
            <w:shd w:val="clear" w:color="auto" w:fill="auto"/>
            <w:noWrap/>
            <w:vAlign w:val="center"/>
          </w:tcPr>
          <w:p w14:paraId="0BBCA2A8" w14:textId="4293F082" w:rsidR="008A73EF" w:rsidRPr="008A73EF" w:rsidRDefault="008A73EF" w:rsidP="008A73EF">
            <w:pPr>
              <w:spacing w:after="0" w:line="240" w:lineRule="auto"/>
              <w:jc w:val="center"/>
              <w:rPr>
                <w:rFonts w:ascii="Times New Roman" w:eastAsia="Times New Roman" w:hAnsi="Times New Roman" w:cs="Times New Roman"/>
                <w:b/>
                <w:bCs/>
                <w:color w:val="000000"/>
                <w:sz w:val="24"/>
                <w:szCs w:val="24"/>
                <w:lang w:val="en-US" w:eastAsia="ru-RU"/>
              </w:rPr>
            </w:pPr>
            <w:r>
              <w:rPr>
                <w:rFonts w:ascii="Times New Roman" w:eastAsia="Times New Roman" w:hAnsi="Times New Roman" w:cs="Times New Roman"/>
                <w:b/>
                <w:bCs/>
                <w:color w:val="000000"/>
                <w:sz w:val="24"/>
                <w:szCs w:val="24"/>
                <w:lang w:val="en-US" w:eastAsia="ru-RU"/>
              </w:rPr>
              <w:t>EVA</w:t>
            </w:r>
          </w:p>
        </w:tc>
        <w:tc>
          <w:tcPr>
            <w:tcW w:w="4080" w:type="dxa"/>
            <w:tcBorders>
              <w:top w:val="nil"/>
              <w:left w:val="nil"/>
              <w:bottom w:val="single" w:sz="4" w:space="0" w:color="auto"/>
              <w:right w:val="single" w:sz="4" w:space="0" w:color="auto"/>
            </w:tcBorders>
            <w:shd w:val="clear" w:color="auto" w:fill="auto"/>
            <w:vAlign w:val="center"/>
          </w:tcPr>
          <w:p w14:paraId="5EB8B0D7" w14:textId="3F7C6534" w:rsidR="008A73EF" w:rsidRPr="00A378F6" w:rsidRDefault="008A73EF" w:rsidP="008A73EF">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Экономическая добавленная стоимость</w:t>
            </w:r>
          </w:p>
        </w:tc>
        <w:tc>
          <w:tcPr>
            <w:tcW w:w="1000" w:type="dxa"/>
            <w:tcBorders>
              <w:top w:val="nil"/>
              <w:left w:val="nil"/>
              <w:bottom w:val="single" w:sz="4" w:space="0" w:color="auto"/>
              <w:right w:val="single" w:sz="4" w:space="0" w:color="auto"/>
            </w:tcBorders>
            <w:shd w:val="clear" w:color="auto" w:fill="auto"/>
            <w:noWrap/>
            <w:vAlign w:val="center"/>
          </w:tcPr>
          <w:p w14:paraId="6E650F94" w14:textId="22434CE4"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6710.00</w:t>
            </w:r>
          </w:p>
        </w:tc>
        <w:tc>
          <w:tcPr>
            <w:tcW w:w="1000" w:type="dxa"/>
            <w:tcBorders>
              <w:top w:val="nil"/>
              <w:left w:val="nil"/>
              <w:bottom w:val="single" w:sz="4" w:space="0" w:color="auto"/>
              <w:right w:val="single" w:sz="4" w:space="0" w:color="auto"/>
            </w:tcBorders>
            <w:shd w:val="clear" w:color="auto" w:fill="auto"/>
            <w:noWrap/>
            <w:vAlign w:val="center"/>
          </w:tcPr>
          <w:p w14:paraId="36139B0D" w14:textId="0AE987DF"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242.69</w:t>
            </w:r>
          </w:p>
        </w:tc>
        <w:tc>
          <w:tcPr>
            <w:tcW w:w="1000" w:type="dxa"/>
            <w:tcBorders>
              <w:top w:val="nil"/>
              <w:left w:val="nil"/>
              <w:bottom w:val="single" w:sz="4" w:space="0" w:color="auto"/>
              <w:right w:val="single" w:sz="4" w:space="0" w:color="auto"/>
            </w:tcBorders>
            <w:shd w:val="clear" w:color="auto" w:fill="auto"/>
            <w:noWrap/>
            <w:vAlign w:val="center"/>
          </w:tcPr>
          <w:p w14:paraId="293005FC" w14:textId="3C0E1C9A"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734.08</w:t>
            </w:r>
          </w:p>
        </w:tc>
        <w:tc>
          <w:tcPr>
            <w:tcW w:w="1100" w:type="dxa"/>
            <w:tcBorders>
              <w:top w:val="nil"/>
              <w:left w:val="nil"/>
              <w:bottom w:val="single" w:sz="4" w:space="0" w:color="auto"/>
              <w:right w:val="single" w:sz="4" w:space="0" w:color="auto"/>
            </w:tcBorders>
            <w:shd w:val="clear" w:color="auto" w:fill="auto"/>
            <w:noWrap/>
            <w:vAlign w:val="center"/>
          </w:tcPr>
          <w:p w14:paraId="32625A3B" w14:textId="046C0854"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2672.72</w:t>
            </w:r>
          </w:p>
        </w:tc>
      </w:tr>
      <w:tr w:rsidR="008A73EF" w:rsidRPr="00A378F6" w14:paraId="6DCB6825" w14:textId="77777777" w:rsidTr="008A73EF">
        <w:trPr>
          <w:trHeight w:val="427"/>
        </w:trPr>
        <w:tc>
          <w:tcPr>
            <w:tcW w:w="1616" w:type="dxa"/>
            <w:tcBorders>
              <w:top w:val="nil"/>
              <w:left w:val="single" w:sz="4" w:space="0" w:color="auto"/>
              <w:bottom w:val="single" w:sz="4" w:space="0" w:color="auto"/>
              <w:right w:val="single" w:sz="4" w:space="0" w:color="auto"/>
            </w:tcBorders>
            <w:shd w:val="clear" w:color="auto" w:fill="auto"/>
            <w:noWrap/>
            <w:vAlign w:val="center"/>
          </w:tcPr>
          <w:p w14:paraId="61C5875A" w14:textId="063B66DB" w:rsidR="008A73EF" w:rsidRPr="008A73EF" w:rsidRDefault="00692DE5" w:rsidP="008A73EF">
            <w:pPr>
              <w:spacing w:after="0" w:line="240" w:lineRule="auto"/>
              <w:jc w:val="center"/>
              <w:rPr>
                <w:rFonts w:ascii="Times New Roman" w:eastAsia="Times New Roman" w:hAnsi="Times New Roman" w:cs="Times New Roman"/>
                <w:b/>
                <w:bCs/>
                <w:color w:val="000000"/>
                <w:sz w:val="24"/>
                <w:szCs w:val="24"/>
                <w:lang w:eastAsia="ru-RU"/>
              </w:rPr>
            </w:pPr>
            <m:oMathPara>
              <m:oMath>
                <m:sSub>
                  <m:sSubPr>
                    <m:ctrlPr>
                      <w:rPr>
                        <w:rFonts w:ascii="Cambria Math" w:eastAsia="Times New Roman" w:hAnsi="Cambria Math" w:cs="Times New Roman"/>
                        <w:b/>
                        <w:bCs/>
                        <w:color w:val="000000"/>
                        <w:sz w:val="24"/>
                        <w:szCs w:val="24"/>
                        <w:lang w:eastAsia="ru-RU"/>
                      </w:rPr>
                    </m:ctrlPr>
                  </m:sSubPr>
                  <m:e>
                    <m:r>
                      <m:rPr>
                        <m:sty m:val="bi"/>
                      </m:rPr>
                      <w:rPr>
                        <w:rFonts w:ascii="Cambria Math" w:eastAsia="Times New Roman" w:hAnsi="Cambria Math" w:cs="Times New Roman"/>
                        <w:color w:val="000000"/>
                        <w:sz w:val="24"/>
                        <w:szCs w:val="24"/>
                        <w:lang w:eastAsia="ru-RU"/>
                      </w:rPr>
                      <m:t>K</m:t>
                    </m:r>
                  </m:e>
                  <m:sub>
                    <m:r>
                      <m:rPr>
                        <m:sty m:val="b"/>
                      </m:rPr>
                      <w:rPr>
                        <w:rFonts w:ascii="Cambria Math" w:eastAsia="Times New Roman" w:hAnsi="Cambria Math" w:cs="Times New Roman"/>
                        <w:color w:val="000000"/>
                        <w:sz w:val="24"/>
                        <w:szCs w:val="24"/>
                        <w:lang w:eastAsia="ru-RU"/>
                      </w:rPr>
                      <m:t>нд/пр</m:t>
                    </m:r>
                  </m:sub>
                </m:sSub>
              </m:oMath>
            </m:oMathPara>
          </w:p>
        </w:tc>
        <w:tc>
          <w:tcPr>
            <w:tcW w:w="4080" w:type="dxa"/>
            <w:tcBorders>
              <w:top w:val="nil"/>
              <w:left w:val="nil"/>
              <w:bottom w:val="single" w:sz="4" w:space="0" w:color="auto"/>
              <w:right w:val="single" w:sz="4" w:space="0" w:color="auto"/>
            </w:tcBorders>
            <w:shd w:val="clear" w:color="auto" w:fill="auto"/>
            <w:vAlign w:val="center"/>
          </w:tcPr>
          <w:p w14:paraId="71E6637B" w14:textId="35603865" w:rsidR="008A73EF" w:rsidRPr="00A378F6" w:rsidRDefault="008A73EF" w:rsidP="008A73EF">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Коэффициент недооценки</w:t>
            </w:r>
          </w:p>
        </w:tc>
        <w:tc>
          <w:tcPr>
            <w:tcW w:w="1000" w:type="dxa"/>
            <w:tcBorders>
              <w:top w:val="nil"/>
              <w:left w:val="nil"/>
              <w:bottom w:val="single" w:sz="4" w:space="0" w:color="auto"/>
              <w:right w:val="single" w:sz="4" w:space="0" w:color="auto"/>
            </w:tcBorders>
            <w:shd w:val="clear" w:color="auto" w:fill="auto"/>
            <w:noWrap/>
            <w:vAlign w:val="center"/>
          </w:tcPr>
          <w:p w14:paraId="2E835315"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000" w:type="dxa"/>
            <w:tcBorders>
              <w:top w:val="nil"/>
              <w:left w:val="nil"/>
              <w:bottom w:val="single" w:sz="4" w:space="0" w:color="auto"/>
              <w:right w:val="single" w:sz="4" w:space="0" w:color="auto"/>
            </w:tcBorders>
            <w:shd w:val="clear" w:color="auto" w:fill="auto"/>
            <w:noWrap/>
            <w:vAlign w:val="center"/>
          </w:tcPr>
          <w:p w14:paraId="7F170798"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000" w:type="dxa"/>
            <w:tcBorders>
              <w:top w:val="nil"/>
              <w:left w:val="nil"/>
              <w:bottom w:val="single" w:sz="4" w:space="0" w:color="auto"/>
              <w:right w:val="single" w:sz="4" w:space="0" w:color="auto"/>
            </w:tcBorders>
            <w:shd w:val="clear" w:color="auto" w:fill="auto"/>
            <w:noWrap/>
            <w:vAlign w:val="center"/>
          </w:tcPr>
          <w:p w14:paraId="318B508D"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100" w:type="dxa"/>
            <w:tcBorders>
              <w:top w:val="nil"/>
              <w:left w:val="nil"/>
              <w:bottom w:val="single" w:sz="4" w:space="0" w:color="auto"/>
              <w:right w:val="single" w:sz="4" w:space="0" w:color="auto"/>
            </w:tcBorders>
            <w:shd w:val="clear" w:color="auto" w:fill="auto"/>
            <w:noWrap/>
            <w:vAlign w:val="center"/>
          </w:tcPr>
          <w:p w14:paraId="489DEE4A"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r>
      <w:tr w:rsidR="008A73EF" w:rsidRPr="00A378F6" w14:paraId="7BC66150" w14:textId="77777777" w:rsidTr="00AF60CC">
        <w:trPr>
          <w:trHeight w:val="311"/>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14:paraId="7F5FC447" w14:textId="5050B405" w:rsidR="008A73EF" w:rsidRPr="00A378F6" w:rsidRDefault="008A73EF" w:rsidP="008A73EF">
            <w:pPr>
              <w:spacing w:after="0" w:line="240" w:lineRule="auto"/>
              <w:jc w:val="center"/>
              <w:rPr>
                <w:rFonts w:ascii="Times New Roman" w:eastAsia="Times New Roman" w:hAnsi="Times New Roman" w:cs="Times New Roman"/>
                <w:b/>
                <w:bCs/>
                <w:color w:val="000000"/>
                <w:sz w:val="24"/>
                <w:szCs w:val="24"/>
                <w:lang w:eastAsia="ru-RU"/>
              </w:rPr>
            </w:pPr>
            <w:r>
              <w:rPr>
                <w:rFonts w:ascii="Times New Roman" w:eastAsia="Times New Roman" w:hAnsi="Times New Roman" w:cs="Times New Roman"/>
                <w:b/>
                <w:bCs/>
                <w:color w:val="000000"/>
                <w:sz w:val="24"/>
                <w:szCs w:val="24"/>
                <w:lang w:val="en-US" w:eastAsia="ru-RU"/>
              </w:rPr>
              <w:t>S</w:t>
            </w:r>
            <w:proofErr w:type="spellStart"/>
            <w:r w:rsidRPr="00A378F6">
              <w:rPr>
                <w:rFonts w:ascii="Times New Roman" w:eastAsia="Times New Roman" w:hAnsi="Times New Roman" w:cs="Times New Roman"/>
                <w:b/>
                <w:bCs/>
                <w:color w:val="000000"/>
                <w:sz w:val="24"/>
                <w:szCs w:val="24"/>
                <w:lang w:eastAsia="ru-RU"/>
              </w:rPr>
              <w:t>ales_growth</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17F9E39D" w14:textId="77777777" w:rsidR="008A73EF" w:rsidRPr="00A378F6" w:rsidRDefault="008A73EF" w:rsidP="008A73EF">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Темпы роста продаж</w:t>
            </w:r>
          </w:p>
        </w:tc>
        <w:tc>
          <w:tcPr>
            <w:tcW w:w="1000" w:type="dxa"/>
            <w:tcBorders>
              <w:top w:val="nil"/>
              <w:left w:val="nil"/>
              <w:bottom w:val="single" w:sz="4" w:space="0" w:color="auto"/>
              <w:right w:val="single" w:sz="4" w:space="0" w:color="auto"/>
            </w:tcBorders>
            <w:shd w:val="clear" w:color="auto" w:fill="auto"/>
            <w:noWrap/>
            <w:vAlign w:val="center"/>
            <w:hideMark/>
          </w:tcPr>
          <w:p w14:paraId="689DAF69"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6775.00</w:t>
            </w:r>
          </w:p>
        </w:tc>
        <w:tc>
          <w:tcPr>
            <w:tcW w:w="1000" w:type="dxa"/>
            <w:tcBorders>
              <w:top w:val="nil"/>
              <w:left w:val="nil"/>
              <w:bottom w:val="single" w:sz="4" w:space="0" w:color="auto"/>
              <w:right w:val="single" w:sz="4" w:space="0" w:color="auto"/>
            </w:tcBorders>
            <w:shd w:val="clear" w:color="auto" w:fill="auto"/>
            <w:noWrap/>
            <w:vAlign w:val="center"/>
            <w:hideMark/>
          </w:tcPr>
          <w:p w14:paraId="045F43E3"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7.02</w:t>
            </w:r>
          </w:p>
        </w:tc>
        <w:tc>
          <w:tcPr>
            <w:tcW w:w="1000" w:type="dxa"/>
            <w:tcBorders>
              <w:top w:val="nil"/>
              <w:left w:val="nil"/>
              <w:bottom w:val="single" w:sz="4" w:space="0" w:color="auto"/>
              <w:right w:val="single" w:sz="4" w:space="0" w:color="auto"/>
            </w:tcBorders>
            <w:shd w:val="clear" w:color="auto" w:fill="auto"/>
            <w:noWrap/>
            <w:vAlign w:val="center"/>
            <w:hideMark/>
          </w:tcPr>
          <w:p w14:paraId="55BC0ECA"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9.22</w:t>
            </w:r>
          </w:p>
        </w:tc>
        <w:tc>
          <w:tcPr>
            <w:tcW w:w="1100" w:type="dxa"/>
            <w:tcBorders>
              <w:top w:val="nil"/>
              <w:left w:val="nil"/>
              <w:bottom w:val="single" w:sz="4" w:space="0" w:color="auto"/>
              <w:right w:val="single" w:sz="4" w:space="0" w:color="auto"/>
            </w:tcBorders>
            <w:shd w:val="clear" w:color="auto" w:fill="auto"/>
            <w:noWrap/>
            <w:vAlign w:val="center"/>
            <w:hideMark/>
          </w:tcPr>
          <w:p w14:paraId="2A90457C"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20.01</w:t>
            </w:r>
          </w:p>
        </w:tc>
      </w:tr>
      <w:tr w:rsidR="008A73EF" w:rsidRPr="00A378F6" w14:paraId="7F00A549" w14:textId="77777777" w:rsidTr="008A73EF">
        <w:trPr>
          <w:trHeight w:val="311"/>
        </w:trPr>
        <w:tc>
          <w:tcPr>
            <w:tcW w:w="1616" w:type="dxa"/>
            <w:tcBorders>
              <w:top w:val="nil"/>
              <w:left w:val="single" w:sz="4" w:space="0" w:color="auto"/>
              <w:bottom w:val="single" w:sz="4" w:space="0" w:color="auto"/>
              <w:right w:val="single" w:sz="4" w:space="0" w:color="auto"/>
            </w:tcBorders>
            <w:shd w:val="clear" w:color="auto" w:fill="auto"/>
            <w:noWrap/>
            <w:vAlign w:val="center"/>
          </w:tcPr>
          <w:p w14:paraId="04902DE8" w14:textId="5E6C1294" w:rsidR="008A73EF" w:rsidRPr="008A73EF" w:rsidRDefault="008A73EF" w:rsidP="008A73EF">
            <w:pPr>
              <w:spacing w:after="0" w:line="240" w:lineRule="auto"/>
              <w:jc w:val="center"/>
              <w:rPr>
                <w:rFonts w:ascii="Times New Roman" w:eastAsia="Times New Roman" w:hAnsi="Times New Roman" w:cs="Times New Roman"/>
                <w:b/>
                <w:bCs/>
                <w:color w:val="000000"/>
                <w:sz w:val="24"/>
                <w:szCs w:val="24"/>
                <w:lang w:val="en-US" w:eastAsia="ru-RU"/>
              </w:rPr>
            </w:pPr>
            <w:r>
              <w:rPr>
                <w:rFonts w:ascii="Times New Roman" w:eastAsia="Times New Roman" w:hAnsi="Times New Roman" w:cs="Times New Roman"/>
                <w:b/>
                <w:bCs/>
                <w:color w:val="000000"/>
                <w:sz w:val="24"/>
                <w:szCs w:val="24"/>
                <w:lang w:val="en-US" w:eastAsia="ru-RU"/>
              </w:rPr>
              <w:t>SGI</w:t>
            </w:r>
          </w:p>
        </w:tc>
        <w:tc>
          <w:tcPr>
            <w:tcW w:w="4080" w:type="dxa"/>
            <w:tcBorders>
              <w:top w:val="nil"/>
              <w:left w:val="nil"/>
              <w:bottom w:val="single" w:sz="4" w:space="0" w:color="auto"/>
              <w:right w:val="single" w:sz="4" w:space="0" w:color="auto"/>
            </w:tcBorders>
            <w:shd w:val="clear" w:color="auto" w:fill="auto"/>
            <w:vAlign w:val="center"/>
          </w:tcPr>
          <w:p w14:paraId="2A3DC9DE" w14:textId="72B8C35B" w:rsidR="008A73EF" w:rsidRPr="00A378F6" w:rsidRDefault="008A73EF" w:rsidP="008A73EF">
            <w:pPr>
              <w:spacing w:after="0" w:line="240" w:lineRule="auto"/>
              <w:rPr>
                <w:rFonts w:ascii="Times New Roman" w:eastAsia="Times New Roman" w:hAnsi="Times New Roman" w:cs="Times New Roman"/>
                <w:color w:val="000000"/>
                <w:sz w:val="24"/>
                <w:szCs w:val="24"/>
                <w:lang w:eastAsia="ru-RU"/>
              </w:rPr>
            </w:pPr>
            <w:r w:rsidRPr="008A73EF">
              <w:rPr>
                <w:rFonts w:ascii="Times New Roman" w:eastAsia="Times New Roman" w:hAnsi="Times New Roman" w:cs="Times New Roman"/>
                <w:color w:val="000000"/>
                <w:sz w:val="24"/>
                <w:szCs w:val="24"/>
                <w:lang w:eastAsia="ru-RU"/>
              </w:rPr>
              <w:t>Индекс устойчивого роста</w:t>
            </w:r>
          </w:p>
        </w:tc>
        <w:tc>
          <w:tcPr>
            <w:tcW w:w="1000" w:type="dxa"/>
            <w:tcBorders>
              <w:top w:val="nil"/>
              <w:left w:val="nil"/>
              <w:bottom w:val="single" w:sz="4" w:space="0" w:color="auto"/>
              <w:right w:val="single" w:sz="4" w:space="0" w:color="auto"/>
            </w:tcBorders>
            <w:shd w:val="clear" w:color="auto" w:fill="auto"/>
            <w:noWrap/>
            <w:vAlign w:val="center"/>
          </w:tcPr>
          <w:p w14:paraId="1F76000C" w14:textId="4FCEB639"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000" w:type="dxa"/>
            <w:tcBorders>
              <w:top w:val="nil"/>
              <w:left w:val="nil"/>
              <w:bottom w:val="single" w:sz="4" w:space="0" w:color="auto"/>
              <w:right w:val="single" w:sz="4" w:space="0" w:color="auto"/>
            </w:tcBorders>
            <w:shd w:val="clear" w:color="auto" w:fill="auto"/>
            <w:noWrap/>
            <w:vAlign w:val="center"/>
          </w:tcPr>
          <w:p w14:paraId="0CECA142" w14:textId="5D34DB52"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000" w:type="dxa"/>
            <w:tcBorders>
              <w:top w:val="nil"/>
              <w:left w:val="nil"/>
              <w:bottom w:val="single" w:sz="4" w:space="0" w:color="auto"/>
              <w:right w:val="single" w:sz="4" w:space="0" w:color="auto"/>
            </w:tcBorders>
            <w:shd w:val="clear" w:color="auto" w:fill="auto"/>
            <w:noWrap/>
            <w:vAlign w:val="center"/>
          </w:tcPr>
          <w:p w14:paraId="6CF30CBB" w14:textId="753A6B5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100" w:type="dxa"/>
            <w:tcBorders>
              <w:top w:val="nil"/>
              <w:left w:val="nil"/>
              <w:bottom w:val="single" w:sz="4" w:space="0" w:color="auto"/>
              <w:right w:val="single" w:sz="4" w:space="0" w:color="auto"/>
            </w:tcBorders>
            <w:shd w:val="clear" w:color="auto" w:fill="auto"/>
            <w:noWrap/>
            <w:vAlign w:val="center"/>
          </w:tcPr>
          <w:p w14:paraId="433C6522" w14:textId="75CDDA3E"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r>
      <w:tr w:rsidR="008A73EF" w:rsidRPr="00A378F6" w14:paraId="1DA388FA" w14:textId="77777777" w:rsidTr="008A73EF">
        <w:trPr>
          <w:trHeight w:val="621"/>
        </w:trPr>
        <w:tc>
          <w:tcPr>
            <w:tcW w:w="1616" w:type="dxa"/>
            <w:tcBorders>
              <w:top w:val="nil"/>
              <w:left w:val="single" w:sz="4" w:space="0" w:color="auto"/>
              <w:bottom w:val="single" w:sz="4" w:space="0" w:color="auto"/>
              <w:right w:val="single" w:sz="4" w:space="0" w:color="auto"/>
            </w:tcBorders>
            <w:shd w:val="clear" w:color="auto" w:fill="auto"/>
            <w:noWrap/>
            <w:vAlign w:val="center"/>
          </w:tcPr>
          <w:p w14:paraId="56D1DCDA" w14:textId="65B194D2" w:rsidR="008A73EF" w:rsidRPr="00A378F6" w:rsidRDefault="008A73EF" w:rsidP="008A73EF">
            <w:pPr>
              <w:spacing w:after="0" w:line="240" w:lineRule="auto"/>
              <w:jc w:val="center"/>
              <w:rPr>
                <w:rFonts w:ascii="Times New Roman" w:eastAsia="Times New Roman" w:hAnsi="Times New Roman" w:cs="Times New Roman"/>
                <w:b/>
                <w:bCs/>
                <w:color w:val="000000"/>
                <w:sz w:val="24"/>
                <w:szCs w:val="24"/>
                <w:lang w:eastAsia="ru-RU"/>
              </w:rPr>
            </w:pPr>
            <w:r>
              <w:rPr>
                <w:rFonts w:ascii="Times New Roman" w:eastAsia="Times New Roman" w:hAnsi="Times New Roman" w:cs="Times New Roman"/>
                <w:b/>
                <w:bCs/>
                <w:color w:val="000000"/>
                <w:sz w:val="24"/>
                <w:szCs w:val="24"/>
                <w:lang w:val="en-US" w:eastAsia="ru-RU"/>
              </w:rPr>
              <w:t>C</w:t>
            </w:r>
            <w:proofErr w:type="spellStart"/>
            <w:r w:rsidRPr="00A378F6">
              <w:rPr>
                <w:rFonts w:ascii="Times New Roman" w:eastAsia="Times New Roman" w:hAnsi="Times New Roman" w:cs="Times New Roman"/>
                <w:b/>
                <w:bCs/>
                <w:color w:val="000000"/>
                <w:sz w:val="24"/>
                <w:szCs w:val="24"/>
                <w:lang w:eastAsia="ru-RU"/>
              </w:rPr>
              <w:t>vadrant</w:t>
            </w:r>
            <w:proofErr w:type="spellEnd"/>
          </w:p>
        </w:tc>
        <w:tc>
          <w:tcPr>
            <w:tcW w:w="4080" w:type="dxa"/>
            <w:tcBorders>
              <w:top w:val="nil"/>
              <w:left w:val="nil"/>
              <w:bottom w:val="single" w:sz="4" w:space="0" w:color="auto"/>
              <w:right w:val="single" w:sz="4" w:space="0" w:color="auto"/>
            </w:tcBorders>
            <w:shd w:val="clear" w:color="auto" w:fill="auto"/>
            <w:vAlign w:val="center"/>
          </w:tcPr>
          <w:p w14:paraId="4C12706F" w14:textId="469A79C9" w:rsidR="008A73EF" w:rsidRPr="00A378F6" w:rsidRDefault="008A73EF" w:rsidP="008A73EF">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 xml:space="preserve">Квадрант матрицы </w:t>
            </w:r>
            <w:proofErr w:type="spellStart"/>
            <w:r w:rsidRPr="00A378F6">
              <w:rPr>
                <w:rFonts w:ascii="Times New Roman" w:eastAsia="Times New Roman" w:hAnsi="Times New Roman" w:cs="Times New Roman"/>
                <w:color w:val="000000"/>
                <w:sz w:val="24"/>
                <w:szCs w:val="24"/>
                <w:lang w:eastAsia="ru-RU"/>
              </w:rPr>
              <w:t>Ивашковской</w:t>
            </w:r>
            <w:proofErr w:type="spellEnd"/>
          </w:p>
        </w:tc>
        <w:tc>
          <w:tcPr>
            <w:tcW w:w="1000" w:type="dxa"/>
            <w:tcBorders>
              <w:top w:val="nil"/>
              <w:left w:val="nil"/>
              <w:bottom w:val="single" w:sz="4" w:space="0" w:color="auto"/>
              <w:right w:val="single" w:sz="4" w:space="0" w:color="auto"/>
            </w:tcBorders>
            <w:shd w:val="clear" w:color="auto" w:fill="auto"/>
            <w:noWrap/>
            <w:vAlign w:val="center"/>
          </w:tcPr>
          <w:p w14:paraId="7A7038F9" w14:textId="2F3EFA13"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6828.00</w:t>
            </w:r>
          </w:p>
        </w:tc>
        <w:tc>
          <w:tcPr>
            <w:tcW w:w="1000" w:type="dxa"/>
            <w:tcBorders>
              <w:top w:val="nil"/>
              <w:left w:val="nil"/>
              <w:bottom w:val="single" w:sz="4" w:space="0" w:color="auto"/>
              <w:right w:val="single" w:sz="4" w:space="0" w:color="auto"/>
            </w:tcBorders>
            <w:shd w:val="clear" w:color="auto" w:fill="auto"/>
            <w:noWrap/>
            <w:vAlign w:val="center"/>
          </w:tcPr>
          <w:p w14:paraId="3E46A2D1" w14:textId="1E0C6D84"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2.00</w:t>
            </w:r>
          </w:p>
        </w:tc>
        <w:tc>
          <w:tcPr>
            <w:tcW w:w="1000" w:type="dxa"/>
            <w:tcBorders>
              <w:top w:val="nil"/>
              <w:left w:val="nil"/>
              <w:bottom w:val="single" w:sz="4" w:space="0" w:color="auto"/>
              <w:right w:val="single" w:sz="4" w:space="0" w:color="auto"/>
            </w:tcBorders>
            <w:shd w:val="clear" w:color="auto" w:fill="auto"/>
            <w:noWrap/>
            <w:vAlign w:val="center"/>
          </w:tcPr>
          <w:p w14:paraId="36E0F73B" w14:textId="5DD226C9"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2.15</w:t>
            </w:r>
          </w:p>
        </w:tc>
        <w:tc>
          <w:tcPr>
            <w:tcW w:w="1100" w:type="dxa"/>
            <w:tcBorders>
              <w:top w:val="nil"/>
              <w:left w:val="nil"/>
              <w:bottom w:val="single" w:sz="4" w:space="0" w:color="auto"/>
              <w:right w:val="single" w:sz="4" w:space="0" w:color="auto"/>
            </w:tcBorders>
            <w:shd w:val="clear" w:color="auto" w:fill="auto"/>
            <w:noWrap/>
            <w:vAlign w:val="center"/>
          </w:tcPr>
          <w:p w14:paraId="6F795AF6" w14:textId="6226D1F2"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1.47</w:t>
            </w:r>
          </w:p>
        </w:tc>
      </w:tr>
      <w:tr w:rsidR="00AF5ED6" w:rsidRPr="00A378F6" w14:paraId="224AB3C7" w14:textId="77777777" w:rsidTr="008A73EF">
        <w:trPr>
          <w:trHeight w:val="621"/>
        </w:trPr>
        <w:tc>
          <w:tcPr>
            <w:tcW w:w="1616" w:type="dxa"/>
            <w:tcBorders>
              <w:top w:val="nil"/>
              <w:left w:val="single" w:sz="4" w:space="0" w:color="auto"/>
              <w:bottom w:val="single" w:sz="4" w:space="0" w:color="auto"/>
              <w:right w:val="single" w:sz="4" w:space="0" w:color="auto"/>
            </w:tcBorders>
            <w:shd w:val="clear" w:color="auto" w:fill="auto"/>
            <w:noWrap/>
            <w:vAlign w:val="center"/>
          </w:tcPr>
          <w:p w14:paraId="7FC5A816" w14:textId="5AB79EE4" w:rsidR="00AF5ED6" w:rsidRPr="00AF5ED6" w:rsidRDefault="00AF5ED6" w:rsidP="008A73EF">
            <w:pPr>
              <w:spacing w:after="0" w:line="240" w:lineRule="auto"/>
              <w:jc w:val="center"/>
              <w:rPr>
                <w:rFonts w:ascii="Times New Roman" w:eastAsia="Times New Roman" w:hAnsi="Times New Roman" w:cs="Times New Roman"/>
                <w:b/>
                <w:bCs/>
                <w:color w:val="000000"/>
                <w:sz w:val="24"/>
                <w:szCs w:val="24"/>
                <w:lang w:val="en-US" w:eastAsia="ru-RU"/>
              </w:rPr>
            </w:pPr>
            <w:r w:rsidRPr="00AF5ED6">
              <w:rPr>
                <w:rFonts w:ascii="Times New Roman" w:eastAsia="Times New Roman" w:hAnsi="Times New Roman" w:cs="Times New Roman"/>
                <w:b/>
                <w:bCs/>
                <w:color w:val="000000"/>
                <w:sz w:val="24"/>
                <w:szCs w:val="24"/>
                <w:lang w:eastAsia="ru-RU"/>
              </w:rPr>
              <w:t>Net_Assets</w:t>
            </w:r>
          </w:p>
        </w:tc>
        <w:tc>
          <w:tcPr>
            <w:tcW w:w="4080" w:type="dxa"/>
            <w:tcBorders>
              <w:top w:val="nil"/>
              <w:left w:val="nil"/>
              <w:bottom w:val="single" w:sz="4" w:space="0" w:color="auto"/>
              <w:right w:val="single" w:sz="4" w:space="0" w:color="auto"/>
            </w:tcBorders>
            <w:shd w:val="clear" w:color="auto" w:fill="auto"/>
            <w:vAlign w:val="center"/>
          </w:tcPr>
          <w:p w14:paraId="5CCE431C" w14:textId="798749DF" w:rsidR="00AF5ED6" w:rsidRPr="00A378F6" w:rsidRDefault="00AF5ED6" w:rsidP="008A73EF">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Чистые активы</w:t>
            </w:r>
          </w:p>
        </w:tc>
        <w:tc>
          <w:tcPr>
            <w:tcW w:w="1000" w:type="dxa"/>
            <w:tcBorders>
              <w:top w:val="nil"/>
              <w:left w:val="nil"/>
              <w:bottom w:val="single" w:sz="4" w:space="0" w:color="auto"/>
              <w:right w:val="single" w:sz="4" w:space="0" w:color="auto"/>
            </w:tcBorders>
            <w:shd w:val="clear" w:color="auto" w:fill="auto"/>
            <w:noWrap/>
            <w:vAlign w:val="center"/>
          </w:tcPr>
          <w:p w14:paraId="6FF17165" w14:textId="77777777" w:rsidR="00AF5ED6" w:rsidRPr="00A378F6" w:rsidRDefault="00AF5ED6" w:rsidP="008A73EF">
            <w:pPr>
              <w:spacing w:after="0" w:line="240" w:lineRule="auto"/>
              <w:jc w:val="right"/>
              <w:rPr>
                <w:rFonts w:ascii="Times New Roman" w:eastAsia="Times New Roman" w:hAnsi="Times New Roman" w:cs="Times New Roman"/>
                <w:color w:val="000000"/>
                <w:sz w:val="24"/>
                <w:szCs w:val="24"/>
                <w:lang w:eastAsia="ru-RU"/>
              </w:rPr>
            </w:pPr>
          </w:p>
        </w:tc>
        <w:tc>
          <w:tcPr>
            <w:tcW w:w="1000" w:type="dxa"/>
            <w:tcBorders>
              <w:top w:val="nil"/>
              <w:left w:val="nil"/>
              <w:bottom w:val="single" w:sz="4" w:space="0" w:color="auto"/>
              <w:right w:val="single" w:sz="4" w:space="0" w:color="auto"/>
            </w:tcBorders>
            <w:shd w:val="clear" w:color="auto" w:fill="auto"/>
            <w:noWrap/>
            <w:vAlign w:val="center"/>
          </w:tcPr>
          <w:p w14:paraId="1C9822EF" w14:textId="77777777" w:rsidR="00AF5ED6" w:rsidRPr="00A378F6" w:rsidRDefault="00AF5ED6" w:rsidP="008A73EF">
            <w:pPr>
              <w:spacing w:after="0" w:line="240" w:lineRule="auto"/>
              <w:jc w:val="right"/>
              <w:rPr>
                <w:rFonts w:ascii="Times New Roman" w:eastAsia="Times New Roman" w:hAnsi="Times New Roman" w:cs="Times New Roman"/>
                <w:color w:val="000000"/>
                <w:sz w:val="24"/>
                <w:szCs w:val="24"/>
                <w:lang w:eastAsia="ru-RU"/>
              </w:rPr>
            </w:pPr>
          </w:p>
        </w:tc>
        <w:tc>
          <w:tcPr>
            <w:tcW w:w="1000" w:type="dxa"/>
            <w:tcBorders>
              <w:top w:val="nil"/>
              <w:left w:val="nil"/>
              <w:bottom w:val="single" w:sz="4" w:space="0" w:color="auto"/>
              <w:right w:val="single" w:sz="4" w:space="0" w:color="auto"/>
            </w:tcBorders>
            <w:shd w:val="clear" w:color="auto" w:fill="auto"/>
            <w:noWrap/>
            <w:vAlign w:val="center"/>
          </w:tcPr>
          <w:p w14:paraId="1380EC64" w14:textId="77777777" w:rsidR="00AF5ED6" w:rsidRPr="00A378F6" w:rsidRDefault="00AF5ED6" w:rsidP="008A73EF">
            <w:pPr>
              <w:spacing w:after="0" w:line="240" w:lineRule="auto"/>
              <w:jc w:val="right"/>
              <w:rPr>
                <w:rFonts w:ascii="Times New Roman" w:eastAsia="Times New Roman" w:hAnsi="Times New Roman" w:cs="Times New Roman"/>
                <w:color w:val="000000"/>
                <w:sz w:val="24"/>
                <w:szCs w:val="24"/>
                <w:lang w:eastAsia="ru-RU"/>
              </w:rPr>
            </w:pPr>
          </w:p>
        </w:tc>
        <w:tc>
          <w:tcPr>
            <w:tcW w:w="1100" w:type="dxa"/>
            <w:tcBorders>
              <w:top w:val="nil"/>
              <w:left w:val="nil"/>
              <w:bottom w:val="single" w:sz="4" w:space="0" w:color="auto"/>
              <w:right w:val="single" w:sz="4" w:space="0" w:color="auto"/>
            </w:tcBorders>
            <w:shd w:val="clear" w:color="auto" w:fill="auto"/>
            <w:noWrap/>
            <w:vAlign w:val="center"/>
          </w:tcPr>
          <w:p w14:paraId="53F96955" w14:textId="77777777" w:rsidR="00AF5ED6" w:rsidRPr="00A378F6" w:rsidRDefault="00AF5ED6" w:rsidP="008A73EF">
            <w:pPr>
              <w:spacing w:after="0" w:line="240" w:lineRule="auto"/>
              <w:jc w:val="right"/>
              <w:rPr>
                <w:rFonts w:ascii="Times New Roman" w:eastAsia="Times New Roman" w:hAnsi="Times New Roman" w:cs="Times New Roman"/>
                <w:color w:val="000000"/>
                <w:sz w:val="24"/>
                <w:szCs w:val="24"/>
                <w:lang w:eastAsia="ru-RU"/>
              </w:rPr>
            </w:pPr>
          </w:p>
        </w:tc>
      </w:tr>
      <w:tr w:rsidR="008A73EF" w:rsidRPr="00A378F6" w14:paraId="1DA6A182" w14:textId="77777777" w:rsidTr="00AF60CC">
        <w:trPr>
          <w:trHeight w:val="621"/>
        </w:trPr>
        <w:tc>
          <w:tcPr>
            <w:tcW w:w="1616" w:type="dxa"/>
            <w:tcBorders>
              <w:top w:val="nil"/>
              <w:left w:val="single" w:sz="4" w:space="0" w:color="auto"/>
              <w:bottom w:val="single" w:sz="4" w:space="0" w:color="auto"/>
              <w:right w:val="single" w:sz="4" w:space="0" w:color="auto"/>
            </w:tcBorders>
            <w:shd w:val="clear" w:color="auto" w:fill="auto"/>
            <w:noWrap/>
            <w:vAlign w:val="center"/>
            <w:hideMark/>
          </w:tcPr>
          <w:p w14:paraId="25CAB12B" w14:textId="77777777" w:rsidR="008A73EF" w:rsidRPr="00A378F6" w:rsidRDefault="008A73EF" w:rsidP="008A73EF">
            <w:pPr>
              <w:spacing w:after="0" w:line="240" w:lineRule="auto"/>
              <w:jc w:val="center"/>
              <w:rPr>
                <w:rFonts w:ascii="Times New Roman" w:eastAsia="Times New Roman" w:hAnsi="Times New Roman" w:cs="Times New Roman"/>
                <w:b/>
                <w:bCs/>
                <w:color w:val="000000"/>
                <w:sz w:val="24"/>
                <w:szCs w:val="24"/>
                <w:lang w:eastAsia="ru-RU"/>
              </w:rPr>
            </w:pPr>
            <w:r w:rsidRPr="00A378F6">
              <w:rPr>
                <w:rFonts w:ascii="Times New Roman" w:eastAsia="Times New Roman" w:hAnsi="Times New Roman" w:cs="Times New Roman"/>
                <w:b/>
                <w:bCs/>
                <w:color w:val="000000"/>
                <w:sz w:val="24"/>
                <w:szCs w:val="24"/>
                <w:lang w:eastAsia="ru-RU"/>
              </w:rPr>
              <w:t>BV/MV</w:t>
            </w:r>
          </w:p>
        </w:tc>
        <w:tc>
          <w:tcPr>
            <w:tcW w:w="4080" w:type="dxa"/>
            <w:tcBorders>
              <w:top w:val="nil"/>
              <w:left w:val="nil"/>
              <w:bottom w:val="single" w:sz="4" w:space="0" w:color="auto"/>
              <w:right w:val="single" w:sz="4" w:space="0" w:color="auto"/>
            </w:tcBorders>
            <w:shd w:val="clear" w:color="auto" w:fill="auto"/>
            <w:vAlign w:val="center"/>
            <w:hideMark/>
          </w:tcPr>
          <w:p w14:paraId="6BFB89FF" w14:textId="0E16119B" w:rsidR="008A73EF" w:rsidRPr="00A378F6" w:rsidRDefault="008A73EF" w:rsidP="008A73EF">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Мультипликатор о</w:t>
            </w:r>
            <w:r w:rsidRPr="00A378F6">
              <w:rPr>
                <w:rFonts w:ascii="Times New Roman" w:eastAsia="Times New Roman" w:hAnsi="Times New Roman" w:cs="Times New Roman"/>
                <w:color w:val="000000"/>
                <w:sz w:val="24"/>
                <w:szCs w:val="24"/>
                <w:lang w:eastAsia="ru-RU"/>
              </w:rPr>
              <w:t>тношени</w:t>
            </w:r>
            <w:r>
              <w:rPr>
                <w:rFonts w:ascii="Times New Roman" w:eastAsia="Times New Roman" w:hAnsi="Times New Roman" w:cs="Times New Roman"/>
                <w:color w:val="000000"/>
                <w:sz w:val="24"/>
                <w:szCs w:val="24"/>
                <w:lang w:eastAsia="ru-RU"/>
              </w:rPr>
              <w:t>я</w:t>
            </w:r>
            <w:r w:rsidRPr="00A378F6">
              <w:rPr>
                <w:rFonts w:ascii="Times New Roman" w:eastAsia="Times New Roman" w:hAnsi="Times New Roman" w:cs="Times New Roman"/>
                <w:color w:val="000000"/>
                <w:sz w:val="24"/>
                <w:szCs w:val="24"/>
                <w:lang w:eastAsia="ru-RU"/>
              </w:rPr>
              <w:t xml:space="preserve"> балансовой стоимости к рыночной капитализации</w:t>
            </w:r>
          </w:p>
        </w:tc>
        <w:tc>
          <w:tcPr>
            <w:tcW w:w="1000" w:type="dxa"/>
            <w:tcBorders>
              <w:top w:val="nil"/>
              <w:left w:val="nil"/>
              <w:bottom w:val="single" w:sz="4" w:space="0" w:color="auto"/>
              <w:right w:val="single" w:sz="4" w:space="0" w:color="auto"/>
            </w:tcBorders>
            <w:shd w:val="clear" w:color="auto" w:fill="auto"/>
            <w:noWrap/>
            <w:vAlign w:val="center"/>
            <w:hideMark/>
          </w:tcPr>
          <w:p w14:paraId="2BE9F180"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5957.00</w:t>
            </w:r>
          </w:p>
        </w:tc>
        <w:tc>
          <w:tcPr>
            <w:tcW w:w="1000" w:type="dxa"/>
            <w:tcBorders>
              <w:top w:val="nil"/>
              <w:left w:val="nil"/>
              <w:bottom w:val="single" w:sz="4" w:space="0" w:color="auto"/>
              <w:right w:val="single" w:sz="4" w:space="0" w:color="auto"/>
            </w:tcBorders>
            <w:shd w:val="clear" w:color="auto" w:fill="auto"/>
            <w:noWrap/>
            <w:vAlign w:val="center"/>
            <w:hideMark/>
          </w:tcPr>
          <w:p w14:paraId="48E28AB3"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0.87</w:t>
            </w:r>
          </w:p>
        </w:tc>
        <w:tc>
          <w:tcPr>
            <w:tcW w:w="1000" w:type="dxa"/>
            <w:tcBorders>
              <w:top w:val="nil"/>
              <w:left w:val="nil"/>
              <w:bottom w:val="single" w:sz="4" w:space="0" w:color="auto"/>
              <w:right w:val="single" w:sz="4" w:space="0" w:color="auto"/>
            </w:tcBorders>
            <w:shd w:val="clear" w:color="auto" w:fill="auto"/>
            <w:noWrap/>
            <w:vAlign w:val="center"/>
            <w:hideMark/>
          </w:tcPr>
          <w:p w14:paraId="35EFCEA4"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1.69</w:t>
            </w:r>
          </w:p>
        </w:tc>
        <w:tc>
          <w:tcPr>
            <w:tcW w:w="1100" w:type="dxa"/>
            <w:tcBorders>
              <w:top w:val="nil"/>
              <w:left w:val="nil"/>
              <w:bottom w:val="single" w:sz="4" w:space="0" w:color="auto"/>
              <w:right w:val="single" w:sz="4" w:space="0" w:color="auto"/>
            </w:tcBorders>
            <w:shd w:val="clear" w:color="auto" w:fill="auto"/>
            <w:noWrap/>
            <w:vAlign w:val="center"/>
            <w:hideMark/>
          </w:tcPr>
          <w:p w14:paraId="4BD74CB5"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2.69</w:t>
            </w:r>
          </w:p>
        </w:tc>
      </w:tr>
      <w:tr w:rsidR="008A73EF" w:rsidRPr="00A378F6" w14:paraId="03345AB5" w14:textId="77777777" w:rsidTr="00AF60CC">
        <w:trPr>
          <w:trHeight w:val="621"/>
        </w:trPr>
        <w:tc>
          <w:tcPr>
            <w:tcW w:w="1616" w:type="dxa"/>
            <w:tcBorders>
              <w:top w:val="nil"/>
              <w:left w:val="single" w:sz="4" w:space="0" w:color="auto"/>
              <w:bottom w:val="single" w:sz="4" w:space="0" w:color="auto"/>
              <w:right w:val="single" w:sz="4" w:space="0" w:color="auto"/>
            </w:tcBorders>
            <w:shd w:val="clear" w:color="auto" w:fill="auto"/>
            <w:noWrap/>
            <w:vAlign w:val="center"/>
          </w:tcPr>
          <w:p w14:paraId="18CA449B" w14:textId="164B935B" w:rsidR="008A73EF" w:rsidRPr="008A73EF" w:rsidRDefault="008A73EF" w:rsidP="008A73EF">
            <w:pPr>
              <w:spacing w:after="0" w:line="240" w:lineRule="auto"/>
              <w:jc w:val="center"/>
              <w:rPr>
                <w:rFonts w:ascii="Times New Roman" w:eastAsia="Times New Roman" w:hAnsi="Times New Roman" w:cs="Times New Roman"/>
                <w:b/>
                <w:bCs/>
                <w:color w:val="000000"/>
                <w:sz w:val="24"/>
                <w:szCs w:val="24"/>
                <w:lang w:val="en-US" w:eastAsia="ru-RU"/>
              </w:rPr>
            </w:pPr>
            <w:r>
              <w:rPr>
                <w:rFonts w:ascii="Times New Roman" w:eastAsia="Times New Roman" w:hAnsi="Times New Roman" w:cs="Times New Roman"/>
                <w:b/>
                <w:bCs/>
                <w:color w:val="000000"/>
                <w:sz w:val="24"/>
                <w:szCs w:val="24"/>
                <w:lang w:val="en-US" w:eastAsia="ru-RU"/>
              </w:rPr>
              <w:t>EBITDA/EV</w:t>
            </w:r>
          </w:p>
        </w:tc>
        <w:tc>
          <w:tcPr>
            <w:tcW w:w="4080" w:type="dxa"/>
            <w:tcBorders>
              <w:top w:val="nil"/>
              <w:left w:val="nil"/>
              <w:bottom w:val="single" w:sz="4" w:space="0" w:color="auto"/>
              <w:right w:val="single" w:sz="4" w:space="0" w:color="auto"/>
            </w:tcBorders>
            <w:shd w:val="clear" w:color="auto" w:fill="auto"/>
            <w:vAlign w:val="center"/>
          </w:tcPr>
          <w:p w14:paraId="22B6AA1A" w14:textId="328F559A" w:rsidR="008A73EF" w:rsidRPr="008A73EF" w:rsidRDefault="008A73EF" w:rsidP="008A73EF">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Мультипликатор отношения </w:t>
            </w:r>
            <w:r>
              <w:rPr>
                <w:rFonts w:ascii="Times New Roman" w:eastAsia="Times New Roman" w:hAnsi="Times New Roman" w:cs="Times New Roman"/>
                <w:color w:val="000000"/>
                <w:sz w:val="24"/>
                <w:szCs w:val="24"/>
                <w:lang w:val="en-US" w:eastAsia="ru-RU"/>
              </w:rPr>
              <w:t>EBITDA</w:t>
            </w:r>
            <w:r>
              <w:rPr>
                <w:rFonts w:ascii="Times New Roman" w:eastAsia="Times New Roman" w:hAnsi="Times New Roman" w:cs="Times New Roman"/>
                <w:color w:val="000000"/>
                <w:sz w:val="24"/>
                <w:szCs w:val="24"/>
                <w:lang w:eastAsia="ru-RU"/>
              </w:rPr>
              <w:t xml:space="preserve"> к </w:t>
            </w:r>
            <w:r>
              <w:rPr>
                <w:rFonts w:ascii="Times New Roman" w:eastAsia="Times New Roman" w:hAnsi="Times New Roman" w:cs="Times New Roman"/>
                <w:color w:val="000000"/>
                <w:sz w:val="24"/>
                <w:szCs w:val="24"/>
                <w:lang w:val="en-US" w:eastAsia="ru-RU"/>
              </w:rPr>
              <w:t>EV</w:t>
            </w:r>
          </w:p>
        </w:tc>
        <w:tc>
          <w:tcPr>
            <w:tcW w:w="1000" w:type="dxa"/>
            <w:tcBorders>
              <w:top w:val="nil"/>
              <w:left w:val="nil"/>
              <w:bottom w:val="single" w:sz="4" w:space="0" w:color="auto"/>
              <w:right w:val="single" w:sz="4" w:space="0" w:color="auto"/>
            </w:tcBorders>
            <w:shd w:val="clear" w:color="auto" w:fill="auto"/>
            <w:noWrap/>
            <w:vAlign w:val="center"/>
          </w:tcPr>
          <w:p w14:paraId="54A87F56"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000" w:type="dxa"/>
            <w:tcBorders>
              <w:top w:val="nil"/>
              <w:left w:val="nil"/>
              <w:bottom w:val="single" w:sz="4" w:space="0" w:color="auto"/>
              <w:right w:val="single" w:sz="4" w:space="0" w:color="auto"/>
            </w:tcBorders>
            <w:shd w:val="clear" w:color="auto" w:fill="auto"/>
            <w:noWrap/>
            <w:vAlign w:val="center"/>
          </w:tcPr>
          <w:p w14:paraId="5F29E28D"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000" w:type="dxa"/>
            <w:tcBorders>
              <w:top w:val="nil"/>
              <w:left w:val="nil"/>
              <w:bottom w:val="single" w:sz="4" w:space="0" w:color="auto"/>
              <w:right w:val="single" w:sz="4" w:space="0" w:color="auto"/>
            </w:tcBorders>
            <w:shd w:val="clear" w:color="auto" w:fill="auto"/>
            <w:noWrap/>
            <w:vAlign w:val="center"/>
          </w:tcPr>
          <w:p w14:paraId="64E53308"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100" w:type="dxa"/>
            <w:tcBorders>
              <w:top w:val="nil"/>
              <w:left w:val="nil"/>
              <w:bottom w:val="single" w:sz="4" w:space="0" w:color="auto"/>
              <w:right w:val="single" w:sz="4" w:space="0" w:color="auto"/>
            </w:tcBorders>
            <w:shd w:val="clear" w:color="auto" w:fill="auto"/>
            <w:noWrap/>
            <w:vAlign w:val="center"/>
          </w:tcPr>
          <w:p w14:paraId="47E3A4C1"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r>
      <w:tr w:rsidR="008A73EF" w:rsidRPr="00A378F6" w14:paraId="22F117D7" w14:textId="77777777" w:rsidTr="00AF60CC">
        <w:trPr>
          <w:trHeight w:val="621"/>
        </w:trPr>
        <w:tc>
          <w:tcPr>
            <w:tcW w:w="1616" w:type="dxa"/>
            <w:tcBorders>
              <w:top w:val="nil"/>
              <w:left w:val="single" w:sz="4" w:space="0" w:color="auto"/>
              <w:bottom w:val="single" w:sz="4" w:space="0" w:color="auto"/>
              <w:right w:val="single" w:sz="4" w:space="0" w:color="auto"/>
            </w:tcBorders>
            <w:shd w:val="clear" w:color="auto" w:fill="auto"/>
            <w:noWrap/>
            <w:vAlign w:val="center"/>
          </w:tcPr>
          <w:p w14:paraId="25CB8D30" w14:textId="5C3D017A" w:rsidR="008A73EF" w:rsidRPr="008A73EF" w:rsidRDefault="008A73EF" w:rsidP="008A73EF">
            <w:pPr>
              <w:spacing w:after="0" w:line="240" w:lineRule="auto"/>
              <w:jc w:val="center"/>
              <w:rPr>
                <w:rFonts w:ascii="Times New Roman" w:eastAsia="Times New Roman" w:hAnsi="Times New Roman" w:cs="Times New Roman"/>
                <w:b/>
                <w:bCs/>
                <w:color w:val="000000"/>
                <w:sz w:val="24"/>
                <w:szCs w:val="24"/>
                <w:lang w:val="en-US" w:eastAsia="ru-RU"/>
              </w:rPr>
            </w:pPr>
            <w:r>
              <w:rPr>
                <w:rFonts w:ascii="Times New Roman" w:eastAsia="Times New Roman" w:hAnsi="Times New Roman" w:cs="Times New Roman"/>
                <w:b/>
                <w:bCs/>
                <w:color w:val="000000"/>
                <w:sz w:val="24"/>
                <w:szCs w:val="24"/>
                <w:lang w:val="en-US" w:eastAsia="ru-RU"/>
              </w:rPr>
              <w:t>Earnings/MV</w:t>
            </w:r>
          </w:p>
        </w:tc>
        <w:tc>
          <w:tcPr>
            <w:tcW w:w="4080" w:type="dxa"/>
            <w:tcBorders>
              <w:top w:val="nil"/>
              <w:left w:val="nil"/>
              <w:bottom w:val="single" w:sz="4" w:space="0" w:color="auto"/>
              <w:right w:val="single" w:sz="4" w:space="0" w:color="auto"/>
            </w:tcBorders>
            <w:shd w:val="clear" w:color="auto" w:fill="auto"/>
            <w:vAlign w:val="center"/>
          </w:tcPr>
          <w:p w14:paraId="0CF43DE9" w14:textId="60B376FA" w:rsidR="008A73EF" w:rsidRPr="00A378F6" w:rsidRDefault="008A73EF" w:rsidP="008A73EF">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Мультипликатор отношения Прибыли к рыночной стоимости компании</w:t>
            </w:r>
          </w:p>
        </w:tc>
        <w:tc>
          <w:tcPr>
            <w:tcW w:w="1000" w:type="dxa"/>
            <w:tcBorders>
              <w:top w:val="nil"/>
              <w:left w:val="nil"/>
              <w:bottom w:val="single" w:sz="4" w:space="0" w:color="auto"/>
              <w:right w:val="single" w:sz="4" w:space="0" w:color="auto"/>
            </w:tcBorders>
            <w:shd w:val="clear" w:color="auto" w:fill="auto"/>
            <w:noWrap/>
            <w:vAlign w:val="center"/>
          </w:tcPr>
          <w:p w14:paraId="10F7D476"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000" w:type="dxa"/>
            <w:tcBorders>
              <w:top w:val="nil"/>
              <w:left w:val="nil"/>
              <w:bottom w:val="single" w:sz="4" w:space="0" w:color="auto"/>
              <w:right w:val="single" w:sz="4" w:space="0" w:color="auto"/>
            </w:tcBorders>
            <w:shd w:val="clear" w:color="auto" w:fill="auto"/>
            <w:noWrap/>
            <w:vAlign w:val="center"/>
          </w:tcPr>
          <w:p w14:paraId="0E9E6AEB"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000" w:type="dxa"/>
            <w:tcBorders>
              <w:top w:val="nil"/>
              <w:left w:val="nil"/>
              <w:bottom w:val="single" w:sz="4" w:space="0" w:color="auto"/>
              <w:right w:val="single" w:sz="4" w:space="0" w:color="auto"/>
            </w:tcBorders>
            <w:shd w:val="clear" w:color="auto" w:fill="auto"/>
            <w:noWrap/>
            <w:vAlign w:val="center"/>
          </w:tcPr>
          <w:p w14:paraId="6E7867C0"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100" w:type="dxa"/>
            <w:tcBorders>
              <w:top w:val="nil"/>
              <w:left w:val="nil"/>
              <w:bottom w:val="single" w:sz="4" w:space="0" w:color="auto"/>
              <w:right w:val="single" w:sz="4" w:space="0" w:color="auto"/>
            </w:tcBorders>
            <w:shd w:val="clear" w:color="auto" w:fill="auto"/>
            <w:noWrap/>
            <w:vAlign w:val="center"/>
          </w:tcPr>
          <w:p w14:paraId="1C311B4D"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r>
      <w:tr w:rsidR="008A73EF" w:rsidRPr="00A378F6" w14:paraId="2FF849A0" w14:textId="77777777" w:rsidTr="00AF60CC">
        <w:trPr>
          <w:trHeight w:val="621"/>
        </w:trPr>
        <w:tc>
          <w:tcPr>
            <w:tcW w:w="1616" w:type="dxa"/>
            <w:tcBorders>
              <w:top w:val="nil"/>
              <w:left w:val="single" w:sz="4" w:space="0" w:color="auto"/>
              <w:bottom w:val="single" w:sz="4" w:space="0" w:color="auto"/>
              <w:right w:val="single" w:sz="4" w:space="0" w:color="auto"/>
            </w:tcBorders>
            <w:shd w:val="clear" w:color="auto" w:fill="auto"/>
            <w:noWrap/>
            <w:vAlign w:val="center"/>
          </w:tcPr>
          <w:p w14:paraId="3EA2C60B" w14:textId="544BF857" w:rsidR="008A73EF" w:rsidRPr="008A73EF" w:rsidRDefault="008A73EF" w:rsidP="008A73EF">
            <w:pPr>
              <w:spacing w:after="0" w:line="240" w:lineRule="auto"/>
              <w:jc w:val="center"/>
              <w:rPr>
                <w:rFonts w:ascii="Times New Roman" w:eastAsia="Times New Roman" w:hAnsi="Times New Roman" w:cs="Times New Roman"/>
                <w:b/>
                <w:bCs/>
                <w:color w:val="000000"/>
                <w:sz w:val="24"/>
                <w:szCs w:val="24"/>
                <w:lang w:val="en-US" w:eastAsia="ru-RU"/>
              </w:rPr>
            </w:pPr>
            <w:r>
              <w:rPr>
                <w:rFonts w:ascii="Times New Roman" w:eastAsia="Times New Roman" w:hAnsi="Times New Roman" w:cs="Times New Roman"/>
                <w:b/>
                <w:bCs/>
                <w:color w:val="000000"/>
                <w:sz w:val="24"/>
                <w:szCs w:val="24"/>
                <w:lang w:val="en-US" w:eastAsia="ru-RU"/>
              </w:rPr>
              <w:t>Debt/EBITDA</w:t>
            </w:r>
          </w:p>
        </w:tc>
        <w:tc>
          <w:tcPr>
            <w:tcW w:w="4080" w:type="dxa"/>
            <w:tcBorders>
              <w:top w:val="nil"/>
              <w:left w:val="nil"/>
              <w:bottom w:val="single" w:sz="4" w:space="0" w:color="auto"/>
              <w:right w:val="single" w:sz="4" w:space="0" w:color="auto"/>
            </w:tcBorders>
            <w:shd w:val="clear" w:color="auto" w:fill="auto"/>
            <w:vAlign w:val="center"/>
          </w:tcPr>
          <w:p w14:paraId="0594623A" w14:textId="2D80D7B5" w:rsidR="008A73EF" w:rsidRPr="008A73EF" w:rsidRDefault="008A73EF" w:rsidP="008A73EF">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Мультипликатор отношения долга к </w:t>
            </w:r>
            <w:r>
              <w:rPr>
                <w:rFonts w:ascii="Times New Roman" w:eastAsia="Times New Roman" w:hAnsi="Times New Roman" w:cs="Times New Roman"/>
                <w:color w:val="000000"/>
                <w:sz w:val="24"/>
                <w:szCs w:val="24"/>
                <w:lang w:val="en-US" w:eastAsia="ru-RU"/>
              </w:rPr>
              <w:t>EBITDA</w:t>
            </w:r>
          </w:p>
        </w:tc>
        <w:tc>
          <w:tcPr>
            <w:tcW w:w="1000" w:type="dxa"/>
            <w:tcBorders>
              <w:top w:val="nil"/>
              <w:left w:val="nil"/>
              <w:bottom w:val="single" w:sz="4" w:space="0" w:color="auto"/>
              <w:right w:val="single" w:sz="4" w:space="0" w:color="auto"/>
            </w:tcBorders>
            <w:shd w:val="clear" w:color="auto" w:fill="auto"/>
            <w:noWrap/>
            <w:vAlign w:val="center"/>
          </w:tcPr>
          <w:p w14:paraId="2888F076"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000" w:type="dxa"/>
            <w:tcBorders>
              <w:top w:val="nil"/>
              <w:left w:val="nil"/>
              <w:bottom w:val="single" w:sz="4" w:space="0" w:color="auto"/>
              <w:right w:val="single" w:sz="4" w:space="0" w:color="auto"/>
            </w:tcBorders>
            <w:shd w:val="clear" w:color="auto" w:fill="auto"/>
            <w:noWrap/>
            <w:vAlign w:val="center"/>
          </w:tcPr>
          <w:p w14:paraId="287DAAD9"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000" w:type="dxa"/>
            <w:tcBorders>
              <w:top w:val="nil"/>
              <w:left w:val="nil"/>
              <w:bottom w:val="single" w:sz="4" w:space="0" w:color="auto"/>
              <w:right w:val="single" w:sz="4" w:space="0" w:color="auto"/>
            </w:tcBorders>
            <w:shd w:val="clear" w:color="auto" w:fill="auto"/>
            <w:noWrap/>
            <w:vAlign w:val="center"/>
          </w:tcPr>
          <w:p w14:paraId="78100159"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100" w:type="dxa"/>
            <w:tcBorders>
              <w:top w:val="nil"/>
              <w:left w:val="nil"/>
              <w:bottom w:val="single" w:sz="4" w:space="0" w:color="auto"/>
              <w:right w:val="single" w:sz="4" w:space="0" w:color="auto"/>
            </w:tcBorders>
            <w:shd w:val="clear" w:color="auto" w:fill="auto"/>
            <w:noWrap/>
            <w:vAlign w:val="center"/>
          </w:tcPr>
          <w:p w14:paraId="1910AE38"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r>
      <w:tr w:rsidR="008A73EF" w:rsidRPr="00A378F6" w14:paraId="60BA156E" w14:textId="77777777" w:rsidTr="00AF60CC">
        <w:trPr>
          <w:trHeight w:val="621"/>
        </w:trPr>
        <w:tc>
          <w:tcPr>
            <w:tcW w:w="1616" w:type="dxa"/>
            <w:tcBorders>
              <w:top w:val="nil"/>
              <w:left w:val="single" w:sz="4" w:space="0" w:color="auto"/>
              <w:bottom w:val="single" w:sz="4" w:space="0" w:color="auto"/>
              <w:right w:val="single" w:sz="4" w:space="0" w:color="auto"/>
            </w:tcBorders>
            <w:shd w:val="clear" w:color="auto" w:fill="auto"/>
            <w:noWrap/>
            <w:vAlign w:val="center"/>
          </w:tcPr>
          <w:p w14:paraId="074BAD19" w14:textId="03617096" w:rsidR="008A73EF" w:rsidRDefault="008A73EF" w:rsidP="008A73EF">
            <w:pPr>
              <w:spacing w:after="0" w:line="240" w:lineRule="auto"/>
              <w:jc w:val="center"/>
              <w:rPr>
                <w:rFonts w:ascii="Times New Roman" w:eastAsia="Times New Roman" w:hAnsi="Times New Roman" w:cs="Times New Roman"/>
                <w:b/>
                <w:bCs/>
                <w:color w:val="000000"/>
                <w:sz w:val="24"/>
                <w:szCs w:val="24"/>
                <w:lang w:val="en-US" w:eastAsia="ru-RU"/>
              </w:rPr>
            </w:pPr>
            <w:proofErr w:type="spellStart"/>
            <w:r>
              <w:rPr>
                <w:rFonts w:ascii="Times New Roman" w:eastAsia="Times New Roman" w:hAnsi="Times New Roman" w:cs="Times New Roman"/>
                <w:b/>
                <w:bCs/>
                <w:color w:val="000000"/>
                <w:sz w:val="24"/>
                <w:szCs w:val="24"/>
                <w:lang w:val="en-US" w:eastAsia="ru-RU"/>
              </w:rPr>
              <w:t>Div</w:t>
            </w:r>
            <w:proofErr w:type="spellEnd"/>
            <w:r>
              <w:rPr>
                <w:rFonts w:ascii="Times New Roman" w:eastAsia="Times New Roman" w:hAnsi="Times New Roman" w:cs="Times New Roman"/>
                <w:b/>
                <w:bCs/>
                <w:color w:val="000000"/>
                <w:sz w:val="24"/>
                <w:szCs w:val="24"/>
                <w:lang w:val="en-US" w:eastAsia="ru-RU"/>
              </w:rPr>
              <w:t>/MV</w:t>
            </w:r>
          </w:p>
        </w:tc>
        <w:tc>
          <w:tcPr>
            <w:tcW w:w="4080" w:type="dxa"/>
            <w:tcBorders>
              <w:top w:val="nil"/>
              <w:left w:val="nil"/>
              <w:bottom w:val="single" w:sz="4" w:space="0" w:color="auto"/>
              <w:right w:val="single" w:sz="4" w:space="0" w:color="auto"/>
            </w:tcBorders>
            <w:shd w:val="clear" w:color="auto" w:fill="auto"/>
            <w:vAlign w:val="center"/>
          </w:tcPr>
          <w:p w14:paraId="7D3C42B6" w14:textId="716C0DB4" w:rsidR="008A73EF" w:rsidRPr="00A378F6" w:rsidRDefault="008A73EF" w:rsidP="008A73EF">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Мультипликатор отношения дивидендных выплат к рыночной стоимости компании</w:t>
            </w:r>
          </w:p>
        </w:tc>
        <w:tc>
          <w:tcPr>
            <w:tcW w:w="1000" w:type="dxa"/>
            <w:tcBorders>
              <w:top w:val="nil"/>
              <w:left w:val="nil"/>
              <w:bottom w:val="single" w:sz="4" w:space="0" w:color="auto"/>
              <w:right w:val="single" w:sz="4" w:space="0" w:color="auto"/>
            </w:tcBorders>
            <w:shd w:val="clear" w:color="auto" w:fill="auto"/>
            <w:noWrap/>
            <w:vAlign w:val="center"/>
          </w:tcPr>
          <w:p w14:paraId="0BD84DE3"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000" w:type="dxa"/>
            <w:tcBorders>
              <w:top w:val="nil"/>
              <w:left w:val="nil"/>
              <w:bottom w:val="single" w:sz="4" w:space="0" w:color="auto"/>
              <w:right w:val="single" w:sz="4" w:space="0" w:color="auto"/>
            </w:tcBorders>
            <w:shd w:val="clear" w:color="auto" w:fill="auto"/>
            <w:noWrap/>
            <w:vAlign w:val="center"/>
          </w:tcPr>
          <w:p w14:paraId="0430A40F"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000" w:type="dxa"/>
            <w:tcBorders>
              <w:top w:val="nil"/>
              <w:left w:val="nil"/>
              <w:bottom w:val="single" w:sz="4" w:space="0" w:color="auto"/>
              <w:right w:val="single" w:sz="4" w:space="0" w:color="auto"/>
            </w:tcBorders>
            <w:shd w:val="clear" w:color="auto" w:fill="auto"/>
            <w:noWrap/>
            <w:vAlign w:val="center"/>
          </w:tcPr>
          <w:p w14:paraId="59127577"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100" w:type="dxa"/>
            <w:tcBorders>
              <w:top w:val="nil"/>
              <w:left w:val="nil"/>
              <w:bottom w:val="single" w:sz="4" w:space="0" w:color="auto"/>
              <w:right w:val="single" w:sz="4" w:space="0" w:color="auto"/>
            </w:tcBorders>
            <w:shd w:val="clear" w:color="auto" w:fill="auto"/>
            <w:noWrap/>
            <w:vAlign w:val="center"/>
          </w:tcPr>
          <w:p w14:paraId="343141E7" w14:textId="77777777"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r>
      <w:tr w:rsidR="008A73EF" w:rsidRPr="00A378F6" w14:paraId="7380C1A5" w14:textId="77777777" w:rsidTr="008A73EF">
        <w:trPr>
          <w:trHeight w:val="311"/>
        </w:trPr>
        <w:tc>
          <w:tcPr>
            <w:tcW w:w="1616" w:type="dxa"/>
            <w:tcBorders>
              <w:top w:val="nil"/>
              <w:left w:val="single" w:sz="4" w:space="0" w:color="auto"/>
              <w:bottom w:val="single" w:sz="4" w:space="0" w:color="auto"/>
              <w:right w:val="single" w:sz="4" w:space="0" w:color="auto"/>
            </w:tcBorders>
            <w:shd w:val="clear" w:color="auto" w:fill="auto"/>
            <w:noWrap/>
            <w:vAlign w:val="center"/>
          </w:tcPr>
          <w:p w14:paraId="1C8EC555" w14:textId="0511609D" w:rsidR="008A73EF" w:rsidRPr="008A73EF" w:rsidRDefault="008A73EF" w:rsidP="008A73EF">
            <w:pPr>
              <w:spacing w:after="0" w:line="240" w:lineRule="auto"/>
              <w:jc w:val="center"/>
              <w:rPr>
                <w:rFonts w:ascii="Times New Roman" w:eastAsia="Times New Roman" w:hAnsi="Times New Roman" w:cs="Times New Roman"/>
                <w:b/>
                <w:bCs/>
                <w:color w:val="000000"/>
                <w:sz w:val="24"/>
                <w:szCs w:val="24"/>
                <w:lang w:val="en-US" w:eastAsia="ru-RU"/>
              </w:rPr>
            </w:pPr>
            <w:proofErr w:type="spellStart"/>
            <w:r>
              <w:rPr>
                <w:rFonts w:ascii="Times New Roman" w:eastAsia="Times New Roman" w:hAnsi="Times New Roman" w:cs="Times New Roman"/>
                <w:b/>
                <w:bCs/>
                <w:color w:val="000000"/>
                <w:sz w:val="24"/>
                <w:szCs w:val="24"/>
                <w:lang w:val="en-US" w:eastAsia="ru-RU"/>
              </w:rPr>
              <w:t>Div</w:t>
            </w:r>
            <w:proofErr w:type="spellEnd"/>
            <w:r>
              <w:rPr>
                <w:rFonts w:ascii="Times New Roman" w:eastAsia="Times New Roman" w:hAnsi="Times New Roman" w:cs="Times New Roman"/>
                <w:b/>
                <w:bCs/>
                <w:color w:val="000000"/>
                <w:sz w:val="24"/>
                <w:szCs w:val="24"/>
                <w:lang w:val="en-US" w:eastAsia="ru-RU"/>
              </w:rPr>
              <w:t xml:space="preserve"> Payout Ratio</w:t>
            </w:r>
            <w:r w:rsidR="00C52FEF">
              <w:rPr>
                <w:rFonts w:ascii="Times New Roman" w:eastAsia="Times New Roman" w:hAnsi="Times New Roman" w:cs="Times New Roman"/>
                <w:b/>
                <w:bCs/>
                <w:color w:val="000000"/>
                <w:sz w:val="24"/>
                <w:szCs w:val="24"/>
                <w:lang w:val="en-US" w:eastAsia="ru-RU"/>
              </w:rPr>
              <w:t xml:space="preserve"> </w:t>
            </w:r>
            <w:r w:rsidR="00C52FEF">
              <w:rPr>
                <w:rFonts w:eastAsia="Times New Roman"/>
                <w:b/>
                <w:bCs/>
                <w:color w:val="000000"/>
                <w:sz w:val="24"/>
                <w:szCs w:val="24"/>
                <w:lang w:val="en-US" w:eastAsia="ru-RU"/>
              </w:rPr>
              <w:t>(D/E)</w:t>
            </w:r>
          </w:p>
        </w:tc>
        <w:tc>
          <w:tcPr>
            <w:tcW w:w="4080" w:type="dxa"/>
            <w:tcBorders>
              <w:top w:val="nil"/>
              <w:left w:val="nil"/>
              <w:bottom w:val="single" w:sz="4" w:space="0" w:color="auto"/>
              <w:right w:val="single" w:sz="4" w:space="0" w:color="auto"/>
            </w:tcBorders>
            <w:shd w:val="clear" w:color="auto" w:fill="auto"/>
            <w:vAlign w:val="center"/>
          </w:tcPr>
          <w:p w14:paraId="2C34FDD6" w14:textId="7FC86FDE" w:rsidR="008A73EF" w:rsidRPr="00A378F6" w:rsidRDefault="008A73EF" w:rsidP="008A73EF">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Коэффициент выплаты дивидендов</w:t>
            </w:r>
          </w:p>
        </w:tc>
        <w:tc>
          <w:tcPr>
            <w:tcW w:w="1000" w:type="dxa"/>
            <w:tcBorders>
              <w:top w:val="nil"/>
              <w:left w:val="nil"/>
              <w:bottom w:val="single" w:sz="4" w:space="0" w:color="auto"/>
              <w:right w:val="single" w:sz="4" w:space="0" w:color="auto"/>
            </w:tcBorders>
            <w:shd w:val="clear" w:color="auto" w:fill="auto"/>
            <w:noWrap/>
            <w:vAlign w:val="center"/>
          </w:tcPr>
          <w:p w14:paraId="07FAB7D0" w14:textId="577F767D"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000" w:type="dxa"/>
            <w:tcBorders>
              <w:top w:val="nil"/>
              <w:left w:val="nil"/>
              <w:bottom w:val="single" w:sz="4" w:space="0" w:color="auto"/>
              <w:right w:val="single" w:sz="4" w:space="0" w:color="auto"/>
            </w:tcBorders>
            <w:shd w:val="clear" w:color="auto" w:fill="auto"/>
            <w:noWrap/>
            <w:vAlign w:val="center"/>
          </w:tcPr>
          <w:p w14:paraId="386A5B76" w14:textId="73387222"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000" w:type="dxa"/>
            <w:tcBorders>
              <w:top w:val="nil"/>
              <w:left w:val="nil"/>
              <w:bottom w:val="single" w:sz="4" w:space="0" w:color="auto"/>
              <w:right w:val="single" w:sz="4" w:space="0" w:color="auto"/>
            </w:tcBorders>
            <w:shd w:val="clear" w:color="auto" w:fill="auto"/>
            <w:noWrap/>
            <w:vAlign w:val="center"/>
          </w:tcPr>
          <w:p w14:paraId="6343A0D8" w14:textId="5E796C31"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c>
          <w:tcPr>
            <w:tcW w:w="1100" w:type="dxa"/>
            <w:tcBorders>
              <w:top w:val="nil"/>
              <w:left w:val="nil"/>
              <w:bottom w:val="single" w:sz="4" w:space="0" w:color="auto"/>
              <w:right w:val="single" w:sz="4" w:space="0" w:color="auto"/>
            </w:tcBorders>
            <w:shd w:val="clear" w:color="auto" w:fill="auto"/>
            <w:noWrap/>
            <w:vAlign w:val="center"/>
          </w:tcPr>
          <w:p w14:paraId="347E7CA6" w14:textId="4709CFE5" w:rsidR="008A73EF" w:rsidRPr="00A378F6" w:rsidRDefault="008A73EF" w:rsidP="008A73EF">
            <w:pPr>
              <w:spacing w:after="0" w:line="240" w:lineRule="auto"/>
              <w:jc w:val="right"/>
              <w:rPr>
                <w:rFonts w:ascii="Times New Roman" w:eastAsia="Times New Roman" w:hAnsi="Times New Roman" w:cs="Times New Roman"/>
                <w:color w:val="000000"/>
                <w:sz w:val="24"/>
                <w:szCs w:val="24"/>
                <w:lang w:eastAsia="ru-RU"/>
              </w:rPr>
            </w:pPr>
          </w:p>
        </w:tc>
      </w:tr>
    </w:tbl>
    <w:p w14:paraId="613AFC7F" w14:textId="1A6EABA4" w:rsidR="00A378F6" w:rsidRDefault="00A378F6" w:rsidP="0000252F">
      <w:pPr>
        <w:spacing w:before="120" w:after="0" w:line="360" w:lineRule="auto"/>
        <w:ind w:firstLine="720"/>
        <w:jc w:val="both"/>
        <w:rPr>
          <w:rFonts w:ascii="Times New Roman" w:hAnsi="Times New Roman" w:cs="Times New Roman"/>
          <w:sz w:val="28"/>
          <w:szCs w:val="28"/>
        </w:rPr>
      </w:pPr>
      <w:r w:rsidRPr="003B0536">
        <w:rPr>
          <w:rFonts w:ascii="Times New Roman" w:hAnsi="Times New Roman" w:cs="Times New Roman"/>
          <w:sz w:val="28"/>
          <w:szCs w:val="28"/>
        </w:rPr>
        <w:t xml:space="preserve">Выбранные фактора могут иметь высокий уровень корреляции. Модели линейной регрессии чувствительны к линейной зависимости факторов, так </w:t>
      </w:r>
      <w:r>
        <w:rPr>
          <w:rFonts w:ascii="Times New Roman" w:hAnsi="Times New Roman" w:cs="Times New Roman"/>
          <w:sz w:val="28"/>
          <w:szCs w:val="28"/>
        </w:rPr>
        <w:t xml:space="preserve">как </w:t>
      </w:r>
      <w:r w:rsidRPr="003B0536">
        <w:rPr>
          <w:rFonts w:ascii="Times New Roman" w:hAnsi="Times New Roman" w:cs="Times New Roman"/>
          <w:sz w:val="28"/>
          <w:szCs w:val="28"/>
        </w:rPr>
        <w:t xml:space="preserve">она приводит к </w:t>
      </w:r>
      <w:r>
        <w:rPr>
          <w:rFonts w:ascii="Times New Roman" w:hAnsi="Times New Roman" w:cs="Times New Roman"/>
          <w:sz w:val="28"/>
          <w:szCs w:val="28"/>
        </w:rPr>
        <w:t>численной неустойчивости при обращении матрицы объект-признак, что, в свою очередь, приводит к росту дисперсии оценок регрессии.</w:t>
      </w:r>
    </w:p>
    <w:p w14:paraId="055B80EC" w14:textId="77777777" w:rsidR="00A378F6" w:rsidRPr="003B0536" w:rsidRDefault="00A378F6" w:rsidP="00A378F6">
      <w:pPr>
        <w:spacing w:after="0" w:line="360" w:lineRule="auto"/>
        <w:ind w:firstLine="720"/>
        <w:jc w:val="both"/>
        <w:rPr>
          <w:rFonts w:ascii="Times New Roman" w:hAnsi="Times New Roman" w:cs="Times New Roman"/>
          <w:sz w:val="28"/>
          <w:szCs w:val="28"/>
        </w:rPr>
      </w:pPr>
      <w:r w:rsidRPr="003B0536">
        <w:rPr>
          <w:rFonts w:ascii="Times New Roman" w:hAnsi="Times New Roman" w:cs="Times New Roman"/>
          <w:sz w:val="28"/>
          <w:szCs w:val="28"/>
        </w:rPr>
        <w:lastRenderedPageBreak/>
        <w:t>Для проверки наличия линейной зависимости между факторами построим корреляционную матрицу, используя формулу корреляции Пирсона.</w:t>
      </w:r>
    </w:p>
    <w:p w14:paraId="22BB5FB0" w14:textId="628CED03" w:rsidR="00A378F6" w:rsidRDefault="00A378F6" w:rsidP="00A378F6">
      <w:pPr>
        <w:spacing w:after="0" w:line="360" w:lineRule="auto"/>
        <w:jc w:val="center"/>
        <w:rPr>
          <w:rFonts w:ascii="Times New Roman" w:hAnsi="Times New Roman" w:cs="Times New Roman"/>
          <w:sz w:val="28"/>
          <w:szCs w:val="28"/>
          <w:lang w:val="en-US"/>
        </w:rPr>
      </w:pPr>
      <w:r>
        <w:rPr>
          <w:noProof/>
          <w:sz w:val="28"/>
          <w:szCs w:val="28"/>
          <w:lang w:val="en-US"/>
        </w:rPr>
        <w:drawing>
          <wp:inline distT="0" distB="0" distL="0" distR="0" wp14:anchorId="2237430A" wp14:editId="60E3C19C">
            <wp:extent cx="4902591" cy="4342101"/>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2591" cy="4342101"/>
                    </a:xfrm>
                    <a:prstGeom prst="rect">
                      <a:avLst/>
                    </a:prstGeom>
                    <a:noFill/>
                    <a:ln>
                      <a:noFill/>
                    </a:ln>
                  </pic:spPr>
                </pic:pic>
              </a:graphicData>
            </a:graphic>
          </wp:inline>
        </w:drawing>
      </w:r>
    </w:p>
    <w:p w14:paraId="5C53BE30" w14:textId="250C16A0" w:rsidR="00A378F6" w:rsidRDefault="00A378F6" w:rsidP="00A378F6">
      <w:pPr>
        <w:spacing w:after="0" w:line="360" w:lineRule="auto"/>
        <w:ind w:firstLine="720"/>
        <w:jc w:val="both"/>
        <w:rPr>
          <w:rFonts w:ascii="Times New Roman" w:hAnsi="Times New Roman" w:cs="Times New Roman"/>
          <w:sz w:val="28"/>
          <w:szCs w:val="28"/>
        </w:rPr>
      </w:pPr>
      <w:r w:rsidRPr="001D1A46">
        <w:rPr>
          <w:rFonts w:ascii="Times New Roman" w:hAnsi="Times New Roman" w:cs="Times New Roman"/>
          <w:sz w:val="28"/>
          <w:szCs w:val="28"/>
        </w:rPr>
        <w:t>Рис. 1 Корреляционная матрица факторов</w:t>
      </w:r>
      <w:r w:rsidRPr="00A378F6">
        <w:rPr>
          <w:rFonts w:ascii="Times New Roman" w:hAnsi="Times New Roman" w:cs="Times New Roman"/>
          <w:sz w:val="28"/>
          <w:szCs w:val="28"/>
        </w:rPr>
        <w:t xml:space="preserve"> </w:t>
      </w:r>
      <w:r>
        <w:rPr>
          <w:rFonts w:ascii="Times New Roman" w:hAnsi="Times New Roman" w:cs="Times New Roman"/>
          <w:sz w:val="28"/>
          <w:szCs w:val="28"/>
        </w:rPr>
        <w:t>внутреннего контура</w:t>
      </w:r>
    </w:p>
    <w:p w14:paraId="5BCCCC91" w14:textId="4A87C5C7" w:rsidR="00A378F6" w:rsidRDefault="00A378F6" w:rsidP="00A378F6">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Из рисунка видно, что наблюдается сильная </w:t>
      </w:r>
      <w:r w:rsidR="00DC26F4">
        <w:rPr>
          <w:rFonts w:ascii="Times New Roman" w:hAnsi="Times New Roman" w:cs="Times New Roman"/>
          <w:sz w:val="28"/>
          <w:szCs w:val="28"/>
        </w:rPr>
        <w:t>л</w:t>
      </w:r>
      <w:r>
        <w:rPr>
          <w:rFonts w:ascii="Times New Roman" w:hAnsi="Times New Roman" w:cs="Times New Roman"/>
          <w:sz w:val="28"/>
          <w:szCs w:val="28"/>
        </w:rPr>
        <w:t>инейная связь между такими факторами, как норма операционн</w:t>
      </w:r>
      <w:r w:rsidR="00DC26F4">
        <w:rPr>
          <w:rFonts w:ascii="Times New Roman" w:hAnsi="Times New Roman" w:cs="Times New Roman"/>
          <w:sz w:val="28"/>
          <w:szCs w:val="28"/>
        </w:rPr>
        <w:t>ой</w:t>
      </w:r>
      <w:r>
        <w:rPr>
          <w:rFonts w:ascii="Times New Roman" w:hAnsi="Times New Roman" w:cs="Times New Roman"/>
          <w:sz w:val="28"/>
          <w:szCs w:val="28"/>
        </w:rPr>
        <w:t xml:space="preserve"> </w:t>
      </w:r>
      <w:r w:rsidR="00DC26F4">
        <w:rPr>
          <w:rFonts w:ascii="Times New Roman" w:hAnsi="Times New Roman" w:cs="Times New Roman"/>
          <w:sz w:val="28"/>
          <w:szCs w:val="28"/>
        </w:rPr>
        <w:t>прибыли</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ebit</w:t>
      </w:r>
      <w:proofErr w:type="spellEnd"/>
      <w:r w:rsidRPr="00DC26F4">
        <w:rPr>
          <w:rFonts w:ascii="Times New Roman" w:hAnsi="Times New Roman" w:cs="Times New Roman"/>
          <w:sz w:val="28"/>
          <w:szCs w:val="28"/>
        </w:rPr>
        <w:t>/</w:t>
      </w:r>
      <w:r w:rsidR="00DC26F4">
        <w:rPr>
          <w:rFonts w:ascii="Times New Roman" w:hAnsi="Times New Roman" w:cs="Times New Roman"/>
          <w:sz w:val="28"/>
          <w:szCs w:val="28"/>
          <w:lang w:val="en-US"/>
        </w:rPr>
        <w:t>sales</w:t>
      </w:r>
      <w:r>
        <w:rPr>
          <w:rFonts w:ascii="Times New Roman" w:hAnsi="Times New Roman" w:cs="Times New Roman"/>
          <w:sz w:val="28"/>
          <w:szCs w:val="28"/>
        </w:rPr>
        <w:t>)</w:t>
      </w:r>
      <w:r w:rsidR="00DC26F4">
        <w:rPr>
          <w:rFonts w:ascii="Times New Roman" w:hAnsi="Times New Roman" w:cs="Times New Roman"/>
          <w:sz w:val="28"/>
          <w:szCs w:val="28"/>
        </w:rPr>
        <w:t xml:space="preserve"> и норма валовой прибыли (</w:t>
      </w:r>
      <w:r w:rsidR="00DC26F4">
        <w:rPr>
          <w:rFonts w:ascii="Times New Roman" w:hAnsi="Times New Roman" w:cs="Times New Roman"/>
          <w:sz w:val="28"/>
          <w:szCs w:val="28"/>
          <w:lang w:val="en-US"/>
        </w:rPr>
        <w:t>gross</w:t>
      </w:r>
      <w:r w:rsidR="00DC26F4" w:rsidRPr="00DC26F4">
        <w:rPr>
          <w:rFonts w:ascii="Times New Roman" w:hAnsi="Times New Roman" w:cs="Times New Roman"/>
          <w:sz w:val="28"/>
          <w:szCs w:val="28"/>
        </w:rPr>
        <w:t xml:space="preserve"> </w:t>
      </w:r>
      <w:r w:rsidR="00DC26F4">
        <w:rPr>
          <w:rFonts w:ascii="Times New Roman" w:hAnsi="Times New Roman" w:cs="Times New Roman"/>
          <w:sz w:val="28"/>
          <w:szCs w:val="28"/>
          <w:lang w:val="en-US"/>
        </w:rPr>
        <w:t>margin</w:t>
      </w:r>
      <w:r w:rsidR="00DC26F4" w:rsidRPr="00DC26F4">
        <w:rPr>
          <w:rFonts w:ascii="Times New Roman" w:hAnsi="Times New Roman" w:cs="Times New Roman"/>
          <w:sz w:val="28"/>
          <w:szCs w:val="28"/>
        </w:rPr>
        <w:t>)</w:t>
      </w:r>
      <w:r w:rsidR="00DC26F4">
        <w:rPr>
          <w:rFonts w:ascii="Times New Roman" w:hAnsi="Times New Roman" w:cs="Times New Roman"/>
          <w:sz w:val="28"/>
          <w:szCs w:val="28"/>
        </w:rPr>
        <w:t>. Удалим показатель нормы валовой прибыли из анализа, так как у показателя нормы операционной прибыли больше наблюдений за рассматриваемый период.</w:t>
      </w:r>
    </w:p>
    <w:p w14:paraId="364002B2" w14:textId="55BB4F0A" w:rsidR="00A378F6" w:rsidRPr="00A378F6" w:rsidRDefault="00DC26F4" w:rsidP="00DC26F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После рассмотрения факторов внутреннего контура перейдем к анализу факторов макро контура.</w:t>
      </w:r>
    </w:p>
    <w:p w14:paraId="6851AC8F" w14:textId="38DA0823" w:rsidR="00223C11" w:rsidRPr="001679D4" w:rsidRDefault="00F2184E" w:rsidP="00F2184E">
      <w:pPr>
        <w:pStyle w:val="2"/>
        <w:spacing w:before="0" w:line="360" w:lineRule="auto"/>
        <w:rPr>
          <w:ins w:id="1047" w:author="Александр Гордеев" w:date="2020-02-26T12:50:00Z"/>
          <w:rStyle w:val="tlid-translation"/>
          <w:rFonts w:ascii="Times New Roman" w:hAnsi="Times New Roman" w:cs="Times New Roman"/>
          <w:sz w:val="28"/>
          <w:szCs w:val="28"/>
        </w:rPr>
      </w:pPr>
      <w:bookmarkStart w:id="1048" w:name="_Toc37313191"/>
      <w:r>
        <w:rPr>
          <w:rStyle w:val="tlid-translation"/>
          <w:rFonts w:ascii="Times New Roman" w:hAnsi="Times New Roman" w:cs="Times New Roman"/>
          <w:sz w:val="28"/>
          <w:szCs w:val="28"/>
        </w:rPr>
        <w:t>2.</w:t>
      </w:r>
      <w:r w:rsidR="004636C5">
        <w:rPr>
          <w:rStyle w:val="tlid-translation"/>
          <w:rFonts w:ascii="Times New Roman" w:hAnsi="Times New Roman" w:cs="Times New Roman"/>
          <w:sz w:val="28"/>
          <w:szCs w:val="28"/>
        </w:rPr>
        <w:t>4</w:t>
      </w:r>
      <w:bookmarkEnd w:id="1048"/>
      <w:r>
        <w:rPr>
          <w:rStyle w:val="tlid-translation"/>
          <w:rFonts w:ascii="Times New Roman" w:hAnsi="Times New Roman" w:cs="Times New Roman"/>
          <w:sz w:val="28"/>
          <w:szCs w:val="28"/>
        </w:rPr>
        <w:t xml:space="preserve"> </w:t>
      </w:r>
    </w:p>
    <w:p w14:paraId="4098450A" w14:textId="27D0DB21" w:rsidR="00B4321C" w:rsidRDefault="00252022" w:rsidP="00FE504D">
      <w:pPr>
        <w:spacing w:after="0" w:line="360" w:lineRule="auto"/>
        <w:ind w:firstLine="720"/>
        <w:jc w:val="both"/>
        <w:rPr>
          <w:ins w:id="1049" w:author="Александр Гордеев" w:date="2020-03-01T18:29:00Z"/>
          <w:rStyle w:val="tlid-translation"/>
          <w:rFonts w:ascii="Times New Roman" w:hAnsi="Times New Roman" w:cs="Times New Roman"/>
          <w:sz w:val="28"/>
          <w:szCs w:val="28"/>
        </w:rPr>
      </w:pPr>
      <w:ins w:id="1050" w:author="Александр Гордеев" w:date="2020-03-01T15:53:00Z">
        <w:r>
          <w:rPr>
            <w:rStyle w:val="tlid-translation"/>
            <w:rFonts w:ascii="Times New Roman" w:hAnsi="Times New Roman" w:cs="Times New Roman"/>
            <w:sz w:val="28"/>
            <w:szCs w:val="28"/>
          </w:rPr>
          <w:t>С</w:t>
        </w:r>
      </w:ins>
      <w:ins w:id="1051" w:author="Александр Гордеев" w:date="2020-02-26T12:54:00Z">
        <w:r w:rsidR="006814C4" w:rsidRPr="00252022">
          <w:rPr>
            <w:rStyle w:val="tlid-translation"/>
            <w:rFonts w:ascii="Times New Roman" w:hAnsi="Times New Roman" w:cs="Times New Roman"/>
            <w:sz w:val="28"/>
            <w:szCs w:val="28"/>
          </w:rPr>
          <w:t xml:space="preserve"> помощью баз</w:t>
        </w:r>
      </w:ins>
      <w:ins w:id="1052" w:author="Александр Гордеев" w:date="2020-03-01T15:44:00Z">
        <w:r w:rsidR="00F07FDB" w:rsidRPr="00252022">
          <w:rPr>
            <w:rStyle w:val="tlid-translation"/>
            <w:rFonts w:ascii="Times New Roman" w:hAnsi="Times New Roman" w:cs="Times New Roman"/>
            <w:sz w:val="28"/>
            <w:szCs w:val="28"/>
          </w:rPr>
          <w:t>ы</w:t>
        </w:r>
      </w:ins>
      <w:ins w:id="1053" w:author="Александр Гордеев" w:date="2020-02-26T12:54:00Z">
        <w:r w:rsidR="006814C4" w:rsidRPr="00252022">
          <w:rPr>
            <w:rStyle w:val="tlid-translation"/>
            <w:rFonts w:ascii="Times New Roman" w:hAnsi="Times New Roman" w:cs="Times New Roman"/>
            <w:sz w:val="28"/>
            <w:szCs w:val="28"/>
          </w:rPr>
          <w:t xml:space="preserve"> данных </w:t>
        </w:r>
      </w:ins>
      <w:ins w:id="1054" w:author="Александр Гордеев" w:date="2020-03-01T15:44:00Z">
        <w:r w:rsidR="00F07FDB" w:rsidRPr="00252022">
          <w:rPr>
            <w:rStyle w:val="tlid-translation"/>
            <w:rFonts w:ascii="Times New Roman" w:hAnsi="Times New Roman" w:cs="Times New Roman"/>
            <w:sz w:val="28"/>
            <w:szCs w:val="28"/>
            <w:rPrChange w:id="1055" w:author="Александр Гордеев" w:date="2020-03-01T15:53:00Z">
              <w:rPr>
                <w:rStyle w:val="tlid-translation"/>
                <w:rFonts w:ascii="Times New Roman" w:hAnsi="Times New Roman" w:cs="Times New Roman"/>
                <w:b/>
                <w:bCs/>
                <w:sz w:val="28"/>
                <w:szCs w:val="28"/>
              </w:rPr>
            </w:rPrChange>
          </w:rPr>
          <w:t>«</w:t>
        </w:r>
      </w:ins>
      <w:proofErr w:type="spellStart"/>
      <w:ins w:id="1056" w:author="Александр Гордеев" w:date="2020-03-01T15:43:00Z">
        <w:r w:rsidR="00F07FDB" w:rsidRPr="00252022">
          <w:rPr>
            <w:rStyle w:val="tlid-translation"/>
            <w:rFonts w:ascii="Times New Roman" w:hAnsi="Times New Roman" w:cs="Times New Roman"/>
            <w:sz w:val="28"/>
            <w:szCs w:val="28"/>
            <w:rPrChange w:id="1057" w:author="Александр Гордеев" w:date="2020-03-01T15:53:00Z">
              <w:rPr>
                <w:rStyle w:val="tlid-translation"/>
                <w:rFonts w:ascii="Times New Roman" w:hAnsi="Times New Roman" w:cs="Times New Roman"/>
                <w:b/>
                <w:bCs/>
                <w:sz w:val="28"/>
                <w:szCs w:val="28"/>
              </w:rPr>
            </w:rPrChange>
          </w:rPr>
          <w:t>Federal</w:t>
        </w:r>
        <w:proofErr w:type="spellEnd"/>
        <w:r w:rsidR="00F07FDB" w:rsidRPr="00252022">
          <w:rPr>
            <w:rStyle w:val="tlid-translation"/>
            <w:rFonts w:ascii="Times New Roman" w:hAnsi="Times New Roman" w:cs="Times New Roman"/>
            <w:sz w:val="28"/>
            <w:szCs w:val="28"/>
            <w:rPrChange w:id="1058" w:author="Александр Гордеев" w:date="2020-03-01T15:53:00Z">
              <w:rPr>
                <w:rStyle w:val="tlid-translation"/>
                <w:rFonts w:ascii="Times New Roman" w:hAnsi="Times New Roman" w:cs="Times New Roman"/>
                <w:b/>
                <w:bCs/>
                <w:sz w:val="28"/>
                <w:szCs w:val="28"/>
              </w:rPr>
            </w:rPrChange>
          </w:rPr>
          <w:t xml:space="preserve"> </w:t>
        </w:r>
        <w:proofErr w:type="spellStart"/>
        <w:r w:rsidR="00F07FDB" w:rsidRPr="00252022">
          <w:rPr>
            <w:rStyle w:val="tlid-translation"/>
            <w:rFonts w:ascii="Times New Roman" w:hAnsi="Times New Roman" w:cs="Times New Roman"/>
            <w:sz w:val="28"/>
            <w:szCs w:val="28"/>
            <w:rPrChange w:id="1059" w:author="Александр Гордеев" w:date="2020-03-01T15:53:00Z">
              <w:rPr>
                <w:rStyle w:val="tlid-translation"/>
                <w:rFonts w:ascii="Times New Roman" w:hAnsi="Times New Roman" w:cs="Times New Roman"/>
                <w:b/>
                <w:bCs/>
                <w:sz w:val="28"/>
                <w:szCs w:val="28"/>
              </w:rPr>
            </w:rPrChange>
          </w:rPr>
          <w:t>Reserve</w:t>
        </w:r>
        <w:proofErr w:type="spellEnd"/>
        <w:r w:rsidR="00F07FDB" w:rsidRPr="00252022">
          <w:rPr>
            <w:rStyle w:val="tlid-translation"/>
            <w:rFonts w:ascii="Times New Roman" w:hAnsi="Times New Roman" w:cs="Times New Roman"/>
            <w:sz w:val="28"/>
            <w:szCs w:val="28"/>
            <w:rPrChange w:id="1060" w:author="Александр Гордеев" w:date="2020-03-01T15:53:00Z">
              <w:rPr>
                <w:rStyle w:val="tlid-translation"/>
                <w:rFonts w:ascii="Times New Roman" w:hAnsi="Times New Roman" w:cs="Times New Roman"/>
                <w:b/>
                <w:bCs/>
                <w:sz w:val="28"/>
                <w:szCs w:val="28"/>
              </w:rPr>
            </w:rPrChange>
          </w:rPr>
          <w:t xml:space="preserve"> </w:t>
        </w:r>
        <w:proofErr w:type="spellStart"/>
        <w:r w:rsidR="00F07FDB" w:rsidRPr="00252022">
          <w:rPr>
            <w:rStyle w:val="tlid-translation"/>
            <w:rFonts w:ascii="Times New Roman" w:hAnsi="Times New Roman" w:cs="Times New Roman"/>
            <w:sz w:val="28"/>
            <w:szCs w:val="28"/>
            <w:rPrChange w:id="1061" w:author="Александр Гордеев" w:date="2020-03-01T15:53:00Z">
              <w:rPr>
                <w:rStyle w:val="tlid-translation"/>
                <w:rFonts w:ascii="Times New Roman" w:hAnsi="Times New Roman" w:cs="Times New Roman"/>
                <w:b/>
                <w:bCs/>
                <w:sz w:val="28"/>
                <w:szCs w:val="28"/>
              </w:rPr>
            </w:rPrChange>
          </w:rPr>
          <w:t>Economic</w:t>
        </w:r>
        <w:proofErr w:type="spellEnd"/>
        <w:r w:rsidR="00F07FDB" w:rsidRPr="00252022">
          <w:rPr>
            <w:rStyle w:val="tlid-translation"/>
            <w:rFonts w:ascii="Times New Roman" w:hAnsi="Times New Roman" w:cs="Times New Roman"/>
            <w:sz w:val="28"/>
            <w:szCs w:val="28"/>
            <w:rPrChange w:id="1062" w:author="Александр Гордеев" w:date="2020-03-01T15:53:00Z">
              <w:rPr>
                <w:rStyle w:val="tlid-translation"/>
                <w:rFonts w:ascii="Times New Roman" w:hAnsi="Times New Roman" w:cs="Times New Roman"/>
                <w:b/>
                <w:bCs/>
                <w:sz w:val="28"/>
                <w:szCs w:val="28"/>
              </w:rPr>
            </w:rPrChange>
          </w:rPr>
          <w:t xml:space="preserve"> </w:t>
        </w:r>
        <w:proofErr w:type="spellStart"/>
        <w:r w:rsidR="00F07FDB" w:rsidRPr="00252022">
          <w:rPr>
            <w:rStyle w:val="tlid-translation"/>
            <w:rFonts w:ascii="Times New Roman" w:hAnsi="Times New Roman" w:cs="Times New Roman"/>
            <w:sz w:val="28"/>
            <w:szCs w:val="28"/>
            <w:rPrChange w:id="1063" w:author="Александр Гордеев" w:date="2020-03-01T15:53:00Z">
              <w:rPr>
                <w:rStyle w:val="tlid-translation"/>
                <w:rFonts w:ascii="Times New Roman" w:hAnsi="Times New Roman" w:cs="Times New Roman"/>
                <w:b/>
                <w:bCs/>
                <w:sz w:val="28"/>
                <w:szCs w:val="28"/>
              </w:rPr>
            </w:rPrChange>
          </w:rPr>
          <w:t>Data</w:t>
        </w:r>
      </w:ins>
      <w:proofErr w:type="spellEnd"/>
      <w:ins w:id="1064" w:author="Александр Гордеев" w:date="2020-03-01T15:44:00Z">
        <w:r w:rsidR="00F07FDB" w:rsidRPr="00252022">
          <w:rPr>
            <w:rStyle w:val="tlid-translation"/>
            <w:rFonts w:ascii="Times New Roman" w:hAnsi="Times New Roman" w:cs="Times New Roman"/>
            <w:sz w:val="28"/>
            <w:szCs w:val="28"/>
            <w:rPrChange w:id="1065" w:author="Александр Гордеев" w:date="2020-03-01T15:53:00Z">
              <w:rPr>
                <w:rStyle w:val="tlid-translation"/>
                <w:rFonts w:ascii="Times New Roman" w:hAnsi="Times New Roman" w:cs="Times New Roman"/>
                <w:b/>
                <w:bCs/>
                <w:sz w:val="28"/>
                <w:szCs w:val="28"/>
              </w:rPr>
            </w:rPrChange>
          </w:rPr>
          <w:t>»</w:t>
        </w:r>
      </w:ins>
      <w:ins w:id="1066" w:author="Александр Гордеев" w:date="2020-02-26T12:54:00Z">
        <w:r w:rsidR="006814C4" w:rsidRPr="00252022">
          <w:rPr>
            <w:rStyle w:val="tlid-translation"/>
            <w:rFonts w:ascii="Times New Roman" w:hAnsi="Times New Roman" w:cs="Times New Roman"/>
            <w:sz w:val="28"/>
            <w:szCs w:val="28"/>
          </w:rPr>
          <w:t xml:space="preserve"> был получен доступ к макроэкономическим показателям экономики США</w:t>
        </w:r>
      </w:ins>
      <w:ins w:id="1067" w:author="Александр Гордеев" w:date="2020-03-01T15:55:00Z">
        <w:r>
          <w:rPr>
            <w:rStyle w:val="tlid-translation"/>
            <w:rFonts w:ascii="Times New Roman" w:hAnsi="Times New Roman" w:cs="Times New Roman"/>
            <w:sz w:val="28"/>
            <w:szCs w:val="28"/>
          </w:rPr>
          <w:t xml:space="preserve">. </w:t>
        </w:r>
      </w:ins>
      <w:ins w:id="1068" w:author="Александр Гордеев" w:date="2020-03-01T18:28:00Z">
        <w:r w:rsidR="00B4321C">
          <w:rPr>
            <w:rStyle w:val="tlid-translation"/>
            <w:rFonts w:ascii="Times New Roman" w:hAnsi="Times New Roman" w:cs="Times New Roman"/>
            <w:sz w:val="28"/>
            <w:szCs w:val="28"/>
          </w:rPr>
          <w:t xml:space="preserve">Эти данные </w:t>
        </w:r>
        <w:r w:rsidR="00B4321C">
          <w:rPr>
            <w:rStyle w:val="tlid-translation"/>
            <w:rFonts w:ascii="Times New Roman" w:hAnsi="Times New Roman" w:cs="Times New Roman"/>
            <w:sz w:val="28"/>
            <w:szCs w:val="28"/>
          </w:rPr>
          <w:lastRenderedPageBreak/>
          <w:t xml:space="preserve">будут составлять контур </w:t>
        </w:r>
      </w:ins>
      <w:r w:rsidR="00AF5ED6">
        <w:rPr>
          <w:rStyle w:val="tlid-translation"/>
          <w:rFonts w:ascii="Times New Roman" w:hAnsi="Times New Roman" w:cs="Times New Roman"/>
          <w:sz w:val="28"/>
          <w:szCs w:val="28"/>
        </w:rPr>
        <w:t>макро</w:t>
      </w:r>
      <w:ins w:id="1069" w:author="Александр Гордеев" w:date="2020-03-01T18:28:00Z">
        <w:r w:rsidR="00B4321C">
          <w:rPr>
            <w:rStyle w:val="tlid-translation"/>
            <w:rFonts w:ascii="Times New Roman" w:hAnsi="Times New Roman" w:cs="Times New Roman"/>
            <w:sz w:val="28"/>
            <w:szCs w:val="28"/>
          </w:rPr>
          <w:t xml:space="preserve"> </w:t>
        </w:r>
      </w:ins>
      <w:ins w:id="1070" w:author="Александр Гордеев" w:date="2020-03-02T18:35:00Z">
        <w:r w:rsidR="00D22454">
          <w:rPr>
            <w:rStyle w:val="tlid-translation"/>
            <w:rFonts w:ascii="Times New Roman" w:hAnsi="Times New Roman" w:cs="Times New Roman"/>
            <w:sz w:val="28"/>
            <w:szCs w:val="28"/>
          </w:rPr>
          <w:t>факторов</w:t>
        </w:r>
      </w:ins>
      <w:ins w:id="1071" w:author="Александр Гордеев" w:date="2020-03-01T18:28:00Z">
        <w:r w:rsidR="00B4321C">
          <w:rPr>
            <w:rStyle w:val="tlid-translation"/>
            <w:rFonts w:ascii="Times New Roman" w:hAnsi="Times New Roman" w:cs="Times New Roman"/>
            <w:sz w:val="28"/>
            <w:szCs w:val="28"/>
          </w:rPr>
          <w:t xml:space="preserve">, влияющих на доходность </w:t>
        </w:r>
      </w:ins>
      <w:ins w:id="1072" w:author="Александр Гордеев" w:date="2020-03-02T18:35:00Z">
        <w:r w:rsidR="00D22454">
          <w:rPr>
            <w:rStyle w:val="tlid-translation"/>
            <w:rFonts w:ascii="Times New Roman" w:hAnsi="Times New Roman" w:cs="Times New Roman"/>
            <w:sz w:val="28"/>
            <w:szCs w:val="28"/>
          </w:rPr>
          <w:t>компаний</w:t>
        </w:r>
      </w:ins>
      <w:ins w:id="1073" w:author="Александр Гордеев" w:date="2020-03-01T18:29:00Z">
        <w:r w:rsidR="00B4321C">
          <w:rPr>
            <w:rStyle w:val="tlid-translation"/>
            <w:rFonts w:ascii="Times New Roman" w:hAnsi="Times New Roman" w:cs="Times New Roman"/>
            <w:sz w:val="28"/>
            <w:szCs w:val="28"/>
          </w:rPr>
          <w:t xml:space="preserve">. </w:t>
        </w:r>
      </w:ins>
      <w:ins w:id="1074" w:author="Александр Гордеев" w:date="2020-03-02T18:35:00Z">
        <w:r w:rsidR="00D22454">
          <w:rPr>
            <w:rStyle w:val="tlid-translation"/>
            <w:rFonts w:ascii="Times New Roman" w:hAnsi="Times New Roman" w:cs="Times New Roman"/>
            <w:sz w:val="28"/>
            <w:szCs w:val="28"/>
          </w:rPr>
          <w:t>Н</w:t>
        </w:r>
      </w:ins>
      <w:ins w:id="1075" w:author="Александр Гордеев" w:date="2020-03-01T18:29:00Z">
        <w:r w:rsidR="00B4321C">
          <w:rPr>
            <w:rStyle w:val="tlid-translation"/>
            <w:rFonts w:ascii="Times New Roman" w:hAnsi="Times New Roman" w:cs="Times New Roman"/>
            <w:sz w:val="28"/>
            <w:szCs w:val="28"/>
          </w:rPr>
          <w:t>иже представлена таблица с описательными статистиками полученных данных.</w:t>
        </w:r>
      </w:ins>
    </w:p>
    <w:p w14:paraId="2F6651E8" w14:textId="2740DE13" w:rsidR="00B4321C" w:rsidRDefault="00B4321C" w:rsidP="00B4321C">
      <w:pPr>
        <w:spacing w:after="0" w:line="360" w:lineRule="auto"/>
        <w:ind w:firstLine="720"/>
        <w:jc w:val="right"/>
        <w:rPr>
          <w:ins w:id="1076" w:author="Александр Гордеев" w:date="2020-03-01T18:29:00Z"/>
          <w:rStyle w:val="tlid-translation"/>
          <w:rFonts w:ascii="Times New Roman" w:hAnsi="Times New Roman" w:cs="Times New Roman"/>
          <w:sz w:val="28"/>
          <w:szCs w:val="28"/>
        </w:rPr>
      </w:pPr>
      <w:ins w:id="1077" w:author="Александр Гордеев" w:date="2020-03-01T18:29:00Z">
        <w:r>
          <w:rPr>
            <w:rStyle w:val="tlid-translation"/>
            <w:rFonts w:ascii="Times New Roman" w:hAnsi="Times New Roman" w:cs="Times New Roman"/>
            <w:sz w:val="28"/>
            <w:szCs w:val="28"/>
          </w:rPr>
          <w:t>Таблица.</w:t>
        </w:r>
      </w:ins>
    </w:p>
    <w:tbl>
      <w:tblPr>
        <w:tblW w:w="0" w:type="auto"/>
        <w:tblLook w:val="04A0" w:firstRow="1" w:lastRow="0" w:firstColumn="1" w:lastColumn="0" w:noHBand="0" w:noVBand="1"/>
      </w:tblPr>
      <w:tblGrid>
        <w:gridCol w:w="1470"/>
        <w:gridCol w:w="2665"/>
        <w:gridCol w:w="1703"/>
        <w:gridCol w:w="1976"/>
        <w:gridCol w:w="1536"/>
      </w:tblGrid>
      <w:tr w:rsidR="00500A06" w:rsidRPr="00FE7989" w14:paraId="6186DB18" w14:textId="77777777" w:rsidTr="00302E35">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D3F5DD"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Лейбл</w:t>
            </w:r>
          </w:p>
        </w:tc>
        <w:tc>
          <w:tcPr>
            <w:tcW w:w="2665" w:type="dxa"/>
            <w:tcBorders>
              <w:top w:val="single" w:sz="4" w:space="0" w:color="auto"/>
              <w:left w:val="nil"/>
              <w:bottom w:val="single" w:sz="4" w:space="0" w:color="auto"/>
              <w:right w:val="single" w:sz="4" w:space="0" w:color="auto"/>
            </w:tcBorders>
            <w:shd w:val="clear" w:color="auto" w:fill="auto"/>
            <w:noWrap/>
            <w:hideMark/>
          </w:tcPr>
          <w:p w14:paraId="608C0184" w14:textId="0FFB18C8"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Описание</w:t>
            </w:r>
          </w:p>
        </w:tc>
        <w:tc>
          <w:tcPr>
            <w:tcW w:w="1703" w:type="dxa"/>
            <w:tcBorders>
              <w:top w:val="single" w:sz="4" w:space="0" w:color="auto"/>
              <w:left w:val="nil"/>
              <w:bottom w:val="single" w:sz="4" w:space="0" w:color="auto"/>
              <w:right w:val="single" w:sz="4" w:space="0" w:color="auto"/>
            </w:tcBorders>
            <w:shd w:val="clear" w:color="auto" w:fill="auto"/>
            <w:noWrap/>
            <w:hideMark/>
          </w:tcPr>
          <w:p w14:paraId="762303E2" w14:textId="36839385"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Медиана</w:t>
            </w:r>
          </w:p>
        </w:tc>
        <w:tc>
          <w:tcPr>
            <w:tcW w:w="0" w:type="auto"/>
            <w:tcBorders>
              <w:top w:val="single" w:sz="4" w:space="0" w:color="auto"/>
              <w:left w:val="nil"/>
              <w:bottom w:val="single" w:sz="4" w:space="0" w:color="auto"/>
              <w:right w:val="single" w:sz="4" w:space="0" w:color="auto"/>
            </w:tcBorders>
            <w:shd w:val="clear" w:color="auto" w:fill="auto"/>
            <w:noWrap/>
            <w:hideMark/>
          </w:tcPr>
          <w:p w14:paraId="3858FAA0" w14:textId="28A9F3D1"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Мат. ожидание</w:t>
            </w:r>
          </w:p>
        </w:tc>
        <w:tc>
          <w:tcPr>
            <w:tcW w:w="0" w:type="auto"/>
            <w:tcBorders>
              <w:top w:val="single" w:sz="4" w:space="0" w:color="auto"/>
              <w:left w:val="nil"/>
              <w:bottom w:val="single" w:sz="4" w:space="0" w:color="auto"/>
              <w:right w:val="single" w:sz="4" w:space="0" w:color="auto"/>
            </w:tcBorders>
            <w:shd w:val="clear" w:color="auto" w:fill="auto"/>
            <w:noWrap/>
            <w:hideMark/>
          </w:tcPr>
          <w:p w14:paraId="489399FA" w14:textId="096600FA"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val="en-US" w:eastAsia="ru-RU"/>
              </w:rPr>
            </w:pPr>
            <w:r w:rsidRPr="00FE7989">
              <w:rPr>
                <w:rFonts w:ascii="Times New Roman" w:eastAsia="Times New Roman" w:hAnsi="Times New Roman" w:cs="Times New Roman"/>
                <w:b/>
                <w:bCs/>
                <w:color w:val="000000"/>
                <w:sz w:val="24"/>
                <w:szCs w:val="24"/>
                <w:lang w:val="en-US" w:eastAsia="ru-RU"/>
              </w:rPr>
              <w:t>STD</w:t>
            </w:r>
          </w:p>
        </w:tc>
      </w:tr>
      <w:tr w:rsidR="00500A06" w:rsidRPr="00FE7989" w14:paraId="7EF7EFF8"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90084E"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GDP</w:t>
            </w:r>
          </w:p>
        </w:tc>
        <w:tc>
          <w:tcPr>
            <w:tcW w:w="2665" w:type="dxa"/>
            <w:tcBorders>
              <w:top w:val="nil"/>
              <w:left w:val="nil"/>
              <w:bottom w:val="single" w:sz="4" w:space="0" w:color="auto"/>
              <w:right w:val="single" w:sz="4" w:space="0" w:color="auto"/>
            </w:tcBorders>
            <w:shd w:val="clear" w:color="auto" w:fill="auto"/>
            <w:vAlign w:val="center"/>
            <w:hideMark/>
          </w:tcPr>
          <w:p w14:paraId="699B50FB" w14:textId="2B2EC86F"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Реальный ВВП в ценах базового года. </w:t>
            </w:r>
          </w:p>
        </w:tc>
        <w:tc>
          <w:tcPr>
            <w:tcW w:w="1703" w:type="dxa"/>
            <w:tcBorders>
              <w:top w:val="nil"/>
              <w:left w:val="nil"/>
              <w:bottom w:val="single" w:sz="4" w:space="0" w:color="auto"/>
              <w:right w:val="single" w:sz="4" w:space="0" w:color="auto"/>
            </w:tcBorders>
            <w:shd w:val="clear" w:color="auto" w:fill="auto"/>
            <w:noWrap/>
            <w:vAlign w:val="center"/>
            <w:hideMark/>
          </w:tcPr>
          <w:p w14:paraId="067E9351" w14:textId="5E64E6CD"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15,710.62 </w:t>
            </w:r>
          </w:p>
        </w:tc>
        <w:tc>
          <w:tcPr>
            <w:tcW w:w="0" w:type="auto"/>
            <w:tcBorders>
              <w:top w:val="nil"/>
              <w:left w:val="nil"/>
              <w:bottom w:val="single" w:sz="4" w:space="0" w:color="auto"/>
              <w:right w:val="single" w:sz="4" w:space="0" w:color="auto"/>
            </w:tcBorders>
            <w:shd w:val="clear" w:color="auto" w:fill="auto"/>
            <w:noWrap/>
            <w:vAlign w:val="center"/>
            <w:hideMark/>
          </w:tcPr>
          <w:p w14:paraId="40E62DA4"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15,837.48 </w:t>
            </w:r>
          </w:p>
        </w:tc>
        <w:tc>
          <w:tcPr>
            <w:tcW w:w="0" w:type="auto"/>
            <w:tcBorders>
              <w:top w:val="nil"/>
              <w:left w:val="nil"/>
              <w:bottom w:val="single" w:sz="4" w:space="0" w:color="auto"/>
              <w:right w:val="single" w:sz="4" w:space="0" w:color="auto"/>
            </w:tcBorders>
            <w:shd w:val="clear" w:color="auto" w:fill="auto"/>
            <w:noWrap/>
            <w:vAlign w:val="center"/>
            <w:hideMark/>
          </w:tcPr>
          <w:p w14:paraId="5971D4A7"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1,506.12 </w:t>
            </w:r>
          </w:p>
        </w:tc>
      </w:tr>
      <w:tr w:rsidR="00500A06" w:rsidRPr="00FE7989" w14:paraId="3DD07BE0"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BDED1E"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CPI</w:t>
            </w:r>
          </w:p>
        </w:tc>
        <w:tc>
          <w:tcPr>
            <w:tcW w:w="2665" w:type="dxa"/>
            <w:tcBorders>
              <w:top w:val="nil"/>
              <w:left w:val="nil"/>
              <w:bottom w:val="single" w:sz="4" w:space="0" w:color="auto"/>
              <w:right w:val="single" w:sz="4" w:space="0" w:color="auto"/>
            </w:tcBorders>
            <w:shd w:val="clear" w:color="auto" w:fill="auto"/>
            <w:vAlign w:val="center"/>
            <w:hideMark/>
          </w:tcPr>
          <w:p w14:paraId="793E3A4A" w14:textId="6DB8E200"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Индекс потребительских цен  </w:t>
            </w:r>
          </w:p>
        </w:tc>
        <w:tc>
          <w:tcPr>
            <w:tcW w:w="1703" w:type="dxa"/>
            <w:tcBorders>
              <w:top w:val="nil"/>
              <w:left w:val="nil"/>
              <w:bottom w:val="single" w:sz="4" w:space="0" w:color="auto"/>
              <w:right w:val="single" w:sz="4" w:space="0" w:color="auto"/>
            </w:tcBorders>
            <w:shd w:val="clear" w:color="auto" w:fill="auto"/>
            <w:noWrap/>
            <w:vAlign w:val="center"/>
            <w:hideMark/>
          </w:tcPr>
          <w:p w14:paraId="634F1108" w14:textId="5FF71F09"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217.38 </w:t>
            </w:r>
          </w:p>
        </w:tc>
        <w:tc>
          <w:tcPr>
            <w:tcW w:w="0" w:type="auto"/>
            <w:tcBorders>
              <w:top w:val="nil"/>
              <w:left w:val="nil"/>
              <w:bottom w:val="single" w:sz="4" w:space="0" w:color="auto"/>
              <w:right w:val="single" w:sz="4" w:space="0" w:color="auto"/>
            </w:tcBorders>
            <w:shd w:val="clear" w:color="auto" w:fill="auto"/>
            <w:noWrap/>
            <w:vAlign w:val="center"/>
            <w:hideMark/>
          </w:tcPr>
          <w:p w14:paraId="6B4D4C53"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215.52 </w:t>
            </w:r>
          </w:p>
        </w:tc>
        <w:tc>
          <w:tcPr>
            <w:tcW w:w="0" w:type="auto"/>
            <w:tcBorders>
              <w:top w:val="nil"/>
              <w:left w:val="nil"/>
              <w:bottom w:val="single" w:sz="4" w:space="0" w:color="auto"/>
              <w:right w:val="single" w:sz="4" w:space="0" w:color="auto"/>
            </w:tcBorders>
            <w:shd w:val="clear" w:color="auto" w:fill="auto"/>
            <w:noWrap/>
            <w:vAlign w:val="center"/>
            <w:hideMark/>
          </w:tcPr>
          <w:p w14:paraId="0F7605FD"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22.93 </w:t>
            </w:r>
          </w:p>
        </w:tc>
      </w:tr>
      <w:tr w:rsidR="00500A06" w:rsidRPr="00FE7989" w14:paraId="15555827"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2D065D"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M2</w:t>
            </w:r>
          </w:p>
        </w:tc>
        <w:tc>
          <w:tcPr>
            <w:tcW w:w="2665" w:type="dxa"/>
            <w:tcBorders>
              <w:top w:val="nil"/>
              <w:left w:val="nil"/>
              <w:bottom w:val="single" w:sz="4" w:space="0" w:color="auto"/>
              <w:right w:val="single" w:sz="4" w:space="0" w:color="auto"/>
            </w:tcBorders>
            <w:shd w:val="clear" w:color="auto" w:fill="auto"/>
            <w:vAlign w:val="center"/>
            <w:hideMark/>
          </w:tcPr>
          <w:p w14:paraId="1459C3ED" w14:textId="1F21C615"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Агрегатор денежной массы М2 </w:t>
            </w:r>
          </w:p>
        </w:tc>
        <w:tc>
          <w:tcPr>
            <w:tcW w:w="1703" w:type="dxa"/>
            <w:tcBorders>
              <w:top w:val="nil"/>
              <w:left w:val="nil"/>
              <w:bottom w:val="single" w:sz="4" w:space="0" w:color="auto"/>
              <w:right w:val="single" w:sz="4" w:space="0" w:color="auto"/>
            </w:tcBorders>
            <w:shd w:val="clear" w:color="auto" w:fill="auto"/>
            <w:noWrap/>
            <w:vAlign w:val="center"/>
            <w:hideMark/>
          </w:tcPr>
          <w:p w14:paraId="52BE2009" w14:textId="266E90EF"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8,481.25 </w:t>
            </w:r>
          </w:p>
        </w:tc>
        <w:tc>
          <w:tcPr>
            <w:tcW w:w="0" w:type="auto"/>
            <w:tcBorders>
              <w:top w:val="nil"/>
              <w:left w:val="nil"/>
              <w:bottom w:val="single" w:sz="4" w:space="0" w:color="auto"/>
              <w:right w:val="single" w:sz="4" w:space="0" w:color="auto"/>
            </w:tcBorders>
            <w:shd w:val="clear" w:color="auto" w:fill="auto"/>
            <w:noWrap/>
            <w:vAlign w:val="center"/>
            <w:hideMark/>
          </w:tcPr>
          <w:p w14:paraId="62DFC7F1"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9,035.53 </w:t>
            </w:r>
          </w:p>
        </w:tc>
        <w:tc>
          <w:tcPr>
            <w:tcW w:w="0" w:type="auto"/>
            <w:tcBorders>
              <w:top w:val="nil"/>
              <w:left w:val="nil"/>
              <w:bottom w:val="single" w:sz="4" w:space="0" w:color="auto"/>
              <w:right w:val="single" w:sz="4" w:space="0" w:color="auto"/>
            </w:tcBorders>
            <w:shd w:val="clear" w:color="auto" w:fill="auto"/>
            <w:noWrap/>
            <w:vAlign w:val="center"/>
            <w:hideMark/>
          </w:tcPr>
          <w:p w14:paraId="3E065E1D"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2,799.10 </w:t>
            </w:r>
          </w:p>
        </w:tc>
      </w:tr>
      <w:tr w:rsidR="00500A06" w:rsidRPr="00FE7989" w14:paraId="11986929"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238CF0"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FE7989">
              <w:rPr>
                <w:rFonts w:ascii="Times New Roman" w:eastAsia="Times New Roman" w:hAnsi="Times New Roman" w:cs="Times New Roman"/>
                <w:b/>
                <w:bCs/>
                <w:color w:val="000000"/>
                <w:sz w:val="24"/>
                <w:szCs w:val="24"/>
                <w:lang w:eastAsia="ru-RU"/>
              </w:rPr>
              <w:t>DebtF</w:t>
            </w:r>
            <w:proofErr w:type="spellEnd"/>
          </w:p>
        </w:tc>
        <w:tc>
          <w:tcPr>
            <w:tcW w:w="2665" w:type="dxa"/>
            <w:tcBorders>
              <w:top w:val="nil"/>
              <w:left w:val="nil"/>
              <w:bottom w:val="single" w:sz="4" w:space="0" w:color="auto"/>
              <w:right w:val="single" w:sz="4" w:space="0" w:color="auto"/>
            </w:tcBorders>
            <w:shd w:val="clear" w:color="auto" w:fill="auto"/>
            <w:vAlign w:val="center"/>
            <w:hideMark/>
          </w:tcPr>
          <w:p w14:paraId="1CE29294" w14:textId="29403443"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Государственный долг США </w:t>
            </w:r>
          </w:p>
        </w:tc>
        <w:tc>
          <w:tcPr>
            <w:tcW w:w="1703" w:type="dxa"/>
            <w:tcBorders>
              <w:top w:val="nil"/>
              <w:left w:val="nil"/>
              <w:bottom w:val="single" w:sz="4" w:space="0" w:color="auto"/>
              <w:right w:val="single" w:sz="4" w:space="0" w:color="auto"/>
            </w:tcBorders>
            <w:shd w:val="clear" w:color="auto" w:fill="auto"/>
            <w:noWrap/>
            <w:vAlign w:val="center"/>
            <w:hideMark/>
          </w:tcPr>
          <w:p w14:paraId="3B1E04DE" w14:textId="7ABAF38B"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12,693,493.60 </w:t>
            </w:r>
          </w:p>
        </w:tc>
        <w:tc>
          <w:tcPr>
            <w:tcW w:w="0" w:type="auto"/>
            <w:tcBorders>
              <w:top w:val="nil"/>
              <w:left w:val="nil"/>
              <w:bottom w:val="single" w:sz="4" w:space="0" w:color="auto"/>
              <w:right w:val="single" w:sz="4" w:space="0" w:color="auto"/>
            </w:tcBorders>
            <w:shd w:val="clear" w:color="auto" w:fill="auto"/>
            <w:noWrap/>
            <w:vAlign w:val="center"/>
            <w:hideMark/>
          </w:tcPr>
          <w:p w14:paraId="09AD8EF8"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12,923,075.25 </w:t>
            </w:r>
          </w:p>
        </w:tc>
        <w:tc>
          <w:tcPr>
            <w:tcW w:w="0" w:type="auto"/>
            <w:tcBorders>
              <w:top w:val="nil"/>
              <w:left w:val="nil"/>
              <w:bottom w:val="single" w:sz="4" w:space="0" w:color="auto"/>
              <w:right w:val="single" w:sz="4" w:space="0" w:color="auto"/>
            </w:tcBorders>
            <w:shd w:val="clear" w:color="auto" w:fill="auto"/>
            <w:noWrap/>
            <w:vAlign w:val="center"/>
            <w:hideMark/>
          </w:tcPr>
          <w:p w14:paraId="62527D29"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5,227,591.64 </w:t>
            </w:r>
          </w:p>
        </w:tc>
      </w:tr>
      <w:tr w:rsidR="00500A06" w:rsidRPr="00FE7989" w14:paraId="7D7A966D"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070684"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FE7989">
              <w:rPr>
                <w:rFonts w:ascii="Times New Roman" w:eastAsia="Times New Roman" w:hAnsi="Times New Roman" w:cs="Times New Roman"/>
                <w:b/>
                <w:bCs/>
                <w:color w:val="000000"/>
                <w:sz w:val="24"/>
                <w:szCs w:val="24"/>
                <w:lang w:eastAsia="ru-RU"/>
              </w:rPr>
              <w:t>PromIndex</w:t>
            </w:r>
            <w:proofErr w:type="spellEnd"/>
          </w:p>
        </w:tc>
        <w:tc>
          <w:tcPr>
            <w:tcW w:w="2665" w:type="dxa"/>
            <w:tcBorders>
              <w:top w:val="nil"/>
              <w:left w:val="nil"/>
              <w:bottom w:val="single" w:sz="4" w:space="0" w:color="auto"/>
              <w:right w:val="single" w:sz="4" w:space="0" w:color="auto"/>
            </w:tcBorders>
            <w:shd w:val="clear" w:color="auto" w:fill="auto"/>
            <w:vAlign w:val="center"/>
            <w:hideMark/>
          </w:tcPr>
          <w:p w14:paraId="6B91A767" w14:textId="3CCC0E49"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Индекс промышленного производства (IPI) </w:t>
            </w:r>
          </w:p>
        </w:tc>
        <w:tc>
          <w:tcPr>
            <w:tcW w:w="1703" w:type="dxa"/>
            <w:tcBorders>
              <w:top w:val="nil"/>
              <w:left w:val="nil"/>
              <w:bottom w:val="single" w:sz="4" w:space="0" w:color="auto"/>
              <w:right w:val="single" w:sz="4" w:space="0" w:color="auto"/>
            </w:tcBorders>
            <w:shd w:val="clear" w:color="auto" w:fill="auto"/>
            <w:noWrap/>
            <w:vAlign w:val="center"/>
            <w:hideMark/>
          </w:tcPr>
          <w:p w14:paraId="4DD01620" w14:textId="711E09B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100.33 </w:t>
            </w:r>
          </w:p>
        </w:tc>
        <w:tc>
          <w:tcPr>
            <w:tcW w:w="0" w:type="auto"/>
            <w:tcBorders>
              <w:top w:val="nil"/>
              <w:left w:val="nil"/>
              <w:bottom w:val="single" w:sz="4" w:space="0" w:color="auto"/>
              <w:right w:val="single" w:sz="4" w:space="0" w:color="auto"/>
            </w:tcBorders>
            <w:shd w:val="clear" w:color="auto" w:fill="auto"/>
            <w:noWrap/>
            <w:vAlign w:val="center"/>
            <w:hideMark/>
          </w:tcPr>
          <w:p w14:paraId="42ED9F45"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99.37 </w:t>
            </w:r>
          </w:p>
        </w:tc>
        <w:tc>
          <w:tcPr>
            <w:tcW w:w="0" w:type="auto"/>
            <w:tcBorders>
              <w:top w:val="nil"/>
              <w:left w:val="nil"/>
              <w:bottom w:val="single" w:sz="4" w:space="0" w:color="auto"/>
              <w:right w:val="single" w:sz="4" w:space="0" w:color="auto"/>
            </w:tcBorders>
            <w:shd w:val="clear" w:color="auto" w:fill="auto"/>
            <w:noWrap/>
            <w:vAlign w:val="center"/>
            <w:hideMark/>
          </w:tcPr>
          <w:p w14:paraId="3103E525"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5.37 </w:t>
            </w:r>
          </w:p>
        </w:tc>
      </w:tr>
      <w:tr w:rsidR="00500A06" w:rsidRPr="00FE7989" w14:paraId="7077B595" w14:textId="77777777" w:rsidTr="00302E35">
        <w:trPr>
          <w:trHeight w:val="57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E9D991"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FE7989">
              <w:rPr>
                <w:rFonts w:ascii="Times New Roman" w:eastAsia="Times New Roman" w:hAnsi="Times New Roman" w:cs="Times New Roman"/>
                <w:b/>
                <w:bCs/>
                <w:color w:val="000000"/>
                <w:sz w:val="24"/>
                <w:szCs w:val="24"/>
                <w:lang w:eastAsia="ru-RU"/>
              </w:rPr>
              <w:t>Saves</w:t>
            </w:r>
            <w:proofErr w:type="spellEnd"/>
          </w:p>
        </w:tc>
        <w:tc>
          <w:tcPr>
            <w:tcW w:w="2665" w:type="dxa"/>
            <w:tcBorders>
              <w:top w:val="nil"/>
              <w:left w:val="nil"/>
              <w:bottom w:val="single" w:sz="4" w:space="0" w:color="auto"/>
              <w:right w:val="single" w:sz="4" w:space="0" w:color="auto"/>
            </w:tcBorders>
            <w:shd w:val="clear" w:color="auto" w:fill="auto"/>
            <w:vAlign w:val="center"/>
            <w:hideMark/>
          </w:tcPr>
          <w:p w14:paraId="404C8730" w14:textId="7B4CD6B1"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Личные сбережения населения в процентах от располагаемого личного дохода </w:t>
            </w:r>
          </w:p>
        </w:tc>
        <w:tc>
          <w:tcPr>
            <w:tcW w:w="1703" w:type="dxa"/>
            <w:tcBorders>
              <w:top w:val="nil"/>
              <w:left w:val="nil"/>
              <w:bottom w:val="single" w:sz="4" w:space="0" w:color="auto"/>
              <w:right w:val="single" w:sz="4" w:space="0" w:color="auto"/>
            </w:tcBorders>
            <w:shd w:val="clear" w:color="auto" w:fill="auto"/>
            <w:noWrap/>
            <w:vAlign w:val="center"/>
            <w:hideMark/>
          </w:tcPr>
          <w:p w14:paraId="52EB0B69" w14:textId="234B7BBF"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6.40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1E21A638" w14:textId="49193008"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6.04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0BF27B7A"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1.59 </w:t>
            </w:r>
          </w:p>
        </w:tc>
      </w:tr>
      <w:tr w:rsidR="00500A06" w:rsidRPr="00FE7989" w14:paraId="53BF0EED"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7E1329"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bookmarkStart w:id="1078" w:name="_Hlk34221844"/>
            <w:proofErr w:type="spellStart"/>
            <w:r w:rsidRPr="00FE7989">
              <w:rPr>
                <w:rFonts w:ascii="Times New Roman" w:eastAsia="Times New Roman" w:hAnsi="Times New Roman" w:cs="Times New Roman"/>
                <w:b/>
                <w:bCs/>
                <w:color w:val="000000"/>
                <w:sz w:val="24"/>
                <w:szCs w:val="24"/>
                <w:lang w:eastAsia="ru-RU"/>
              </w:rPr>
              <w:t>HouseInc</w:t>
            </w:r>
            <w:proofErr w:type="spellEnd"/>
          </w:p>
        </w:tc>
        <w:tc>
          <w:tcPr>
            <w:tcW w:w="2665" w:type="dxa"/>
            <w:tcBorders>
              <w:top w:val="nil"/>
              <w:left w:val="nil"/>
              <w:bottom w:val="single" w:sz="4" w:space="0" w:color="auto"/>
              <w:right w:val="single" w:sz="4" w:space="0" w:color="auto"/>
            </w:tcBorders>
            <w:shd w:val="clear" w:color="auto" w:fill="auto"/>
            <w:vAlign w:val="center"/>
            <w:hideMark/>
          </w:tcPr>
          <w:p w14:paraId="6EB1D373" w14:textId="4DD52BC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Медианный заработок домохозяйств США </w:t>
            </w:r>
          </w:p>
        </w:tc>
        <w:tc>
          <w:tcPr>
            <w:tcW w:w="1703" w:type="dxa"/>
            <w:tcBorders>
              <w:top w:val="nil"/>
              <w:left w:val="nil"/>
              <w:bottom w:val="single" w:sz="4" w:space="0" w:color="auto"/>
              <w:right w:val="single" w:sz="4" w:space="0" w:color="auto"/>
            </w:tcBorders>
            <w:shd w:val="clear" w:color="auto" w:fill="auto"/>
            <w:noWrap/>
            <w:vAlign w:val="center"/>
            <w:hideMark/>
          </w:tcPr>
          <w:p w14:paraId="3709CE86" w14:textId="151D7F0D"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59,331.41</w:t>
            </w:r>
            <w:r w:rsidR="00A41E55" w:rsidRPr="00FE7989">
              <w:rPr>
                <w:rFonts w:ascii="Times New Roman" w:eastAsia="Times New Roman" w:hAnsi="Times New Roman" w:cs="Times New Roman"/>
                <w:color w:val="000000"/>
                <w:sz w:val="24"/>
                <w:szCs w:val="24"/>
                <w:lang w:val="en-US" w:eastAsia="ru-RU"/>
              </w:rPr>
              <w:t xml:space="preserve"> $</w:t>
            </w:r>
            <w:r w:rsidRPr="00FE7989">
              <w:rPr>
                <w:rFonts w:ascii="Times New Roman" w:eastAsia="Times New Roman" w:hAnsi="Times New Roman" w:cs="Times New Roman"/>
                <w:color w:val="000000"/>
                <w:sz w:val="24"/>
                <w:szCs w:val="24"/>
                <w:lang w:eastAsia="ru-RU"/>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0E44CC51" w14:textId="45C0AF2D"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59,358.50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005EE68B"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2,125.47 </w:t>
            </w:r>
          </w:p>
        </w:tc>
      </w:tr>
      <w:bookmarkEnd w:id="1078"/>
      <w:tr w:rsidR="00500A06" w:rsidRPr="00FE7989" w14:paraId="154349AD" w14:textId="77777777" w:rsidTr="00302E35">
        <w:trPr>
          <w:trHeight w:val="57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C8F49"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dif_DSG330</w:t>
            </w:r>
          </w:p>
        </w:tc>
        <w:tc>
          <w:tcPr>
            <w:tcW w:w="2665" w:type="dxa"/>
            <w:tcBorders>
              <w:top w:val="nil"/>
              <w:left w:val="nil"/>
              <w:bottom w:val="single" w:sz="4" w:space="0" w:color="auto"/>
              <w:right w:val="single" w:sz="4" w:space="0" w:color="auto"/>
            </w:tcBorders>
            <w:shd w:val="clear" w:color="auto" w:fill="auto"/>
            <w:vAlign w:val="center"/>
            <w:hideMark/>
          </w:tcPr>
          <w:p w14:paraId="6E01CF0A" w14:textId="1FCB4EE6"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bookmarkStart w:id="1079" w:name="_Hlk34316624"/>
            <w:r w:rsidRPr="00FE7989">
              <w:rPr>
                <w:rFonts w:ascii="Times New Roman" w:eastAsia="Times New Roman" w:hAnsi="Times New Roman" w:cs="Times New Roman"/>
                <w:color w:val="000000"/>
                <w:sz w:val="24"/>
                <w:szCs w:val="24"/>
                <w:lang w:eastAsia="ru-RU"/>
              </w:rPr>
              <w:t xml:space="preserve">Разница между доходностью 30-летних и 3-х месячных казначейский облигаций США </w:t>
            </w:r>
            <w:bookmarkEnd w:id="1079"/>
          </w:p>
        </w:tc>
        <w:tc>
          <w:tcPr>
            <w:tcW w:w="1703" w:type="dxa"/>
            <w:tcBorders>
              <w:top w:val="nil"/>
              <w:left w:val="nil"/>
              <w:bottom w:val="single" w:sz="4" w:space="0" w:color="auto"/>
              <w:right w:val="single" w:sz="4" w:space="0" w:color="auto"/>
            </w:tcBorders>
            <w:shd w:val="clear" w:color="auto" w:fill="auto"/>
            <w:noWrap/>
            <w:vAlign w:val="center"/>
            <w:hideMark/>
          </w:tcPr>
          <w:p w14:paraId="5670A592" w14:textId="05D808F0"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2.87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3A8CC475" w14:textId="6D9E005E"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2.70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45597DFE"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1.32 </w:t>
            </w:r>
          </w:p>
        </w:tc>
      </w:tr>
      <w:tr w:rsidR="00500A06" w:rsidRPr="00FE7989" w14:paraId="28C8229E" w14:textId="77777777" w:rsidTr="00302E35">
        <w:trPr>
          <w:trHeight w:val="57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6E2180"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UNRATE</w:t>
            </w:r>
          </w:p>
        </w:tc>
        <w:tc>
          <w:tcPr>
            <w:tcW w:w="2665" w:type="dxa"/>
            <w:tcBorders>
              <w:top w:val="nil"/>
              <w:left w:val="nil"/>
              <w:bottom w:val="single" w:sz="4" w:space="0" w:color="auto"/>
              <w:right w:val="single" w:sz="4" w:space="0" w:color="auto"/>
            </w:tcBorders>
            <w:shd w:val="clear" w:color="auto" w:fill="auto"/>
            <w:vAlign w:val="center"/>
            <w:hideMark/>
          </w:tcPr>
          <w:p w14:paraId="0908196C" w14:textId="3EFF281A"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Количество безработных людей в процентах от общей рабочей силы </w:t>
            </w:r>
          </w:p>
        </w:tc>
        <w:tc>
          <w:tcPr>
            <w:tcW w:w="1703" w:type="dxa"/>
            <w:tcBorders>
              <w:top w:val="nil"/>
              <w:left w:val="nil"/>
              <w:bottom w:val="single" w:sz="4" w:space="0" w:color="auto"/>
              <w:right w:val="single" w:sz="4" w:space="0" w:color="auto"/>
            </w:tcBorders>
            <w:shd w:val="clear" w:color="auto" w:fill="auto"/>
            <w:noWrap/>
            <w:vAlign w:val="center"/>
            <w:hideMark/>
          </w:tcPr>
          <w:p w14:paraId="16C4099F" w14:textId="7F6CDF98"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5.60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79B1D3E0" w14:textId="30FB442B"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6.11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361A44A4" w14:textId="04F00906" w:rsidR="00500A06" w:rsidRPr="00B4764D" w:rsidRDefault="00500A06" w:rsidP="00B4764D">
            <w:pPr>
              <w:pStyle w:val="aa"/>
              <w:numPr>
                <w:ilvl w:val="1"/>
                <w:numId w:val="9"/>
              </w:numPr>
              <w:spacing w:after="0" w:line="240" w:lineRule="auto"/>
              <w:rPr>
                <w:rFonts w:ascii="Times New Roman" w:eastAsia="Times New Roman" w:hAnsi="Times New Roman" w:cs="Times New Roman"/>
                <w:color w:val="000000"/>
                <w:sz w:val="24"/>
                <w:szCs w:val="24"/>
                <w:lang w:eastAsia="ru-RU"/>
              </w:rPr>
            </w:pPr>
          </w:p>
        </w:tc>
      </w:tr>
    </w:tbl>
    <w:p w14:paraId="5A1C2624" w14:textId="5EB93546" w:rsidR="00B4764D" w:rsidRPr="00B948DA" w:rsidRDefault="00B948DA" w:rsidP="00B948DA">
      <w:pPr>
        <w:pStyle w:val="ad"/>
        <w:shd w:val="clear" w:color="auto" w:fill="FFFFFF"/>
        <w:spacing w:before="0" w:beforeAutospacing="0" w:after="0" w:afterAutospacing="0" w:line="360" w:lineRule="auto"/>
        <w:ind w:firstLine="720"/>
        <w:jc w:val="both"/>
        <w:rPr>
          <w:rFonts w:eastAsiaTheme="minorEastAsia"/>
          <w:sz w:val="28"/>
          <w:szCs w:val="28"/>
          <w:lang w:eastAsia="zh-CN"/>
        </w:rPr>
      </w:pPr>
      <w:r w:rsidRPr="00B948DA">
        <w:rPr>
          <w:rFonts w:eastAsiaTheme="minorEastAsia"/>
          <w:sz w:val="28"/>
          <w:szCs w:val="28"/>
          <w:lang w:eastAsia="zh-CN"/>
        </w:rPr>
        <w:t xml:space="preserve">Дадим краткую характеристику некоторым используемым показателям. </w:t>
      </w:r>
      <w:r w:rsidR="00B4764D" w:rsidRPr="00B948DA">
        <w:rPr>
          <w:rFonts w:eastAsiaTheme="minorEastAsia"/>
          <w:sz w:val="28"/>
          <w:szCs w:val="28"/>
          <w:lang w:eastAsia="zh-CN"/>
        </w:rPr>
        <w:t>Реальный ВВП представляет собой меру, которая отражает стоимость всех товаров и услуг, произведенных экономикой в данном году с поправкой на инфляцию, выраженную в ценах базового года.</w:t>
      </w:r>
    </w:p>
    <w:p w14:paraId="35353BDF" w14:textId="4F6A6C87" w:rsidR="00B4764D" w:rsidRPr="00B948DA" w:rsidRDefault="00B4764D" w:rsidP="00B948DA">
      <w:pPr>
        <w:pStyle w:val="ad"/>
        <w:shd w:val="clear" w:color="auto" w:fill="FFFFFF"/>
        <w:spacing w:before="0" w:beforeAutospacing="0" w:after="0" w:afterAutospacing="0" w:line="360" w:lineRule="auto"/>
        <w:ind w:firstLine="720"/>
        <w:jc w:val="both"/>
        <w:rPr>
          <w:rFonts w:eastAsiaTheme="minorEastAsia"/>
          <w:sz w:val="28"/>
          <w:szCs w:val="28"/>
          <w:lang w:eastAsia="zh-CN"/>
        </w:rPr>
      </w:pPr>
      <w:r w:rsidRPr="0087219E">
        <w:rPr>
          <w:rFonts w:eastAsiaTheme="minorEastAsia"/>
          <w:sz w:val="28"/>
          <w:szCs w:val="28"/>
          <w:lang w:eastAsia="zh-CN"/>
        </w:rPr>
        <w:t>Индекс потребительских цен измеряет изменения в уровне цен средневзвешенной рыночной корзины потребительских товаров и услуг, купленных домашними хозяйствами.</w:t>
      </w:r>
      <w:r w:rsidR="0087219E">
        <w:rPr>
          <w:rFonts w:eastAsiaTheme="minorEastAsia"/>
          <w:sz w:val="28"/>
          <w:szCs w:val="28"/>
          <w:lang w:eastAsia="zh-CN"/>
        </w:rPr>
        <w:t xml:space="preserve"> В исследованиях </w:t>
      </w:r>
      <w:proofErr w:type="spellStart"/>
      <w:r w:rsidR="0087219E" w:rsidRPr="0087219E">
        <w:rPr>
          <w:rFonts w:eastAsiaTheme="minorEastAsia"/>
          <w:sz w:val="28"/>
          <w:szCs w:val="28"/>
          <w:lang w:eastAsia="zh-CN"/>
        </w:rPr>
        <w:t>Rapach</w:t>
      </w:r>
      <w:proofErr w:type="spellEnd"/>
      <w:r w:rsidR="0087219E" w:rsidRPr="0087219E">
        <w:rPr>
          <w:rFonts w:eastAsiaTheme="minorEastAsia"/>
          <w:sz w:val="28"/>
          <w:szCs w:val="28"/>
          <w:lang w:eastAsia="zh-CN"/>
        </w:rPr>
        <w:t xml:space="preserve"> </w:t>
      </w:r>
      <w:proofErr w:type="spellStart"/>
      <w:r w:rsidR="0087219E" w:rsidRPr="0087219E">
        <w:rPr>
          <w:rFonts w:eastAsiaTheme="minorEastAsia"/>
          <w:sz w:val="28"/>
          <w:szCs w:val="28"/>
          <w:lang w:eastAsia="zh-CN"/>
        </w:rPr>
        <w:t>et</w:t>
      </w:r>
      <w:proofErr w:type="spellEnd"/>
      <w:r w:rsidR="0087219E" w:rsidRPr="0087219E">
        <w:rPr>
          <w:rFonts w:eastAsiaTheme="minorEastAsia"/>
          <w:sz w:val="28"/>
          <w:szCs w:val="28"/>
          <w:lang w:eastAsia="zh-CN"/>
        </w:rPr>
        <w:t xml:space="preserve"> </w:t>
      </w:r>
      <w:proofErr w:type="spellStart"/>
      <w:r w:rsidR="0087219E" w:rsidRPr="0087219E">
        <w:rPr>
          <w:rFonts w:eastAsiaTheme="minorEastAsia"/>
          <w:sz w:val="28"/>
          <w:szCs w:val="28"/>
          <w:lang w:eastAsia="zh-CN"/>
        </w:rPr>
        <w:t>all</w:t>
      </w:r>
      <w:proofErr w:type="spellEnd"/>
      <w:r w:rsidR="0087219E" w:rsidRPr="0087219E">
        <w:rPr>
          <w:rFonts w:eastAsiaTheme="minorEastAsia"/>
          <w:sz w:val="28"/>
          <w:szCs w:val="28"/>
          <w:lang w:eastAsia="zh-CN"/>
        </w:rPr>
        <w:t>, 2016</w:t>
      </w:r>
      <w:r w:rsidR="0087219E">
        <w:rPr>
          <w:rFonts w:eastAsiaTheme="minorEastAsia"/>
          <w:sz w:val="28"/>
          <w:szCs w:val="28"/>
          <w:lang w:eastAsia="zh-CN"/>
        </w:rPr>
        <w:t>,</w:t>
      </w:r>
      <w:r w:rsidR="0087219E" w:rsidRPr="0087219E">
        <w:rPr>
          <w:rFonts w:eastAsiaTheme="minorEastAsia"/>
          <w:sz w:val="28"/>
          <w:szCs w:val="28"/>
          <w:lang w:eastAsia="zh-CN"/>
        </w:rPr>
        <w:t xml:space="preserve"> </w:t>
      </w:r>
      <w:proofErr w:type="spellStart"/>
      <w:r w:rsidR="0087219E" w:rsidRPr="0087219E">
        <w:rPr>
          <w:rFonts w:eastAsiaTheme="minorEastAsia"/>
          <w:sz w:val="28"/>
          <w:szCs w:val="28"/>
          <w:lang w:eastAsia="zh-CN"/>
        </w:rPr>
        <w:lastRenderedPageBreak/>
        <w:t>Campbell</w:t>
      </w:r>
      <w:proofErr w:type="spellEnd"/>
      <w:r w:rsidR="0087219E" w:rsidRPr="0087219E">
        <w:rPr>
          <w:rFonts w:eastAsiaTheme="minorEastAsia"/>
          <w:sz w:val="28"/>
          <w:szCs w:val="28"/>
          <w:lang w:eastAsia="zh-CN"/>
        </w:rPr>
        <w:t xml:space="preserve"> </w:t>
      </w:r>
      <w:proofErr w:type="spellStart"/>
      <w:r w:rsidR="0087219E" w:rsidRPr="0087219E">
        <w:rPr>
          <w:rFonts w:eastAsiaTheme="minorEastAsia"/>
          <w:sz w:val="28"/>
          <w:szCs w:val="28"/>
          <w:lang w:eastAsia="zh-CN"/>
        </w:rPr>
        <w:t>and</w:t>
      </w:r>
      <w:proofErr w:type="spellEnd"/>
      <w:r w:rsidR="0087219E" w:rsidRPr="0087219E">
        <w:rPr>
          <w:rFonts w:eastAsiaTheme="minorEastAsia"/>
          <w:sz w:val="28"/>
          <w:szCs w:val="28"/>
          <w:lang w:eastAsia="zh-CN"/>
        </w:rPr>
        <w:t xml:space="preserve"> </w:t>
      </w:r>
      <w:proofErr w:type="spellStart"/>
      <w:r w:rsidR="0087219E" w:rsidRPr="0087219E">
        <w:rPr>
          <w:rFonts w:eastAsiaTheme="minorEastAsia"/>
          <w:sz w:val="28"/>
          <w:szCs w:val="28"/>
          <w:lang w:eastAsia="zh-CN"/>
        </w:rPr>
        <w:t>Vuolteenaho</w:t>
      </w:r>
      <w:proofErr w:type="spellEnd"/>
      <w:r w:rsidR="0087219E" w:rsidRPr="0087219E">
        <w:rPr>
          <w:rFonts w:eastAsiaTheme="minorEastAsia"/>
          <w:sz w:val="28"/>
          <w:szCs w:val="28"/>
          <w:lang w:eastAsia="zh-CN"/>
        </w:rPr>
        <w:t>, 2004</w:t>
      </w:r>
      <w:r w:rsidR="0087219E">
        <w:rPr>
          <w:rFonts w:eastAsiaTheme="minorEastAsia"/>
          <w:sz w:val="28"/>
          <w:szCs w:val="28"/>
          <w:lang w:eastAsia="zh-CN"/>
        </w:rPr>
        <w:t xml:space="preserve"> были получены статистически значимые результаты, подтверждающие предиктивную силу данного показателя</w:t>
      </w:r>
    </w:p>
    <w:p w14:paraId="6A718F22" w14:textId="1518C69A" w:rsidR="00B4764D" w:rsidRPr="00B948DA" w:rsidRDefault="00B948DA" w:rsidP="00B948DA">
      <w:pPr>
        <w:pStyle w:val="ad"/>
        <w:shd w:val="clear" w:color="auto" w:fill="FFFFFF"/>
        <w:spacing w:before="0" w:beforeAutospacing="0" w:after="0" w:afterAutospacing="0" w:line="360" w:lineRule="auto"/>
        <w:ind w:firstLine="720"/>
        <w:jc w:val="both"/>
        <w:rPr>
          <w:rFonts w:eastAsiaTheme="minorEastAsia"/>
          <w:sz w:val="28"/>
          <w:szCs w:val="28"/>
          <w:lang w:eastAsia="zh-CN"/>
        </w:rPr>
      </w:pPr>
      <w:r w:rsidRPr="00B948DA">
        <w:rPr>
          <w:rFonts w:eastAsiaTheme="minorEastAsia"/>
          <w:sz w:val="28"/>
          <w:szCs w:val="28"/>
          <w:lang w:eastAsia="zh-CN"/>
        </w:rPr>
        <w:t>М1 агрегатор состоит из (1) валюты за пределами Казначейства США, Федеральных резервных банков и хранилищ депозитарных учреждений; (2) дорожных чеков небанковских эмитентов; (3) депозитов до востребования; и (4) других чековые депозитов (</w:t>
      </w:r>
      <w:proofErr w:type="spellStart"/>
      <w:r w:rsidRPr="00B948DA">
        <w:rPr>
          <w:rFonts w:eastAsiaTheme="minorEastAsia"/>
          <w:sz w:val="28"/>
          <w:szCs w:val="28"/>
          <w:lang w:eastAsia="zh-CN"/>
        </w:rPr>
        <w:t>OCDs</w:t>
      </w:r>
      <w:proofErr w:type="spellEnd"/>
      <w:r w:rsidRPr="00B948DA">
        <w:rPr>
          <w:rFonts w:eastAsiaTheme="minorEastAsia"/>
          <w:sz w:val="28"/>
          <w:szCs w:val="28"/>
          <w:lang w:eastAsia="zh-CN"/>
        </w:rPr>
        <w:t xml:space="preserve">), которые состоят в основном из проектных счетов кредитных союзов. </w:t>
      </w:r>
      <w:r w:rsidR="00B4764D" w:rsidRPr="00B948DA">
        <w:rPr>
          <w:rFonts w:eastAsiaTheme="minorEastAsia"/>
          <w:sz w:val="28"/>
          <w:szCs w:val="28"/>
          <w:lang w:eastAsia="zh-CN"/>
        </w:rPr>
        <w:t>M2</w:t>
      </w:r>
      <w:r w:rsidRPr="00B948DA">
        <w:rPr>
          <w:rFonts w:eastAsiaTheme="minorEastAsia"/>
          <w:sz w:val="28"/>
          <w:szCs w:val="28"/>
          <w:lang w:eastAsia="zh-CN"/>
        </w:rPr>
        <w:t xml:space="preserve"> агрегатор</w:t>
      </w:r>
      <w:r w:rsidR="00B4764D" w:rsidRPr="00B948DA">
        <w:rPr>
          <w:rFonts w:eastAsiaTheme="minorEastAsia"/>
          <w:sz w:val="28"/>
          <w:szCs w:val="28"/>
          <w:lang w:eastAsia="zh-CN"/>
        </w:rPr>
        <w:t xml:space="preserve"> состоит из M1 плюс: (1) сберегательны</w:t>
      </w:r>
      <w:r w:rsidRPr="00B948DA">
        <w:rPr>
          <w:rFonts w:eastAsiaTheme="minorEastAsia"/>
          <w:sz w:val="28"/>
          <w:szCs w:val="28"/>
          <w:lang w:eastAsia="zh-CN"/>
        </w:rPr>
        <w:t>х</w:t>
      </w:r>
      <w:r w:rsidR="00B4764D" w:rsidRPr="00B948DA">
        <w:rPr>
          <w:rFonts w:eastAsiaTheme="minorEastAsia"/>
          <w:sz w:val="28"/>
          <w:szCs w:val="28"/>
          <w:lang w:eastAsia="zh-CN"/>
        </w:rPr>
        <w:t xml:space="preserve"> депозит</w:t>
      </w:r>
      <w:r w:rsidRPr="00B948DA">
        <w:rPr>
          <w:rFonts w:eastAsiaTheme="minorEastAsia"/>
          <w:sz w:val="28"/>
          <w:szCs w:val="28"/>
          <w:lang w:eastAsia="zh-CN"/>
        </w:rPr>
        <w:t>ов</w:t>
      </w:r>
      <w:r w:rsidR="00B4764D" w:rsidRPr="00B948DA">
        <w:rPr>
          <w:rFonts w:eastAsiaTheme="minorEastAsia"/>
          <w:sz w:val="28"/>
          <w:szCs w:val="28"/>
          <w:lang w:eastAsia="zh-CN"/>
        </w:rPr>
        <w:t xml:space="preserve"> (которые включают депозитные счета денежного рынка или MMDA); (2) срочны</w:t>
      </w:r>
      <w:r w:rsidRPr="00B948DA">
        <w:rPr>
          <w:rFonts w:eastAsiaTheme="minorEastAsia"/>
          <w:sz w:val="28"/>
          <w:szCs w:val="28"/>
          <w:lang w:eastAsia="zh-CN"/>
        </w:rPr>
        <w:t>х</w:t>
      </w:r>
      <w:r w:rsidR="00B4764D" w:rsidRPr="00B948DA">
        <w:rPr>
          <w:rFonts w:eastAsiaTheme="minorEastAsia"/>
          <w:sz w:val="28"/>
          <w:szCs w:val="28"/>
          <w:lang w:eastAsia="zh-CN"/>
        </w:rPr>
        <w:t xml:space="preserve"> депозит</w:t>
      </w:r>
      <w:r w:rsidRPr="00B948DA">
        <w:rPr>
          <w:rFonts w:eastAsiaTheme="minorEastAsia"/>
          <w:sz w:val="28"/>
          <w:szCs w:val="28"/>
          <w:lang w:eastAsia="zh-CN"/>
        </w:rPr>
        <w:t>ов</w:t>
      </w:r>
      <w:r w:rsidR="00B4764D" w:rsidRPr="00B948DA">
        <w:rPr>
          <w:rFonts w:eastAsiaTheme="minorEastAsia"/>
          <w:sz w:val="28"/>
          <w:szCs w:val="28"/>
          <w:lang w:eastAsia="zh-CN"/>
        </w:rPr>
        <w:t xml:space="preserve"> малого номинала (срочные депозиты на сумму менее 100 000 долл. США); и (3) остатк</w:t>
      </w:r>
      <w:r w:rsidRPr="00B948DA">
        <w:rPr>
          <w:rFonts w:eastAsiaTheme="minorEastAsia"/>
          <w:sz w:val="28"/>
          <w:szCs w:val="28"/>
          <w:lang w:eastAsia="zh-CN"/>
        </w:rPr>
        <w:t>ов</w:t>
      </w:r>
      <w:r w:rsidR="00B4764D" w:rsidRPr="00B948DA">
        <w:rPr>
          <w:rFonts w:eastAsiaTheme="minorEastAsia"/>
          <w:sz w:val="28"/>
          <w:szCs w:val="28"/>
          <w:lang w:eastAsia="zh-CN"/>
        </w:rPr>
        <w:t xml:space="preserve"> в розничных паевых инвестиционных фондах (MMMF). </w:t>
      </w:r>
    </w:p>
    <w:p w14:paraId="2E5DBDBD" w14:textId="3E348CEA" w:rsidR="00B4764D" w:rsidRPr="00B948DA" w:rsidRDefault="00B948DA" w:rsidP="00B948DA">
      <w:pPr>
        <w:pStyle w:val="ad"/>
        <w:shd w:val="clear" w:color="auto" w:fill="FFFFFF"/>
        <w:spacing w:before="0" w:beforeAutospacing="0" w:after="0" w:afterAutospacing="0" w:line="360" w:lineRule="auto"/>
        <w:ind w:firstLine="720"/>
        <w:jc w:val="both"/>
        <w:rPr>
          <w:rFonts w:eastAsiaTheme="minorEastAsia"/>
          <w:sz w:val="28"/>
          <w:szCs w:val="28"/>
          <w:lang w:eastAsia="zh-CN"/>
        </w:rPr>
      </w:pPr>
      <w:r w:rsidRPr="0087219E">
        <w:rPr>
          <w:rFonts w:eastAsiaTheme="minorEastAsia"/>
          <w:sz w:val="28"/>
          <w:szCs w:val="28"/>
          <w:lang w:eastAsia="zh-CN"/>
        </w:rPr>
        <w:t>Разница между доходностью 30-летних и 3-х месячных казначейский облигаций США отражает воспринятие рисков субъектами экономических отношени</w:t>
      </w:r>
      <w:r w:rsidR="004E2940" w:rsidRPr="0087219E">
        <w:rPr>
          <w:rFonts w:eastAsiaTheme="minorEastAsia"/>
          <w:sz w:val="28"/>
          <w:szCs w:val="28"/>
          <w:lang w:eastAsia="zh-CN"/>
        </w:rPr>
        <w:t>й</w:t>
      </w:r>
      <w:r w:rsidRPr="0087219E">
        <w:rPr>
          <w:rFonts w:eastAsiaTheme="minorEastAsia"/>
          <w:sz w:val="28"/>
          <w:szCs w:val="28"/>
          <w:lang w:eastAsia="zh-CN"/>
        </w:rPr>
        <w:t>.</w:t>
      </w:r>
      <w:r w:rsidR="0087219E">
        <w:rPr>
          <w:rFonts w:eastAsiaTheme="minorEastAsia"/>
          <w:sz w:val="28"/>
          <w:szCs w:val="28"/>
          <w:lang w:eastAsia="zh-CN"/>
        </w:rPr>
        <w:t xml:space="preserve"> В исследованиях </w:t>
      </w:r>
      <w:proofErr w:type="spellStart"/>
      <w:r w:rsidR="0087219E" w:rsidRPr="0087219E">
        <w:rPr>
          <w:rFonts w:eastAsiaTheme="minorEastAsia"/>
          <w:sz w:val="28"/>
          <w:szCs w:val="28"/>
          <w:lang w:eastAsia="zh-CN"/>
        </w:rPr>
        <w:t>Fama</w:t>
      </w:r>
      <w:proofErr w:type="spellEnd"/>
      <w:r w:rsidR="0087219E" w:rsidRPr="0087219E">
        <w:rPr>
          <w:rFonts w:eastAsiaTheme="minorEastAsia"/>
          <w:sz w:val="28"/>
          <w:szCs w:val="28"/>
          <w:lang w:eastAsia="zh-CN"/>
        </w:rPr>
        <w:t xml:space="preserve"> </w:t>
      </w:r>
      <w:proofErr w:type="spellStart"/>
      <w:r w:rsidR="0087219E" w:rsidRPr="0087219E">
        <w:rPr>
          <w:rFonts w:eastAsiaTheme="minorEastAsia"/>
          <w:sz w:val="28"/>
          <w:szCs w:val="28"/>
          <w:lang w:eastAsia="zh-CN"/>
        </w:rPr>
        <w:t>and</w:t>
      </w:r>
      <w:proofErr w:type="spellEnd"/>
      <w:r w:rsidR="0087219E" w:rsidRPr="0087219E">
        <w:rPr>
          <w:rFonts w:eastAsiaTheme="minorEastAsia"/>
          <w:sz w:val="28"/>
          <w:szCs w:val="28"/>
          <w:lang w:eastAsia="zh-CN"/>
        </w:rPr>
        <w:t xml:space="preserve"> </w:t>
      </w:r>
      <w:proofErr w:type="spellStart"/>
      <w:r w:rsidR="0087219E" w:rsidRPr="0087219E">
        <w:rPr>
          <w:rFonts w:eastAsiaTheme="minorEastAsia"/>
          <w:sz w:val="28"/>
          <w:szCs w:val="28"/>
          <w:lang w:eastAsia="zh-CN"/>
        </w:rPr>
        <w:t>French</w:t>
      </w:r>
      <w:proofErr w:type="spellEnd"/>
      <w:r w:rsidR="0087219E" w:rsidRPr="0087219E">
        <w:rPr>
          <w:rFonts w:eastAsiaTheme="minorEastAsia"/>
          <w:sz w:val="28"/>
          <w:szCs w:val="28"/>
          <w:lang w:eastAsia="zh-CN"/>
        </w:rPr>
        <w:t xml:space="preserve">, 1988; </w:t>
      </w:r>
      <w:proofErr w:type="spellStart"/>
      <w:r w:rsidR="0087219E" w:rsidRPr="0087219E">
        <w:rPr>
          <w:rFonts w:eastAsiaTheme="minorEastAsia"/>
          <w:sz w:val="28"/>
          <w:szCs w:val="28"/>
          <w:lang w:eastAsia="zh-CN"/>
        </w:rPr>
        <w:t>Lin</w:t>
      </w:r>
      <w:proofErr w:type="spellEnd"/>
      <w:r w:rsidR="0087219E" w:rsidRPr="0087219E">
        <w:rPr>
          <w:rFonts w:eastAsiaTheme="minorEastAsia"/>
          <w:sz w:val="28"/>
          <w:szCs w:val="28"/>
          <w:lang w:eastAsia="zh-CN"/>
        </w:rPr>
        <w:t>, Q., 2018</w:t>
      </w:r>
      <w:r w:rsidR="0087219E">
        <w:rPr>
          <w:rFonts w:eastAsiaTheme="minorEastAsia"/>
          <w:sz w:val="28"/>
          <w:szCs w:val="28"/>
          <w:lang w:eastAsia="zh-CN"/>
        </w:rPr>
        <w:t xml:space="preserve"> были получены статистически значимые результаты, подтверждающие предиктивную силу данного показателя.</w:t>
      </w:r>
    </w:p>
    <w:p w14:paraId="1B4A1106" w14:textId="2160C150" w:rsidR="00B4764D" w:rsidRPr="00B948DA" w:rsidRDefault="00B948DA" w:rsidP="00B948DA">
      <w:pPr>
        <w:pStyle w:val="ad"/>
        <w:shd w:val="clear" w:color="auto" w:fill="FFFFFF"/>
        <w:spacing w:before="0" w:beforeAutospacing="0" w:after="0" w:afterAutospacing="0" w:line="360" w:lineRule="auto"/>
        <w:ind w:firstLine="720"/>
        <w:jc w:val="both"/>
        <w:rPr>
          <w:rFonts w:eastAsiaTheme="minorEastAsia"/>
          <w:sz w:val="28"/>
          <w:szCs w:val="28"/>
          <w:lang w:eastAsia="zh-CN"/>
        </w:rPr>
      </w:pPr>
      <w:r w:rsidRPr="00B948DA">
        <w:rPr>
          <w:rFonts w:eastAsiaTheme="minorEastAsia"/>
          <w:sz w:val="28"/>
          <w:szCs w:val="28"/>
          <w:lang w:eastAsia="zh-CN"/>
        </w:rPr>
        <w:t>Индекс промышленного производства — это экономический показатель, который измеряет реальный объем производства в обрабатывающей промышленности, добыче полезных ископаемых и коммунальных услугах.</w:t>
      </w:r>
    </w:p>
    <w:p w14:paraId="6E88C876" w14:textId="7C4C6EDC" w:rsidR="00A41E55" w:rsidRPr="003B0536" w:rsidRDefault="00A41E55" w:rsidP="00FE504D">
      <w:pPr>
        <w:spacing w:after="0" w:line="360" w:lineRule="auto"/>
        <w:ind w:firstLine="720"/>
        <w:jc w:val="both"/>
        <w:rPr>
          <w:rFonts w:ascii="Times New Roman" w:hAnsi="Times New Roman" w:cs="Times New Roman"/>
          <w:sz w:val="28"/>
          <w:szCs w:val="28"/>
        </w:rPr>
      </w:pPr>
      <w:r w:rsidRPr="003B0536">
        <w:rPr>
          <w:rFonts w:ascii="Times New Roman" w:hAnsi="Times New Roman" w:cs="Times New Roman"/>
          <w:sz w:val="28"/>
          <w:szCs w:val="28"/>
        </w:rPr>
        <w:t xml:space="preserve">Для проверки наличия линейной </w:t>
      </w:r>
      <w:r w:rsidR="003B0536" w:rsidRPr="003B0536">
        <w:rPr>
          <w:rFonts w:ascii="Times New Roman" w:hAnsi="Times New Roman" w:cs="Times New Roman"/>
          <w:sz w:val="28"/>
          <w:szCs w:val="28"/>
        </w:rPr>
        <w:t>зависимости</w:t>
      </w:r>
      <w:r w:rsidRPr="003B0536">
        <w:rPr>
          <w:rFonts w:ascii="Times New Roman" w:hAnsi="Times New Roman" w:cs="Times New Roman"/>
          <w:sz w:val="28"/>
          <w:szCs w:val="28"/>
        </w:rPr>
        <w:t xml:space="preserve"> между факторами построим корреляционную матрицу, используя </w:t>
      </w:r>
      <w:r w:rsidR="003B0536" w:rsidRPr="003B0536">
        <w:rPr>
          <w:rFonts w:ascii="Times New Roman" w:hAnsi="Times New Roman" w:cs="Times New Roman"/>
          <w:sz w:val="28"/>
          <w:szCs w:val="28"/>
        </w:rPr>
        <w:t xml:space="preserve">формулу </w:t>
      </w:r>
      <w:r w:rsidRPr="003B0536">
        <w:rPr>
          <w:rFonts w:ascii="Times New Roman" w:hAnsi="Times New Roman" w:cs="Times New Roman"/>
          <w:sz w:val="28"/>
          <w:szCs w:val="28"/>
        </w:rPr>
        <w:t>корреляци</w:t>
      </w:r>
      <w:r w:rsidR="003B0536" w:rsidRPr="003B0536">
        <w:rPr>
          <w:rFonts w:ascii="Times New Roman" w:hAnsi="Times New Roman" w:cs="Times New Roman"/>
          <w:sz w:val="28"/>
          <w:szCs w:val="28"/>
        </w:rPr>
        <w:t>и</w:t>
      </w:r>
      <w:r w:rsidRPr="003B0536">
        <w:rPr>
          <w:rFonts w:ascii="Times New Roman" w:hAnsi="Times New Roman" w:cs="Times New Roman"/>
          <w:sz w:val="28"/>
          <w:szCs w:val="28"/>
        </w:rPr>
        <w:t xml:space="preserve"> </w:t>
      </w:r>
      <w:r w:rsidR="003B0536" w:rsidRPr="003B0536">
        <w:rPr>
          <w:rFonts w:ascii="Times New Roman" w:hAnsi="Times New Roman" w:cs="Times New Roman"/>
          <w:sz w:val="28"/>
          <w:szCs w:val="28"/>
        </w:rPr>
        <w:t>Пирсона</w:t>
      </w:r>
      <w:r w:rsidRPr="003B0536">
        <w:rPr>
          <w:rFonts w:ascii="Times New Roman" w:hAnsi="Times New Roman" w:cs="Times New Roman"/>
          <w:sz w:val="28"/>
          <w:szCs w:val="28"/>
        </w:rPr>
        <w:t>.</w:t>
      </w:r>
    </w:p>
    <w:p w14:paraId="1A65B8B4" w14:textId="73C29B12" w:rsidR="00500A06" w:rsidRPr="003B0536" w:rsidRDefault="00500A06" w:rsidP="007E7674">
      <w:pPr>
        <w:spacing w:after="0" w:line="360" w:lineRule="auto"/>
        <w:ind w:firstLine="720"/>
        <w:jc w:val="center"/>
        <w:rPr>
          <w:ins w:id="1080" w:author="Александр Гордеев" w:date="2020-03-01T18:35:00Z"/>
          <w:sz w:val="23"/>
          <w:szCs w:val="23"/>
        </w:rPr>
      </w:pPr>
      <w:r>
        <w:rPr>
          <w:noProof/>
          <w:sz w:val="23"/>
          <w:szCs w:val="23"/>
          <w:lang w:val="en-US"/>
        </w:rPr>
        <w:lastRenderedPageBreak/>
        <w:drawing>
          <wp:inline distT="0" distB="0" distL="0" distR="0" wp14:anchorId="7089B596" wp14:editId="1A7ACACB">
            <wp:extent cx="3870251" cy="342947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0673" cy="3447568"/>
                    </a:xfrm>
                    <a:prstGeom prst="rect">
                      <a:avLst/>
                    </a:prstGeom>
                    <a:noFill/>
                    <a:ln>
                      <a:noFill/>
                    </a:ln>
                  </pic:spPr>
                </pic:pic>
              </a:graphicData>
            </a:graphic>
          </wp:inline>
        </w:drawing>
      </w:r>
    </w:p>
    <w:p w14:paraId="40631BC2" w14:textId="0EA756DC" w:rsidR="003B0536" w:rsidRPr="001D1A46" w:rsidRDefault="003B0536" w:rsidP="00FE504D">
      <w:pPr>
        <w:spacing w:after="0" w:line="360" w:lineRule="auto"/>
        <w:ind w:firstLine="720"/>
        <w:jc w:val="both"/>
        <w:rPr>
          <w:rFonts w:ascii="Times New Roman" w:hAnsi="Times New Roman" w:cs="Times New Roman"/>
          <w:sz w:val="28"/>
          <w:szCs w:val="28"/>
        </w:rPr>
      </w:pPr>
      <w:r w:rsidRPr="001D1A46">
        <w:rPr>
          <w:rFonts w:ascii="Times New Roman" w:hAnsi="Times New Roman" w:cs="Times New Roman"/>
          <w:sz w:val="28"/>
          <w:szCs w:val="28"/>
        </w:rPr>
        <w:t>Рис. 1 Корреляционная матрица макроэкономических факторов</w:t>
      </w:r>
    </w:p>
    <w:p w14:paraId="44BBFF94" w14:textId="5DB00626" w:rsidR="003B0536" w:rsidRPr="001D1A46" w:rsidRDefault="003B0536" w:rsidP="00FE504D">
      <w:pPr>
        <w:spacing w:after="0" w:line="360" w:lineRule="auto"/>
        <w:ind w:firstLine="720"/>
        <w:jc w:val="both"/>
        <w:rPr>
          <w:rFonts w:ascii="Times New Roman" w:hAnsi="Times New Roman" w:cs="Times New Roman"/>
          <w:sz w:val="28"/>
          <w:szCs w:val="28"/>
        </w:rPr>
      </w:pPr>
      <w:r w:rsidRPr="001D1A46">
        <w:rPr>
          <w:rFonts w:ascii="Times New Roman" w:hAnsi="Times New Roman" w:cs="Times New Roman"/>
          <w:sz w:val="28"/>
          <w:szCs w:val="28"/>
        </w:rPr>
        <w:t>Из рисунка один видно, что наблюдается сильная положительная линейная связь между такими факторами, как индекс потребительских цен (</w:t>
      </w:r>
      <w:r w:rsidRPr="001D1A46">
        <w:rPr>
          <w:rFonts w:ascii="Times New Roman" w:hAnsi="Times New Roman" w:cs="Times New Roman"/>
          <w:sz w:val="28"/>
          <w:szCs w:val="28"/>
          <w:lang w:val="en-US"/>
        </w:rPr>
        <w:t>CPI</w:t>
      </w:r>
      <w:r w:rsidRPr="001D1A46">
        <w:rPr>
          <w:rFonts w:ascii="Times New Roman" w:hAnsi="Times New Roman" w:cs="Times New Roman"/>
          <w:sz w:val="28"/>
          <w:szCs w:val="28"/>
        </w:rPr>
        <w:t>), агрегатор денежной массы М2 (</w:t>
      </w:r>
      <w:r w:rsidRPr="001D1A46">
        <w:rPr>
          <w:rFonts w:ascii="Times New Roman" w:hAnsi="Times New Roman" w:cs="Times New Roman"/>
          <w:sz w:val="28"/>
          <w:szCs w:val="28"/>
          <w:lang w:val="en-US"/>
        </w:rPr>
        <w:t>M</w:t>
      </w:r>
      <w:r w:rsidRPr="001D1A46">
        <w:rPr>
          <w:rFonts w:ascii="Times New Roman" w:hAnsi="Times New Roman" w:cs="Times New Roman"/>
          <w:sz w:val="28"/>
          <w:szCs w:val="28"/>
        </w:rPr>
        <w:t>2), государственный долг США (</w:t>
      </w:r>
      <w:proofErr w:type="spellStart"/>
      <w:r w:rsidRPr="001D1A46">
        <w:rPr>
          <w:rFonts w:ascii="Times New Roman" w:hAnsi="Times New Roman" w:cs="Times New Roman"/>
          <w:sz w:val="28"/>
          <w:szCs w:val="28"/>
          <w:lang w:val="en-US"/>
        </w:rPr>
        <w:t>DebtF</w:t>
      </w:r>
      <w:proofErr w:type="spellEnd"/>
      <w:r w:rsidRPr="001D1A46">
        <w:rPr>
          <w:rFonts w:ascii="Times New Roman" w:hAnsi="Times New Roman" w:cs="Times New Roman"/>
          <w:sz w:val="28"/>
          <w:szCs w:val="28"/>
        </w:rPr>
        <w:t>), промышленный индекс (</w:t>
      </w:r>
      <w:proofErr w:type="spellStart"/>
      <w:r w:rsidRPr="001D1A46">
        <w:rPr>
          <w:rFonts w:ascii="Times New Roman" w:hAnsi="Times New Roman" w:cs="Times New Roman"/>
          <w:sz w:val="28"/>
          <w:szCs w:val="28"/>
          <w:lang w:val="en-US"/>
        </w:rPr>
        <w:t>PromIndex</w:t>
      </w:r>
      <w:proofErr w:type="spellEnd"/>
      <w:r w:rsidRPr="001D1A46">
        <w:rPr>
          <w:rFonts w:ascii="Times New Roman" w:hAnsi="Times New Roman" w:cs="Times New Roman"/>
          <w:sz w:val="28"/>
          <w:szCs w:val="28"/>
        </w:rPr>
        <w:t xml:space="preserve">). </w:t>
      </w:r>
      <w:r w:rsidR="00DD60DA" w:rsidRPr="001D1A46">
        <w:rPr>
          <w:rFonts w:ascii="Times New Roman" w:hAnsi="Times New Roman" w:cs="Times New Roman"/>
          <w:sz w:val="28"/>
          <w:szCs w:val="28"/>
        </w:rPr>
        <w:t>А также наблюдается сильная отрицательная линейная связь между такими факторами, как уровень безработицы (</w:t>
      </w:r>
      <w:r w:rsidR="00DD60DA" w:rsidRPr="001D1A46">
        <w:rPr>
          <w:rFonts w:ascii="Times New Roman" w:hAnsi="Times New Roman" w:cs="Times New Roman"/>
          <w:sz w:val="28"/>
          <w:szCs w:val="28"/>
          <w:lang w:val="en-US"/>
        </w:rPr>
        <w:t>UNRATE</w:t>
      </w:r>
      <w:r w:rsidR="00DD60DA" w:rsidRPr="001D1A46">
        <w:rPr>
          <w:rFonts w:ascii="Times New Roman" w:hAnsi="Times New Roman" w:cs="Times New Roman"/>
          <w:sz w:val="28"/>
          <w:szCs w:val="28"/>
        </w:rPr>
        <w:t>) и Медианный заработок домохозяйств США (</w:t>
      </w:r>
      <w:proofErr w:type="spellStart"/>
      <w:r w:rsidR="00DD60DA" w:rsidRPr="001D1A46">
        <w:rPr>
          <w:rFonts w:ascii="Times New Roman" w:hAnsi="Times New Roman" w:cs="Times New Roman"/>
          <w:sz w:val="28"/>
          <w:szCs w:val="28"/>
          <w:lang w:val="en-US"/>
        </w:rPr>
        <w:t>HouseInc</w:t>
      </w:r>
      <w:proofErr w:type="spellEnd"/>
      <w:r w:rsidR="00DD60DA" w:rsidRPr="001D1A46">
        <w:rPr>
          <w:rFonts w:ascii="Times New Roman" w:hAnsi="Times New Roman" w:cs="Times New Roman"/>
          <w:sz w:val="28"/>
          <w:szCs w:val="28"/>
        </w:rPr>
        <w:t xml:space="preserve">). </w:t>
      </w:r>
      <w:r w:rsidRPr="001D1A46">
        <w:rPr>
          <w:rFonts w:ascii="Times New Roman" w:hAnsi="Times New Roman" w:cs="Times New Roman"/>
          <w:sz w:val="28"/>
          <w:szCs w:val="28"/>
        </w:rPr>
        <w:t xml:space="preserve"> </w:t>
      </w:r>
    </w:p>
    <w:p w14:paraId="44E8C33C" w14:textId="36BA99FB" w:rsidR="00DD60DA" w:rsidRPr="001D1A46" w:rsidRDefault="0087219E" w:rsidP="00FE504D">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Если для древовидных моделей наличие коллинеарных признаков не является помехой, то для линейных моделей подобная ситуация критична и приводит к росту дисперсии оценок коэффициентов модели. </w:t>
      </w:r>
      <w:r w:rsidR="00DD60DA" w:rsidRPr="001D1A46">
        <w:rPr>
          <w:rFonts w:ascii="Times New Roman" w:hAnsi="Times New Roman" w:cs="Times New Roman"/>
          <w:sz w:val="28"/>
          <w:szCs w:val="28"/>
        </w:rPr>
        <w:t xml:space="preserve">Решать проблему </w:t>
      </w:r>
      <w:proofErr w:type="spellStart"/>
      <w:r w:rsidR="00DD60DA" w:rsidRPr="001D1A46">
        <w:rPr>
          <w:rFonts w:ascii="Times New Roman" w:hAnsi="Times New Roman" w:cs="Times New Roman"/>
          <w:sz w:val="28"/>
          <w:szCs w:val="28"/>
        </w:rPr>
        <w:t>мультиколлинеарност</w:t>
      </w:r>
      <w:r w:rsidR="001D1A46" w:rsidRPr="001D1A46">
        <w:rPr>
          <w:rFonts w:ascii="Times New Roman" w:hAnsi="Times New Roman" w:cs="Times New Roman"/>
          <w:sz w:val="28"/>
          <w:szCs w:val="28"/>
        </w:rPr>
        <w:t>и</w:t>
      </w:r>
      <w:proofErr w:type="spellEnd"/>
      <w:r w:rsidR="00DD60DA" w:rsidRPr="001D1A46">
        <w:rPr>
          <w:rFonts w:ascii="Times New Roman" w:hAnsi="Times New Roman" w:cs="Times New Roman"/>
          <w:sz w:val="28"/>
          <w:szCs w:val="28"/>
        </w:rPr>
        <w:t xml:space="preserve"> факторов можно несколькими способами. Самый очевидный заключается в удалении высоко коррелированных факторов. Этот способ отличается простотой, а также он позволяет пользоваться всеми свойствами, которые вытекают из теоремы Гау</w:t>
      </w:r>
      <w:r w:rsidR="001D1A46" w:rsidRPr="001D1A46">
        <w:rPr>
          <w:rFonts w:ascii="Times New Roman" w:hAnsi="Times New Roman" w:cs="Times New Roman"/>
          <w:sz w:val="28"/>
          <w:szCs w:val="28"/>
        </w:rPr>
        <w:t>с</w:t>
      </w:r>
      <w:r w:rsidR="00DD60DA" w:rsidRPr="001D1A46">
        <w:rPr>
          <w:rFonts w:ascii="Times New Roman" w:hAnsi="Times New Roman" w:cs="Times New Roman"/>
          <w:sz w:val="28"/>
          <w:szCs w:val="28"/>
        </w:rPr>
        <w:t xml:space="preserve">са-Маркова, при условии выполнения иных предпосылок теоремы. Другой способ заключается в </w:t>
      </w:r>
      <w:r w:rsidR="00DD60DA" w:rsidRPr="001D1A46">
        <w:rPr>
          <w:rFonts w:ascii="Times New Roman" w:hAnsi="Times New Roman" w:cs="Times New Roman"/>
          <w:sz w:val="28"/>
          <w:szCs w:val="28"/>
        </w:rPr>
        <w:lastRenderedPageBreak/>
        <w:t xml:space="preserve">добавлении в модель </w:t>
      </w:r>
      <w:r w:rsidR="00DD60DA" w:rsidRPr="001D1A46">
        <w:rPr>
          <w:rFonts w:ascii="Times New Roman" w:hAnsi="Times New Roman" w:cs="Times New Roman"/>
          <w:sz w:val="28"/>
          <w:szCs w:val="28"/>
          <w:lang w:val="en-US"/>
        </w:rPr>
        <w:t>L</w:t>
      </w:r>
      <w:r w:rsidR="00DD60DA" w:rsidRPr="001D1A46">
        <w:rPr>
          <w:rFonts w:ascii="Times New Roman" w:hAnsi="Times New Roman" w:cs="Times New Roman"/>
          <w:sz w:val="28"/>
          <w:szCs w:val="28"/>
        </w:rPr>
        <w:t xml:space="preserve">1 </w:t>
      </w:r>
      <w:r w:rsidR="00FE7989" w:rsidRPr="00FE7989">
        <w:rPr>
          <w:rFonts w:ascii="Times New Roman" w:hAnsi="Times New Roman" w:cs="Times New Roman"/>
          <w:sz w:val="28"/>
          <w:szCs w:val="28"/>
        </w:rPr>
        <w:t>/</w:t>
      </w:r>
      <w:r w:rsidR="00DD60DA" w:rsidRPr="001D1A46">
        <w:rPr>
          <w:rFonts w:ascii="Times New Roman" w:hAnsi="Times New Roman" w:cs="Times New Roman"/>
          <w:sz w:val="28"/>
          <w:szCs w:val="28"/>
        </w:rPr>
        <w:t xml:space="preserve"> </w:t>
      </w:r>
      <w:r w:rsidR="00DD60DA" w:rsidRPr="001D1A46">
        <w:rPr>
          <w:rFonts w:ascii="Times New Roman" w:hAnsi="Times New Roman" w:cs="Times New Roman"/>
          <w:sz w:val="28"/>
          <w:szCs w:val="28"/>
          <w:lang w:val="en-US"/>
        </w:rPr>
        <w:t>L</w:t>
      </w:r>
      <w:r w:rsidR="00DD60DA" w:rsidRPr="001D1A46">
        <w:rPr>
          <w:rFonts w:ascii="Times New Roman" w:hAnsi="Times New Roman" w:cs="Times New Roman"/>
          <w:sz w:val="28"/>
          <w:szCs w:val="28"/>
        </w:rPr>
        <w:t xml:space="preserve">2 регуляризации. Использование регуляризации лишает нас возможности пользоваться </w:t>
      </w:r>
      <w:r w:rsidR="001D1A46" w:rsidRPr="001D1A46">
        <w:rPr>
          <w:rFonts w:ascii="Times New Roman" w:hAnsi="Times New Roman" w:cs="Times New Roman"/>
          <w:sz w:val="28"/>
          <w:szCs w:val="28"/>
        </w:rPr>
        <w:t xml:space="preserve">свойствами теоремы Гаусса-Маркова и проверять гипотезы о значимости коэффициентов. Третий способ заключается в использование метода главных компонент. Применение данного способа не приводит к нарушению предпосылок теоремы Гаусса-Маркова, однако приводит к утрате возможности интерпретации коэффициентов перед факторами. </w:t>
      </w:r>
      <w:r w:rsidR="007636FF">
        <w:rPr>
          <w:rFonts w:ascii="Times New Roman" w:hAnsi="Times New Roman" w:cs="Times New Roman"/>
          <w:sz w:val="28"/>
          <w:szCs w:val="28"/>
        </w:rPr>
        <w:t>Ввиду того, что корреляция между факторами более 90%, в данном случае разумнее удалить столь сильно скоррелированные признаки из анализа.</w:t>
      </w:r>
    </w:p>
    <w:p w14:paraId="3983E5D1" w14:textId="489AD563" w:rsidR="001D1A46" w:rsidRPr="001D1A46" w:rsidRDefault="001D1A46" w:rsidP="001D1A46">
      <w:pPr>
        <w:spacing w:after="0" w:line="360" w:lineRule="auto"/>
        <w:ind w:firstLine="720"/>
        <w:jc w:val="both"/>
        <w:rPr>
          <w:rFonts w:ascii="Times New Roman" w:hAnsi="Times New Roman" w:cs="Times New Roman"/>
          <w:sz w:val="28"/>
          <w:szCs w:val="28"/>
        </w:rPr>
      </w:pPr>
      <w:r w:rsidRPr="001D1A46">
        <w:rPr>
          <w:rFonts w:ascii="Times New Roman" w:hAnsi="Times New Roman" w:cs="Times New Roman"/>
          <w:sz w:val="28"/>
          <w:szCs w:val="28"/>
        </w:rPr>
        <w:t>После удаления линейно зависимых факторов получаем следующую корреляционную матрицу.</w:t>
      </w:r>
    </w:p>
    <w:p w14:paraId="145D41C9" w14:textId="5DBD3A04" w:rsidR="00A41E55" w:rsidRDefault="00A41E55" w:rsidP="00A41E55">
      <w:pPr>
        <w:spacing w:after="0" w:line="360" w:lineRule="auto"/>
        <w:jc w:val="center"/>
        <w:rPr>
          <w:ins w:id="1081" w:author="Александр Гордеев" w:date="2020-03-01T18:36:00Z"/>
          <w:sz w:val="23"/>
          <w:szCs w:val="23"/>
          <w:lang w:val="en-US"/>
        </w:rPr>
      </w:pPr>
      <w:r>
        <w:rPr>
          <w:noProof/>
          <w:sz w:val="23"/>
          <w:szCs w:val="23"/>
          <w:lang w:val="en-US"/>
        </w:rPr>
        <w:drawing>
          <wp:inline distT="0" distB="0" distL="0" distR="0" wp14:anchorId="7B80DEE7" wp14:editId="42919AED">
            <wp:extent cx="3671668" cy="3171129"/>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4271" cy="3190651"/>
                    </a:xfrm>
                    <a:prstGeom prst="rect">
                      <a:avLst/>
                    </a:prstGeom>
                    <a:noFill/>
                    <a:ln>
                      <a:noFill/>
                    </a:ln>
                  </pic:spPr>
                </pic:pic>
              </a:graphicData>
            </a:graphic>
          </wp:inline>
        </w:drawing>
      </w:r>
    </w:p>
    <w:p w14:paraId="373C1799" w14:textId="2F80DD2E" w:rsidR="00B4321C" w:rsidRPr="00FE7989" w:rsidRDefault="00FE7989" w:rsidP="00B4764D">
      <w:pPr>
        <w:spacing w:after="0" w:line="360" w:lineRule="auto"/>
        <w:ind w:firstLine="720"/>
        <w:jc w:val="both"/>
        <w:rPr>
          <w:ins w:id="1082" w:author="Александр Гордеев" w:date="2020-03-01T18:34:00Z"/>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Рис. 2 </w:t>
      </w:r>
      <w:r w:rsidR="00B4764D">
        <w:rPr>
          <w:rStyle w:val="tlid-translation"/>
          <w:rFonts w:ascii="Times New Roman" w:hAnsi="Times New Roman" w:cs="Times New Roman"/>
          <w:sz w:val="28"/>
          <w:szCs w:val="28"/>
        </w:rPr>
        <w:t xml:space="preserve">Модифицированная </w:t>
      </w:r>
      <w:r w:rsidR="00B4764D">
        <w:rPr>
          <w:rFonts w:ascii="Times New Roman" w:hAnsi="Times New Roman" w:cs="Times New Roman"/>
          <w:sz w:val="28"/>
          <w:szCs w:val="28"/>
        </w:rPr>
        <w:t>к</w:t>
      </w:r>
      <w:r w:rsidRPr="001D1A46">
        <w:rPr>
          <w:rFonts w:ascii="Times New Roman" w:hAnsi="Times New Roman" w:cs="Times New Roman"/>
          <w:sz w:val="28"/>
          <w:szCs w:val="28"/>
        </w:rPr>
        <w:t xml:space="preserve">орреляционная матрица </w:t>
      </w:r>
      <w:r w:rsidR="00B4764D" w:rsidRPr="001D1A46">
        <w:rPr>
          <w:rFonts w:ascii="Times New Roman" w:hAnsi="Times New Roman" w:cs="Times New Roman"/>
          <w:sz w:val="28"/>
          <w:szCs w:val="28"/>
        </w:rPr>
        <w:t>макро факторов</w:t>
      </w:r>
    </w:p>
    <w:p w14:paraId="4D6DD057" w14:textId="1629E85D" w:rsidR="001D1A46" w:rsidRDefault="00B4764D" w:rsidP="00FE504D">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Из изначального набора макроэкономических факторов остались следующие переменные: индекс потребительских цен</w:t>
      </w:r>
      <w:r w:rsidRPr="00B4764D">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lang w:val="en-US"/>
        </w:rPr>
        <w:t>CPI</w:t>
      </w:r>
      <w:r w:rsidRPr="00B4764D">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уровень сбережений населения </w:t>
      </w:r>
      <w:r w:rsidRPr="00B4764D">
        <w:rPr>
          <w:rStyle w:val="tlid-translation"/>
          <w:rFonts w:ascii="Times New Roman" w:hAnsi="Times New Roman" w:cs="Times New Roman"/>
          <w:sz w:val="28"/>
          <w:szCs w:val="28"/>
        </w:rPr>
        <w:t>(</w:t>
      </w:r>
      <w:r>
        <w:rPr>
          <w:rStyle w:val="tlid-translation"/>
          <w:rFonts w:ascii="Times New Roman" w:hAnsi="Times New Roman" w:cs="Times New Roman"/>
          <w:sz w:val="28"/>
          <w:szCs w:val="28"/>
          <w:lang w:val="en-US"/>
        </w:rPr>
        <w:t>Saves</w:t>
      </w:r>
      <w:r w:rsidRPr="00B4764D">
        <w:rPr>
          <w:rStyle w:val="tlid-translation"/>
          <w:rFonts w:ascii="Times New Roman" w:hAnsi="Times New Roman" w:cs="Times New Roman"/>
          <w:sz w:val="28"/>
          <w:szCs w:val="28"/>
        </w:rPr>
        <w:t>), Разница между доходностью 30-летних и 3-х месячных казначейский облигаций США (</w:t>
      </w:r>
      <w:proofErr w:type="spellStart"/>
      <w:r>
        <w:rPr>
          <w:rStyle w:val="tlid-translation"/>
          <w:rFonts w:ascii="Times New Roman" w:hAnsi="Times New Roman" w:cs="Times New Roman"/>
          <w:sz w:val="28"/>
          <w:szCs w:val="28"/>
          <w:lang w:val="en-US"/>
        </w:rPr>
        <w:t>dif</w:t>
      </w:r>
      <w:proofErr w:type="spellEnd"/>
      <w:r w:rsidRPr="00B4764D">
        <w:rPr>
          <w:rStyle w:val="tlid-translation"/>
          <w:rFonts w:ascii="Times New Roman" w:hAnsi="Times New Roman" w:cs="Times New Roman"/>
          <w:sz w:val="28"/>
          <w:szCs w:val="28"/>
        </w:rPr>
        <w:t>_</w:t>
      </w:r>
      <w:r>
        <w:rPr>
          <w:rStyle w:val="tlid-translation"/>
          <w:rFonts w:ascii="Times New Roman" w:hAnsi="Times New Roman" w:cs="Times New Roman"/>
          <w:sz w:val="28"/>
          <w:szCs w:val="28"/>
          <w:lang w:val="en-US"/>
        </w:rPr>
        <w:t>DSG</w:t>
      </w:r>
      <w:r w:rsidRPr="00B4764D">
        <w:rPr>
          <w:rStyle w:val="tlid-translation"/>
          <w:rFonts w:ascii="Times New Roman" w:hAnsi="Times New Roman" w:cs="Times New Roman"/>
          <w:sz w:val="28"/>
          <w:szCs w:val="28"/>
        </w:rPr>
        <w:t>330)</w:t>
      </w:r>
      <w:r>
        <w:rPr>
          <w:rStyle w:val="tlid-translation"/>
          <w:rFonts w:ascii="Times New Roman" w:hAnsi="Times New Roman" w:cs="Times New Roman"/>
          <w:sz w:val="28"/>
          <w:szCs w:val="28"/>
        </w:rPr>
        <w:t xml:space="preserve"> и уровень безработицы</w:t>
      </w:r>
      <w:r w:rsidRPr="00B4764D">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lang w:val="en-US"/>
        </w:rPr>
        <w:t>UNRATE</w:t>
      </w:r>
      <w:r w:rsidRPr="00B4764D">
        <w:rPr>
          <w:rStyle w:val="tlid-translation"/>
          <w:rFonts w:ascii="Times New Roman" w:hAnsi="Times New Roman" w:cs="Times New Roman"/>
          <w:sz w:val="28"/>
          <w:szCs w:val="28"/>
        </w:rPr>
        <w:t>)</w:t>
      </w:r>
      <w:r>
        <w:rPr>
          <w:rStyle w:val="tlid-translation"/>
          <w:rFonts w:ascii="Times New Roman" w:hAnsi="Times New Roman" w:cs="Times New Roman"/>
          <w:sz w:val="28"/>
          <w:szCs w:val="28"/>
        </w:rPr>
        <w:t xml:space="preserve">. Корреляционная матрица демонстрирует линейную зависимость умеренной силы между такими факторами, как уровень сбережений населения </w:t>
      </w:r>
      <w:r>
        <w:rPr>
          <w:rStyle w:val="tlid-translation"/>
          <w:rFonts w:ascii="Times New Roman" w:hAnsi="Times New Roman" w:cs="Times New Roman"/>
          <w:sz w:val="28"/>
          <w:szCs w:val="28"/>
        </w:rPr>
        <w:lastRenderedPageBreak/>
        <w:t xml:space="preserve">и индекс потребительских цен, а также </w:t>
      </w:r>
      <w:proofErr w:type="spellStart"/>
      <w:r>
        <w:rPr>
          <w:rStyle w:val="tlid-translation"/>
          <w:rFonts w:ascii="Times New Roman" w:hAnsi="Times New Roman" w:cs="Times New Roman"/>
          <w:sz w:val="28"/>
          <w:szCs w:val="28"/>
          <w:lang w:val="en-US"/>
        </w:rPr>
        <w:t>dif</w:t>
      </w:r>
      <w:proofErr w:type="spellEnd"/>
      <w:r w:rsidRPr="00B4764D">
        <w:rPr>
          <w:rStyle w:val="tlid-translation"/>
          <w:rFonts w:ascii="Times New Roman" w:hAnsi="Times New Roman" w:cs="Times New Roman"/>
          <w:sz w:val="28"/>
          <w:szCs w:val="28"/>
        </w:rPr>
        <w:t>_</w:t>
      </w:r>
      <w:r>
        <w:rPr>
          <w:rStyle w:val="tlid-translation"/>
          <w:rFonts w:ascii="Times New Roman" w:hAnsi="Times New Roman" w:cs="Times New Roman"/>
          <w:sz w:val="28"/>
          <w:szCs w:val="28"/>
          <w:lang w:val="en-US"/>
        </w:rPr>
        <w:t>DSG</w:t>
      </w:r>
      <w:r w:rsidRPr="00B4764D">
        <w:rPr>
          <w:rStyle w:val="tlid-translation"/>
          <w:rFonts w:ascii="Times New Roman" w:hAnsi="Times New Roman" w:cs="Times New Roman"/>
          <w:sz w:val="28"/>
          <w:szCs w:val="28"/>
        </w:rPr>
        <w:t>330</w:t>
      </w:r>
      <w:r>
        <w:rPr>
          <w:rStyle w:val="tlid-translation"/>
          <w:rFonts w:ascii="Times New Roman" w:hAnsi="Times New Roman" w:cs="Times New Roman"/>
          <w:sz w:val="28"/>
          <w:szCs w:val="28"/>
        </w:rPr>
        <w:t xml:space="preserve"> и уровень безработицы, но так как </w:t>
      </w:r>
      <w:r w:rsidR="00B948DA">
        <w:rPr>
          <w:rStyle w:val="tlid-translation"/>
          <w:rFonts w:ascii="Times New Roman" w:hAnsi="Times New Roman" w:cs="Times New Roman"/>
          <w:sz w:val="28"/>
          <w:szCs w:val="28"/>
        </w:rPr>
        <w:t>коэффициенты корреляции</w:t>
      </w:r>
      <w:r>
        <w:rPr>
          <w:rStyle w:val="tlid-translation"/>
          <w:rFonts w:ascii="Times New Roman" w:hAnsi="Times New Roman" w:cs="Times New Roman"/>
          <w:sz w:val="28"/>
          <w:szCs w:val="28"/>
        </w:rPr>
        <w:t xml:space="preserve"> равны менее 0.7, то было принято решение оставить данные факторы для дальнейшего включения в регрессионную модель</w:t>
      </w:r>
      <w:r w:rsidR="007636FF">
        <w:rPr>
          <w:rStyle w:val="tlid-translation"/>
          <w:rFonts w:ascii="Times New Roman" w:hAnsi="Times New Roman" w:cs="Times New Roman"/>
          <w:sz w:val="28"/>
          <w:szCs w:val="28"/>
        </w:rPr>
        <w:t xml:space="preserve"> с использованием регуляризации</w:t>
      </w:r>
      <w:r>
        <w:rPr>
          <w:rStyle w:val="tlid-translation"/>
          <w:rFonts w:ascii="Times New Roman" w:hAnsi="Times New Roman" w:cs="Times New Roman"/>
          <w:sz w:val="28"/>
          <w:szCs w:val="28"/>
        </w:rPr>
        <w:t xml:space="preserve">. </w:t>
      </w:r>
    </w:p>
    <w:p w14:paraId="67BAF006" w14:textId="1B22BBB1" w:rsidR="00B948DA" w:rsidRPr="006F7400" w:rsidRDefault="00092C25" w:rsidP="00FE504D">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Аналогично объясняемой переменной, п</w:t>
      </w:r>
      <w:r w:rsidR="00B948DA">
        <w:rPr>
          <w:rStyle w:val="tlid-translation"/>
          <w:rFonts w:ascii="Times New Roman" w:hAnsi="Times New Roman" w:cs="Times New Roman"/>
          <w:sz w:val="28"/>
          <w:szCs w:val="28"/>
        </w:rPr>
        <w:t xml:space="preserve">роверим выбранные </w:t>
      </w:r>
      <w:r>
        <w:rPr>
          <w:rStyle w:val="tlid-translation"/>
          <w:rFonts w:ascii="Times New Roman" w:hAnsi="Times New Roman" w:cs="Times New Roman"/>
          <w:sz w:val="28"/>
          <w:szCs w:val="28"/>
        </w:rPr>
        <w:t xml:space="preserve">макроэкономические </w:t>
      </w:r>
      <w:r w:rsidR="00B948DA">
        <w:rPr>
          <w:rStyle w:val="tlid-translation"/>
          <w:rFonts w:ascii="Times New Roman" w:hAnsi="Times New Roman" w:cs="Times New Roman"/>
          <w:sz w:val="28"/>
          <w:szCs w:val="28"/>
        </w:rPr>
        <w:t>факторы на выбросы, так как они могут привести к снижению качества модели линейной регрессии</w:t>
      </w:r>
      <w:r w:rsidR="00F2184E">
        <w:rPr>
          <w:rStyle w:val="tlid-translation"/>
          <w:rFonts w:ascii="Times New Roman" w:hAnsi="Times New Roman" w:cs="Times New Roman"/>
          <w:sz w:val="28"/>
          <w:szCs w:val="28"/>
        </w:rPr>
        <w:t xml:space="preserve"> (рисунок 1)</w:t>
      </w:r>
      <w:r w:rsidR="00B948DA">
        <w:rPr>
          <w:rStyle w:val="tlid-translation"/>
          <w:rFonts w:ascii="Times New Roman" w:hAnsi="Times New Roman" w:cs="Times New Roman"/>
          <w:sz w:val="28"/>
          <w:szCs w:val="28"/>
        </w:rPr>
        <w:t xml:space="preserve">. </w:t>
      </w:r>
    </w:p>
    <w:p w14:paraId="355ABD7E" w14:textId="7B4B83C6" w:rsidR="00B861E5" w:rsidRDefault="00B861E5" w:rsidP="00B861E5">
      <w:pPr>
        <w:spacing w:after="0" w:line="360" w:lineRule="auto"/>
        <w:jc w:val="both"/>
        <w:rPr>
          <w:rStyle w:val="tlid-translation"/>
          <w:rFonts w:ascii="Times New Roman" w:hAnsi="Times New Roman" w:cs="Times New Roman"/>
          <w:sz w:val="28"/>
          <w:szCs w:val="28"/>
          <w:lang w:val="en-US"/>
        </w:rPr>
      </w:pPr>
      <w:r w:rsidRPr="00B861E5">
        <w:rPr>
          <w:noProof/>
          <w:sz w:val="28"/>
          <w:szCs w:val="28"/>
          <w:lang w:val="en-US"/>
        </w:rPr>
        <w:drawing>
          <wp:inline distT="0" distB="0" distL="0" distR="0" wp14:anchorId="4118F211" wp14:editId="5287D0BA">
            <wp:extent cx="6166164" cy="2919046"/>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0624" cy="2930625"/>
                    </a:xfrm>
                    <a:prstGeom prst="rect">
                      <a:avLst/>
                    </a:prstGeom>
                    <a:noFill/>
                    <a:ln>
                      <a:noFill/>
                    </a:ln>
                  </pic:spPr>
                </pic:pic>
              </a:graphicData>
            </a:graphic>
          </wp:inline>
        </w:drawing>
      </w:r>
    </w:p>
    <w:p w14:paraId="2F7132A9" w14:textId="702ACEE8" w:rsidR="00650F68" w:rsidRDefault="000060CC" w:rsidP="000060CC">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Из рисунка видно, что анализируемые показатели содержат выбросы. После удаления выбросов показатели макро контура готовы к использованию в модели.</w:t>
      </w:r>
    </w:p>
    <w:p w14:paraId="35509A2F" w14:textId="77777777" w:rsidR="00650F68" w:rsidRDefault="00650F68">
      <w:pPr>
        <w:spacing w:line="259" w:lineRule="auto"/>
        <w:rPr>
          <w:rStyle w:val="tlid-translation"/>
          <w:rFonts w:ascii="Times New Roman" w:hAnsi="Times New Roman" w:cs="Times New Roman"/>
          <w:sz w:val="28"/>
          <w:szCs w:val="28"/>
        </w:rPr>
      </w:pPr>
      <w:r>
        <w:rPr>
          <w:rStyle w:val="tlid-translation"/>
          <w:rFonts w:ascii="Times New Roman" w:hAnsi="Times New Roman" w:cs="Times New Roman"/>
          <w:sz w:val="28"/>
          <w:szCs w:val="28"/>
        </w:rPr>
        <w:br w:type="page"/>
      </w:r>
    </w:p>
    <w:p w14:paraId="39AE52C4" w14:textId="27B82EE2" w:rsidR="00F2184E" w:rsidRPr="00B4764D" w:rsidRDefault="00F2184E" w:rsidP="00650F68">
      <w:pPr>
        <w:pStyle w:val="2"/>
        <w:spacing w:line="360" w:lineRule="auto"/>
        <w:ind w:firstLine="720"/>
        <w:rPr>
          <w:rStyle w:val="tlid-translation"/>
          <w:rFonts w:ascii="Times New Roman" w:hAnsi="Times New Roman" w:cs="Times New Roman"/>
          <w:sz w:val="28"/>
          <w:szCs w:val="28"/>
        </w:rPr>
      </w:pPr>
      <w:bookmarkStart w:id="1083" w:name="_Toc37313192"/>
      <w:r>
        <w:rPr>
          <w:rStyle w:val="tlid-translation"/>
          <w:rFonts w:ascii="Times New Roman" w:hAnsi="Times New Roman" w:cs="Times New Roman"/>
          <w:sz w:val="28"/>
          <w:szCs w:val="28"/>
        </w:rPr>
        <w:lastRenderedPageBreak/>
        <w:t>2.</w:t>
      </w:r>
      <w:r w:rsidR="004636C5">
        <w:rPr>
          <w:rStyle w:val="tlid-translation"/>
          <w:rFonts w:ascii="Times New Roman" w:hAnsi="Times New Roman" w:cs="Times New Roman"/>
          <w:sz w:val="28"/>
          <w:szCs w:val="28"/>
        </w:rPr>
        <w:t>5</w:t>
      </w:r>
      <w:r>
        <w:rPr>
          <w:rStyle w:val="tlid-translation"/>
          <w:rFonts w:ascii="Times New Roman" w:hAnsi="Times New Roman" w:cs="Times New Roman"/>
          <w:sz w:val="28"/>
          <w:szCs w:val="28"/>
        </w:rPr>
        <w:t xml:space="preserve"> </w:t>
      </w:r>
      <w:bookmarkEnd w:id="1083"/>
    </w:p>
    <w:p w14:paraId="4385604B" w14:textId="44525222" w:rsidR="0023143E" w:rsidRPr="0023143E" w:rsidRDefault="00F7150F" w:rsidP="0023143E">
      <w:pPr>
        <w:spacing w:after="0" w:line="360" w:lineRule="auto"/>
        <w:ind w:firstLine="720"/>
        <w:jc w:val="both"/>
        <w:rPr>
          <w:rStyle w:val="tlid-translation"/>
          <w:rFonts w:ascii="Times New Roman" w:hAnsi="Times New Roman" w:cs="Times New Roman"/>
          <w:sz w:val="28"/>
          <w:szCs w:val="28"/>
        </w:rPr>
      </w:pPr>
      <w:r w:rsidRPr="00F7150F">
        <w:rPr>
          <w:rStyle w:val="tlid-translation"/>
          <w:rFonts w:ascii="Times New Roman" w:hAnsi="Times New Roman" w:cs="Times New Roman"/>
          <w:sz w:val="28"/>
          <w:szCs w:val="28"/>
        </w:rPr>
        <w:t>В техническом анализе технический индикатор - это величина, рассчитанная на основе исторических значений цен активов и объемов торгов по ним, которая предназначена для прогнозирования направления движения финансового рынка</w:t>
      </w:r>
      <w:r>
        <w:rPr>
          <w:rFonts w:ascii="Arial" w:hAnsi="Arial" w:cs="Arial"/>
          <w:color w:val="333333"/>
          <w:sz w:val="20"/>
          <w:szCs w:val="20"/>
          <w:shd w:val="clear" w:color="auto" w:fill="FFFFFF"/>
        </w:rPr>
        <w:t>.</w:t>
      </w:r>
      <w:r>
        <w:rPr>
          <w:rStyle w:val="a9"/>
          <w:rFonts w:ascii="Arial" w:hAnsi="Arial" w:cs="Arial"/>
          <w:color w:val="333333"/>
          <w:sz w:val="20"/>
          <w:szCs w:val="20"/>
          <w:shd w:val="clear" w:color="auto" w:fill="FFFFFF"/>
        </w:rPr>
        <w:footnoteReference w:id="34"/>
      </w:r>
      <w:r>
        <w:rPr>
          <w:rFonts w:ascii="Arial" w:hAnsi="Arial" w:cs="Arial"/>
          <w:color w:val="333333"/>
          <w:sz w:val="20"/>
          <w:szCs w:val="20"/>
          <w:shd w:val="clear" w:color="auto" w:fill="FFFFFF"/>
        </w:rPr>
        <w:t xml:space="preserve"> </w:t>
      </w:r>
      <w:r w:rsidR="0023143E">
        <w:rPr>
          <w:rStyle w:val="tlid-translation"/>
          <w:rFonts w:ascii="Times New Roman" w:hAnsi="Times New Roman" w:cs="Times New Roman"/>
          <w:sz w:val="28"/>
          <w:szCs w:val="28"/>
        </w:rPr>
        <w:t>Основная часть а</w:t>
      </w:r>
      <w:r w:rsidR="0023143E" w:rsidRPr="0023143E">
        <w:rPr>
          <w:rStyle w:val="tlid-translation"/>
          <w:rFonts w:ascii="Times New Roman" w:hAnsi="Times New Roman" w:cs="Times New Roman"/>
          <w:sz w:val="28"/>
          <w:szCs w:val="28"/>
        </w:rPr>
        <w:t>кадемически</w:t>
      </w:r>
      <w:r w:rsidR="003164EB">
        <w:rPr>
          <w:rStyle w:val="tlid-translation"/>
          <w:rFonts w:ascii="Times New Roman" w:hAnsi="Times New Roman" w:cs="Times New Roman"/>
          <w:sz w:val="28"/>
          <w:szCs w:val="28"/>
        </w:rPr>
        <w:t>й</w:t>
      </w:r>
      <w:r w:rsidR="0023143E" w:rsidRPr="0023143E">
        <w:rPr>
          <w:rStyle w:val="tlid-translation"/>
          <w:rFonts w:ascii="Times New Roman" w:hAnsi="Times New Roman" w:cs="Times New Roman"/>
          <w:sz w:val="28"/>
          <w:szCs w:val="28"/>
        </w:rPr>
        <w:t xml:space="preserve"> исследовани</w:t>
      </w:r>
      <w:r w:rsidR="0023143E">
        <w:rPr>
          <w:rStyle w:val="tlid-translation"/>
          <w:rFonts w:ascii="Times New Roman" w:hAnsi="Times New Roman" w:cs="Times New Roman"/>
          <w:sz w:val="28"/>
          <w:szCs w:val="28"/>
        </w:rPr>
        <w:t>й</w:t>
      </w:r>
      <w:r w:rsidR="0023143E" w:rsidRPr="0023143E">
        <w:rPr>
          <w:rStyle w:val="tlid-translation"/>
          <w:rFonts w:ascii="Times New Roman" w:hAnsi="Times New Roman" w:cs="Times New Roman"/>
          <w:sz w:val="28"/>
          <w:szCs w:val="28"/>
        </w:rPr>
        <w:t xml:space="preserve"> в значительной степени опира</w:t>
      </w:r>
      <w:r w:rsidR="0023143E">
        <w:rPr>
          <w:rStyle w:val="tlid-translation"/>
          <w:rFonts w:ascii="Times New Roman" w:hAnsi="Times New Roman" w:cs="Times New Roman"/>
          <w:sz w:val="28"/>
          <w:szCs w:val="28"/>
        </w:rPr>
        <w:t>е</w:t>
      </w:r>
      <w:r w:rsidR="0023143E" w:rsidRPr="0023143E">
        <w:rPr>
          <w:rStyle w:val="tlid-translation"/>
          <w:rFonts w:ascii="Times New Roman" w:hAnsi="Times New Roman" w:cs="Times New Roman"/>
          <w:sz w:val="28"/>
          <w:szCs w:val="28"/>
        </w:rPr>
        <w:t xml:space="preserve">тся на </w:t>
      </w:r>
      <w:r w:rsidR="0023143E">
        <w:rPr>
          <w:rStyle w:val="tlid-translation"/>
          <w:rFonts w:ascii="Times New Roman" w:hAnsi="Times New Roman" w:cs="Times New Roman"/>
          <w:sz w:val="28"/>
          <w:szCs w:val="28"/>
        </w:rPr>
        <w:t>фундаментальные</w:t>
      </w:r>
      <w:r w:rsidR="0023143E" w:rsidRPr="0023143E">
        <w:rPr>
          <w:rStyle w:val="tlid-translation"/>
          <w:rFonts w:ascii="Times New Roman" w:hAnsi="Times New Roman" w:cs="Times New Roman"/>
          <w:sz w:val="28"/>
          <w:szCs w:val="28"/>
        </w:rPr>
        <w:t xml:space="preserve"> переменные для прогнозирования </w:t>
      </w:r>
      <w:r w:rsidR="0023143E">
        <w:rPr>
          <w:rStyle w:val="tlid-translation"/>
          <w:rFonts w:ascii="Times New Roman" w:hAnsi="Times New Roman" w:cs="Times New Roman"/>
          <w:sz w:val="28"/>
          <w:szCs w:val="28"/>
        </w:rPr>
        <w:t>доходности акций компаний фондового рынка США</w:t>
      </w:r>
      <w:r w:rsidR="0023143E" w:rsidRPr="0023143E">
        <w:rPr>
          <w:rStyle w:val="tlid-translation"/>
          <w:rFonts w:ascii="Times New Roman" w:hAnsi="Times New Roman" w:cs="Times New Roman"/>
          <w:sz w:val="28"/>
          <w:szCs w:val="28"/>
        </w:rPr>
        <w:t>, при этом относительно мало внимания уделяется техническим индикаторам, широко используемым практиками.</w:t>
      </w:r>
    </w:p>
    <w:p w14:paraId="57D7C3BB" w14:textId="3FE0A2CE" w:rsidR="0023143E" w:rsidRPr="0023143E" w:rsidRDefault="00C64109" w:rsidP="0023143E">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В работах </w:t>
      </w:r>
      <w:proofErr w:type="spellStart"/>
      <w:r w:rsidR="003164EB" w:rsidRPr="003164EB">
        <w:rPr>
          <w:rStyle w:val="tlid-translation"/>
          <w:rFonts w:ascii="Times New Roman" w:hAnsi="Times New Roman" w:cs="Times New Roman"/>
          <w:sz w:val="28"/>
          <w:szCs w:val="28"/>
        </w:rPr>
        <w:t>Lin</w:t>
      </w:r>
      <w:proofErr w:type="spellEnd"/>
      <w:r w:rsidR="003164EB" w:rsidRPr="003164EB">
        <w:rPr>
          <w:rStyle w:val="tlid-translation"/>
          <w:rFonts w:ascii="Times New Roman" w:hAnsi="Times New Roman" w:cs="Times New Roman"/>
          <w:sz w:val="28"/>
          <w:szCs w:val="28"/>
        </w:rPr>
        <w:t>, 2018</w:t>
      </w:r>
      <w:r w:rsidR="003164EB">
        <w:rPr>
          <w:rStyle w:val="tlid-translation"/>
          <w:rFonts w:ascii="Times New Roman" w:hAnsi="Times New Roman" w:cs="Times New Roman"/>
          <w:sz w:val="28"/>
          <w:szCs w:val="28"/>
        </w:rPr>
        <w:t>,</w:t>
      </w:r>
      <w:r w:rsidR="003164EB" w:rsidRPr="003164EB">
        <w:rPr>
          <w:rStyle w:val="tlid-translation"/>
          <w:rFonts w:ascii="Times New Roman" w:hAnsi="Times New Roman" w:cs="Times New Roman"/>
          <w:sz w:val="28"/>
          <w:szCs w:val="28"/>
        </w:rPr>
        <w:t xml:space="preserve"> </w:t>
      </w:r>
      <w:proofErr w:type="spellStart"/>
      <w:r w:rsidR="003164EB" w:rsidRPr="003164EB">
        <w:rPr>
          <w:rStyle w:val="tlid-translation"/>
          <w:rFonts w:ascii="Times New Roman" w:hAnsi="Times New Roman" w:cs="Times New Roman"/>
          <w:sz w:val="28"/>
          <w:szCs w:val="28"/>
        </w:rPr>
        <w:t>Nelly</w:t>
      </w:r>
      <w:proofErr w:type="spellEnd"/>
      <w:r w:rsidR="003164EB" w:rsidRPr="003164EB">
        <w:rPr>
          <w:rStyle w:val="tlid-translation"/>
          <w:rFonts w:ascii="Times New Roman" w:hAnsi="Times New Roman" w:cs="Times New Roman"/>
          <w:sz w:val="28"/>
          <w:szCs w:val="28"/>
        </w:rPr>
        <w:t xml:space="preserve"> </w:t>
      </w:r>
      <w:proofErr w:type="spellStart"/>
      <w:r w:rsidR="003164EB" w:rsidRPr="003164EB">
        <w:rPr>
          <w:rStyle w:val="tlid-translation"/>
          <w:rFonts w:ascii="Times New Roman" w:hAnsi="Times New Roman" w:cs="Times New Roman"/>
          <w:sz w:val="28"/>
          <w:szCs w:val="28"/>
        </w:rPr>
        <w:t>et</w:t>
      </w:r>
      <w:proofErr w:type="spellEnd"/>
      <w:r w:rsidR="003164EB" w:rsidRPr="003164EB">
        <w:rPr>
          <w:rStyle w:val="tlid-translation"/>
          <w:rFonts w:ascii="Times New Roman" w:hAnsi="Times New Roman" w:cs="Times New Roman"/>
          <w:sz w:val="28"/>
          <w:szCs w:val="28"/>
        </w:rPr>
        <w:t xml:space="preserve"> </w:t>
      </w:r>
      <w:proofErr w:type="spellStart"/>
      <w:r w:rsidR="003164EB" w:rsidRPr="003164EB">
        <w:rPr>
          <w:rStyle w:val="tlid-translation"/>
          <w:rFonts w:ascii="Times New Roman" w:hAnsi="Times New Roman" w:cs="Times New Roman"/>
          <w:sz w:val="28"/>
          <w:szCs w:val="28"/>
        </w:rPr>
        <w:t>all</w:t>
      </w:r>
      <w:proofErr w:type="spellEnd"/>
      <w:r w:rsidR="003164EB" w:rsidRPr="003164EB">
        <w:rPr>
          <w:rStyle w:val="tlid-translation"/>
          <w:rFonts w:ascii="Times New Roman" w:hAnsi="Times New Roman" w:cs="Times New Roman"/>
          <w:sz w:val="28"/>
          <w:szCs w:val="28"/>
        </w:rPr>
        <w:t>., 2014</w:t>
      </w:r>
      <w:r w:rsidR="003164EB">
        <w:rPr>
          <w:rStyle w:val="tlid-translation"/>
          <w:rFonts w:ascii="Times New Roman" w:hAnsi="Times New Roman" w:cs="Times New Roman"/>
          <w:sz w:val="28"/>
          <w:szCs w:val="28"/>
        </w:rPr>
        <w:t xml:space="preserve"> в ходе исследования предиктивной силы технических индикаторов </w:t>
      </w:r>
      <w:r w:rsidR="0023143E">
        <w:rPr>
          <w:rStyle w:val="tlid-translation"/>
          <w:rFonts w:ascii="Times New Roman" w:hAnsi="Times New Roman" w:cs="Times New Roman"/>
          <w:sz w:val="28"/>
          <w:szCs w:val="28"/>
        </w:rPr>
        <w:t xml:space="preserve">были получены </w:t>
      </w:r>
      <w:r w:rsidR="0023143E" w:rsidRPr="0023143E">
        <w:rPr>
          <w:rStyle w:val="tlid-translation"/>
          <w:rFonts w:ascii="Times New Roman" w:hAnsi="Times New Roman" w:cs="Times New Roman"/>
          <w:sz w:val="28"/>
          <w:szCs w:val="28"/>
        </w:rPr>
        <w:t xml:space="preserve">статистически значимые </w:t>
      </w:r>
      <w:r w:rsidR="0023143E">
        <w:rPr>
          <w:rStyle w:val="tlid-translation"/>
          <w:rFonts w:ascii="Times New Roman" w:hAnsi="Times New Roman" w:cs="Times New Roman"/>
          <w:sz w:val="28"/>
          <w:szCs w:val="28"/>
        </w:rPr>
        <w:t>результаты</w:t>
      </w:r>
      <w:r w:rsidR="00F5765B">
        <w:rPr>
          <w:rStyle w:val="tlid-translation"/>
          <w:rFonts w:ascii="Times New Roman" w:hAnsi="Times New Roman" w:cs="Times New Roman"/>
          <w:sz w:val="28"/>
          <w:szCs w:val="28"/>
        </w:rPr>
        <w:t xml:space="preserve">, согласно которым </w:t>
      </w:r>
      <w:r w:rsidR="003164EB">
        <w:rPr>
          <w:rStyle w:val="tlid-translation"/>
          <w:rFonts w:ascii="Times New Roman" w:hAnsi="Times New Roman" w:cs="Times New Roman"/>
          <w:sz w:val="28"/>
          <w:szCs w:val="28"/>
        </w:rPr>
        <w:t xml:space="preserve">индикаторы, основанные на правиле импульса и скользящих средних, </w:t>
      </w:r>
      <w:r w:rsidR="00F5765B">
        <w:rPr>
          <w:rStyle w:val="tlid-translation"/>
          <w:rFonts w:ascii="Times New Roman" w:hAnsi="Times New Roman" w:cs="Times New Roman"/>
          <w:sz w:val="28"/>
          <w:szCs w:val="28"/>
        </w:rPr>
        <w:t xml:space="preserve">превышают по своей предсказательной </w:t>
      </w:r>
      <w:r w:rsidR="003164EB">
        <w:rPr>
          <w:rStyle w:val="tlid-translation"/>
          <w:rFonts w:ascii="Times New Roman" w:hAnsi="Times New Roman" w:cs="Times New Roman"/>
          <w:sz w:val="28"/>
          <w:szCs w:val="28"/>
        </w:rPr>
        <w:t>способности большинство традиционно используемых для анализа</w:t>
      </w:r>
      <w:r w:rsidR="00F5765B">
        <w:rPr>
          <w:rStyle w:val="tlid-translation"/>
          <w:rFonts w:ascii="Times New Roman" w:hAnsi="Times New Roman" w:cs="Times New Roman"/>
          <w:sz w:val="28"/>
          <w:szCs w:val="28"/>
        </w:rPr>
        <w:t xml:space="preserve"> фундаментальных показателей.</w:t>
      </w:r>
    </w:p>
    <w:p w14:paraId="5185C9C1" w14:textId="4E9B53CF" w:rsidR="0026461E" w:rsidRDefault="00F5765B" w:rsidP="00FE504D">
      <w:pPr>
        <w:spacing w:after="0" w:line="360" w:lineRule="auto"/>
        <w:ind w:firstLine="720"/>
        <w:jc w:val="both"/>
        <w:rPr>
          <w:rStyle w:val="tlid-translation"/>
          <w:rFonts w:ascii="Times New Roman" w:hAnsi="Times New Roman" w:cs="Times New Roman"/>
          <w:sz w:val="28"/>
          <w:szCs w:val="28"/>
        </w:rPr>
      </w:pPr>
      <w:r w:rsidRPr="00650F68">
        <w:rPr>
          <w:rStyle w:val="tlid-translation"/>
          <w:rFonts w:ascii="Times New Roman" w:hAnsi="Times New Roman" w:cs="Times New Roman"/>
          <w:sz w:val="28"/>
          <w:szCs w:val="28"/>
        </w:rPr>
        <w:t>В данной работе используется</w:t>
      </w:r>
      <w:r w:rsidR="0026461E" w:rsidRPr="00650F68">
        <w:rPr>
          <w:rStyle w:val="tlid-translation"/>
          <w:rFonts w:ascii="Times New Roman" w:hAnsi="Times New Roman" w:cs="Times New Roman"/>
          <w:sz w:val="28"/>
          <w:szCs w:val="28"/>
        </w:rPr>
        <w:t xml:space="preserve"> 14 технических индикаторов</w:t>
      </w:r>
      <w:r w:rsidR="003164EB">
        <w:rPr>
          <w:rStyle w:val="tlid-translation"/>
          <w:rFonts w:ascii="Times New Roman" w:hAnsi="Times New Roman" w:cs="Times New Roman"/>
          <w:sz w:val="28"/>
          <w:szCs w:val="28"/>
        </w:rPr>
        <w:t>, которые</w:t>
      </w:r>
      <w:r w:rsidR="0026461E" w:rsidRPr="00650F68">
        <w:rPr>
          <w:rStyle w:val="tlid-translation"/>
          <w:rFonts w:ascii="Times New Roman" w:hAnsi="Times New Roman" w:cs="Times New Roman"/>
          <w:sz w:val="28"/>
          <w:szCs w:val="28"/>
        </w:rPr>
        <w:t xml:space="preserve"> основаны на трех популярных торговых стратегиях, преследующих тренд. Первая стратегия основана на правиле импульса (MOM), которое генерирует сигнал покупки или продажи в конце месяца t, сравнивая текущую цену акций с ее уровнем m месяцев назад:</w:t>
      </w:r>
    </w:p>
    <w:p w14:paraId="37EB08BD" w14:textId="7CCEC57B" w:rsidR="003164EB" w:rsidRPr="007B5476" w:rsidRDefault="00692DE5" w:rsidP="00FE504D">
      <w:pPr>
        <w:spacing w:after="0" w:line="360" w:lineRule="auto"/>
        <w:ind w:firstLine="720"/>
        <w:jc w:val="both"/>
        <w:rPr>
          <w:rStyle w:val="tlid-translation"/>
          <w:rFonts w:ascii="Times New Roman" w:hAnsi="Times New Roman" w:cs="Times New Roman"/>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lang w:val="en-US"/>
                </w:rPr>
                <m:t>MOM</m:t>
              </m:r>
            </m:e>
            <m:sub>
              <m:r>
                <w:rPr>
                  <w:rStyle w:val="tlid-translation"/>
                  <w:rFonts w:ascii="Cambria Math" w:hAnsi="Cambria Math" w:cs="Times New Roman"/>
                  <w:sz w:val="28"/>
                  <w:szCs w:val="28"/>
                </w:rPr>
                <m:t>i,t</m:t>
              </m:r>
            </m:sub>
          </m:sSub>
          <m:r>
            <w:rPr>
              <w:rStyle w:val="tlid-translation"/>
              <w:rFonts w:ascii="Cambria Math" w:hAnsi="Cambria Math" w:cs="Times New Roman"/>
              <w:sz w:val="28"/>
              <w:szCs w:val="28"/>
            </w:rPr>
            <m:t>=</m:t>
          </m:r>
          <m:d>
            <m:dPr>
              <m:begChr m:val="{"/>
              <m:endChr m:val=""/>
              <m:ctrlPr>
                <w:rPr>
                  <w:rStyle w:val="tlid-translation"/>
                  <w:rFonts w:ascii="Cambria Math" w:hAnsi="Cambria Math" w:cs="Times New Roman"/>
                  <w:i/>
                  <w:sz w:val="28"/>
                  <w:szCs w:val="28"/>
                </w:rPr>
              </m:ctrlPr>
            </m:dPr>
            <m:e>
              <m:eqArr>
                <m:eqArrPr>
                  <m:ctrlPr>
                    <w:rPr>
                      <w:rStyle w:val="tlid-translation"/>
                      <w:rFonts w:ascii="Cambria Math" w:hAnsi="Cambria Math" w:cs="Times New Roman"/>
                      <w:i/>
                      <w:sz w:val="28"/>
                      <w:szCs w:val="28"/>
                    </w:rPr>
                  </m:ctrlPr>
                </m:eqArrPr>
                <m:e>
                  <m:r>
                    <w:rPr>
                      <w:rStyle w:val="tlid-translation"/>
                      <w:rFonts w:ascii="Cambria Math" w:hAnsi="Cambria Math" w:cs="Times New Roman"/>
                      <w:sz w:val="28"/>
                      <w:szCs w:val="28"/>
                    </w:rPr>
                    <m:t xml:space="preserve">1, if </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i,t</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i,t-m</m:t>
                      </m:r>
                    </m:sub>
                  </m:sSub>
                </m:e>
                <m:e>
                  <m:r>
                    <w:rPr>
                      <w:rStyle w:val="tlid-translation"/>
                      <w:rFonts w:ascii="Cambria Math" w:hAnsi="Cambria Math" w:cs="Times New Roman"/>
                      <w:sz w:val="28"/>
                      <w:szCs w:val="28"/>
                    </w:rPr>
                    <m:t>0, if</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i,t</m:t>
                      </m:r>
                    </m:sub>
                  </m:sSub>
                  <m:r>
                    <w:rPr>
                      <w:rStyle w:val="tlid-translation"/>
                      <w:rFonts w:ascii="Cambria Math" w:hAnsi="Cambria Math" w:cs="Times New Roman"/>
                      <w:sz w:val="28"/>
                      <w:szCs w:val="28"/>
                    </w:rPr>
                    <m:t>&lt;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i,t-m</m:t>
                      </m:r>
                    </m:sub>
                  </m:sSub>
                </m:e>
              </m:eqArr>
            </m:e>
          </m:d>
        </m:oMath>
      </m:oMathPara>
    </w:p>
    <w:p w14:paraId="237B00A3" w14:textId="7C12D103" w:rsidR="007B5476" w:rsidRPr="007B5476" w:rsidRDefault="007B5476" w:rsidP="00FE504D">
      <w:pPr>
        <w:spacing w:after="0" w:line="360" w:lineRule="auto"/>
        <w:ind w:firstLine="720"/>
        <w:jc w:val="both"/>
        <w:rPr>
          <w:rStyle w:val="tlid-translation"/>
          <w:rFonts w:ascii="Times New Roman" w:hAnsi="Times New Roman" w:cs="Times New Roman"/>
          <w:i/>
          <w:iCs/>
          <w:sz w:val="28"/>
          <w:szCs w:val="28"/>
        </w:rPr>
      </w:pPr>
      <w:r w:rsidRPr="007B5476">
        <w:rPr>
          <w:rStyle w:val="tlid-translation"/>
          <w:rFonts w:ascii="Times New Roman" w:hAnsi="Times New Roman" w:cs="Times New Roman"/>
          <w:i/>
          <w:iCs/>
          <w:sz w:val="28"/>
          <w:szCs w:val="28"/>
        </w:rPr>
        <w:t>Где:</w:t>
      </w:r>
    </w:p>
    <w:p w14:paraId="78E9483D" w14:textId="076356E0" w:rsidR="007B5476" w:rsidRPr="007B5476" w:rsidRDefault="00692DE5" w:rsidP="00FE504D">
      <w:pPr>
        <w:spacing w:after="0" w:line="360" w:lineRule="auto"/>
        <w:ind w:firstLine="720"/>
        <w:jc w:val="both"/>
        <w:rPr>
          <w:rStyle w:val="tlid-translation"/>
          <w:rFonts w:ascii="Times New Roman" w:hAnsi="Times New Roman" w:cs="Times New Roman"/>
          <w:i/>
          <w:iCs/>
          <w:sz w:val="28"/>
          <w:szCs w:val="28"/>
        </w:rPr>
      </w:pP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i,t</m:t>
            </m:r>
          </m:sub>
        </m:sSub>
      </m:oMath>
      <w:r w:rsidR="007B5476" w:rsidRPr="007B5476">
        <w:rPr>
          <w:rStyle w:val="tlid-translation"/>
          <w:rFonts w:ascii="Times New Roman" w:hAnsi="Times New Roman" w:cs="Times New Roman"/>
          <w:i/>
          <w:iCs/>
          <w:sz w:val="28"/>
          <w:szCs w:val="28"/>
        </w:rPr>
        <w:t xml:space="preserve"> – текущий уровень цен акции </w:t>
      </w:r>
      <w:proofErr w:type="spellStart"/>
      <w:r w:rsidR="007B5476" w:rsidRPr="007B5476">
        <w:rPr>
          <w:rStyle w:val="tlid-translation"/>
          <w:rFonts w:ascii="Times New Roman" w:hAnsi="Times New Roman" w:cs="Times New Roman"/>
          <w:i/>
          <w:iCs/>
          <w:sz w:val="28"/>
          <w:szCs w:val="28"/>
          <w:lang w:val="en-US"/>
        </w:rPr>
        <w:t>i</w:t>
      </w:r>
      <w:proofErr w:type="spellEnd"/>
      <w:r w:rsidR="007B5476" w:rsidRPr="007B5476">
        <w:rPr>
          <w:rStyle w:val="tlid-translation"/>
          <w:rFonts w:ascii="Times New Roman" w:hAnsi="Times New Roman" w:cs="Times New Roman"/>
          <w:i/>
          <w:iCs/>
          <w:sz w:val="28"/>
          <w:szCs w:val="28"/>
        </w:rPr>
        <w:t xml:space="preserve"> </w:t>
      </w:r>
    </w:p>
    <w:p w14:paraId="11E9927C" w14:textId="1F462577" w:rsidR="007B5476" w:rsidRPr="007B5476" w:rsidRDefault="00692DE5" w:rsidP="00FE504D">
      <w:pPr>
        <w:spacing w:after="0" w:line="360" w:lineRule="auto"/>
        <w:ind w:firstLine="720"/>
        <w:jc w:val="both"/>
        <w:rPr>
          <w:rStyle w:val="tlid-translation"/>
          <w:rFonts w:ascii="Times New Roman" w:hAnsi="Times New Roman" w:cs="Times New Roman"/>
          <w:i/>
          <w:iCs/>
          <w:sz w:val="28"/>
          <w:szCs w:val="28"/>
        </w:rPr>
      </w:pP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i,t-m</m:t>
            </m:r>
          </m:sub>
        </m:sSub>
      </m:oMath>
      <w:r w:rsidR="007B5476" w:rsidRPr="007B5476">
        <w:rPr>
          <w:rStyle w:val="tlid-translation"/>
          <w:rFonts w:ascii="Times New Roman" w:hAnsi="Times New Roman" w:cs="Times New Roman"/>
          <w:i/>
          <w:iCs/>
          <w:sz w:val="28"/>
          <w:szCs w:val="28"/>
        </w:rPr>
        <w:t xml:space="preserve"> – уровень цен акции </w:t>
      </w:r>
      <w:proofErr w:type="spellStart"/>
      <w:r w:rsidR="007B5476" w:rsidRPr="007B5476">
        <w:rPr>
          <w:rStyle w:val="tlid-translation"/>
          <w:rFonts w:ascii="Times New Roman" w:hAnsi="Times New Roman" w:cs="Times New Roman"/>
          <w:i/>
          <w:iCs/>
          <w:sz w:val="28"/>
          <w:szCs w:val="28"/>
          <w:lang w:val="en-US"/>
        </w:rPr>
        <w:t>i</w:t>
      </w:r>
      <w:proofErr w:type="spellEnd"/>
      <w:r w:rsidR="007B5476" w:rsidRPr="007B5476">
        <w:rPr>
          <w:rStyle w:val="tlid-translation"/>
          <w:rFonts w:ascii="Times New Roman" w:hAnsi="Times New Roman" w:cs="Times New Roman"/>
          <w:i/>
          <w:iCs/>
          <w:sz w:val="28"/>
          <w:szCs w:val="28"/>
        </w:rPr>
        <w:t xml:space="preserve"> </w:t>
      </w:r>
      <w:r w:rsidR="007B5476" w:rsidRPr="007B5476">
        <w:rPr>
          <w:rStyle w:val="tlid-translation"/>
          <w:rFonts w:ascii="Times New Roman" w:hAnsi="Times New Roman" w:cs="Times New Roman"/>
          <w:i/>
          <w:iCs/>
          <w:sz w:val="28"/>
          <w:szCs w:val="28"/>
          <w:lang w:val="en-US"/>
        </w:rPr>
        <w:t>m</w:t>
      </w:r>
      <w:r w:rsidR="007B5476" w:rsidRPr="007B5476">
        <w:rPr>
          <w:rStyle w:val="tlid-translation"/>
          <w:rFonts w:ascii="Times New Roman" w:hAnsi="Times New Roman" w:cs="Times New Roman"/>
          <w:i/>
          <w:iCs/>
          <w:sz w:val="28"/>
          <w:szCs w:val="28"/>
        </w:rPr>
        <w:t xml:space="preserve"> месяцев назад </w:t>
      </w:r>
    </w:p>
    <w:p w14:paraId="086FEA11" w14:textId="46CC21A4" w:rsidR="007B5476" w:rsidRPr="007B5476" w:rsidRDefault="00692DE5" w:rsidP="00FE504D">
      <w:pPr>
        <w:spacing w:after="0" w:line="360" w:lineRule="auto"/>
        <w:ind w:firstLine="720"/>
        <w:jc w:val="both"/>
        <w:rPr>
          <w:rStyle w:val="tlid-translation"/>
          <w:rFonts w:ascii="Times New Roman" w:hAnsi="Times New Roman" w:cs="Times New Roman"/>
          <w:i/>
          <w:iCs/>
          <w:sz w:val="28"/>
          <w:szCs w:val="28"/>
        </w:rPr>
      </w:pP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lang w:val="en-US"/>
              </w:rPr>
              <m:t>MOM</m:t>
            </m:r>
          </m:e>
          <m:sub>
            <m:r>
              <w:rPr>
                <w:rStyle w:val="tlid-translation"/>
                <w:rFonts w:ascii="Cambria Math" w:hAnsi="Cambria Math" w:cs="Times New Roman"/>
                <w:sz w:val="28"/>
                <w:szCs w:val="28"/>
              </w:rPr>
              <m:t>i,t</m:t>
            </m:r>
          </m:sub>
        </m:sSub>
      </m:oMath>
      <w:r w:rsidR="007B5476" w:rsidRPr="007B5476">
        <w:rPr>
          <w:rStyle w:val="tlid-translation"/>
          <w:rFonts w:ascii="Times New Roman" w:hAnsi="Times New Roman" w:cs="Times New Roman"/>
          <w:i/>
          <w:iCs/>
          <w:sz w:val="28"/>
          <w:szCs w:val="28"/>
        </w:rPr>
        <w:t xml:space="preserve"> – сигнал на покупку (1) или продажу (0) </w:t>
      </w:r>
      <w:r w:rsidR="00DA509D">
        <w:rPr>
          <w:rStyle w:val="tlid-translation"/>
          <w:rFonts w:ascii="Times New Roman" w:hAnsi="Times New Roman" w:cs="Times New Roman"/>
          <w:i/>
          <w:sz w:val="28"/>
          <w:szCs w:val="28"/>
        </w:rPr>
        <w:t xml:space="preserve">актива </w:t>
      </w:r>
      <w:proofErr w:type="spellStart"/>
      <w:r w:rsidR="007B5476" w:rsidRPr="007B5476">
        <w:rPr>
          <w:rStyle w:val="tlid-translation"/>
          <w:rFonts w:ascii="Times New Roman" w:hAnsi="Times New Roman" w:cs="Times New Roman"/>
          <w:i/>
          <w:iCs/>
          <w:sz w:val="28"/>
          <w:szCs w:val="28"/>
          <w:lang w:val="en-US"/>
        </w:rPr>
        <w:t>i</w:t>
      </w:r>
      <w:proofErr w:type="spellEnd"/>
    </w:p>
    <w:p w14:paraId="48100FE9" w14:textId="4838097F" w:rsidR="0029301A" w:rsidRPr="00650F68" w:rsidRDefault="007B5476" w:rsidP="007B5476">
      <w:pPr>
        <w:spacing w:after="0" w:line="360" w:lineRule="auto"/>
        <w:ind w:firstLine="720"/>
        <w:jc w:val="both"/>
        <w:rPr>
          <w:rStyle w:val="tlid-translation"/>
          <w:rFonts w:ascii="Times New Roman" w:hAnsi="Times New Roman" w:cs="Times New Roman"/>
          <w:sz w:val="28"/>
          <w:szCs w:val="28"/>
        </w:rPr>
      </w:pPr>
      <w:r w:rsidRPr="007B5476">
        <w:rPr>
          <w:rStyle w:val="tlid-translation"/>
          <w:rFonts w:ascii="Times New Roman" w:hAnsi="Times New Roman" w:cs="Times New Roman"/>
          <w:sz w:val="28"/>
          <w:szCs w:val="28"/>
        </w:rPr>
        <w:lastRenderedPageBreak/>
        <w:t>Технически этот индикатор показывает наличие или отсутствие тренда, а также направление этого тренда. Положительные значения индикатора говорят о восходящем тренде, отрицательные значения – о нисходящем. Смена знака индикатора говорит о смене тренда.</w:t>
      </w:r>
      <w:r>
        <w:rPr>
          <w:rStyle w:val="tlid-translation"/>
          <w:rFonts w:ascii="Times New Roman" w:hAnsi="Times New Roman" w:cs="Times New Roman"/>
          <w:sz w:val="28"/>
          <w:szCs w:val="28"/>
        </w:rPr>
        <w:t xml:space="preserve"> </w:t>
      </w:r>
      <w:r w:rsidR="00FF7382" w:rsidRPr="00650F68">
        <w:rPr>
          <w:rStyle w:val="tlid-translation"/>
          <w:rFonts w:ascii="Times New Roman" w:hAnsi="Times New Roman" w:cs="Times New Roman"/>
          <w:sz w:val="28"/>
          <w:szCs w:val="28"/>
        </w:rPr>
        <w:t xml:space="preserve">Индикатор MOM с импульсом m месяцев определяется как MOM (m). </w:t>
      </w:r>
      <w:r>
        <w:rPr>
          <w:rStyle w:val="tlid-translation"/>
          <w:rFonts w:ascii="Times New Roman" w:hAnsi="Times New Roman" w:cs="Times New Roman"/>
          <w:sz w:val="28"/>
          <w:szCs w:val="28"/>
        </w:rPr>
        <w:t xml:space="preserve">В рамках данной работы </w:t>
      </w:r>
      <w:r w:rsidR="00751FD4">
        <w:rPr>
          <w:rStyle w:val="tlid-translation"/>
          <w:rFonts w:ascii="Times New Roman" w:hAnsi="Times New Roman" w:cs="Times New Roman"/>
          <w:sz w:val="28"/>
          <w:szCs w:val="28"/>
          <w:lang w:val="en-US"/>
        </w:rPr>
        <w:t>m</w:t>
      </w:r>
      <w:r w:rsidR="00751FD4" w:rsidRPr="00751FD4">
        <w:rPr>
          <w:rStyle w:val="tlid-translation"/>
          <w:rFonts w:ascii="Times New Roman" w:hAnsi="Times New Roman" w:cs="Times New Roman"/>
          <w:sz w:val="28"/>
          <w:szCs w:val="28"/>
        </w:rPr>
        <w:t xml:space="preserve"> </w:t>
      </w:r>
      <w:r w:rsidR="00751FD4">
        <w:rPr>
          <w:rStyle w:val="tlid-translation"/>
          <w:rFonts w:ascii="Times New Roman" w:hAnsi="Times New Roman" w:cs="Times New Roman"/>
          <w:sz w:val="28"/>
          <w:szCs w:val="28"/>
        </w:rPr>
        <w:t>принимает значение горизонтов прогнозирования, а именно 6, 9 и12 месяцев</w:t>
      </w:r>
      <w:r w:rsidR="00FF7382" w:rsidRPr="00650F68">
        <w:rPr>
          <w:rStyle w:val="tlid-translation"/>
          <w:rFonts w:ascii="Times New Roman" w:hAnsi="Times New Roman" w:cs="Times New Roman"/>
          <w:sz w:val="28"/>
          <w:szCs w:val="28"/>
        </w:rPr>
        <w:t>.</w:t>
      </w:r>
    </w:p>
    <w:p w14:paraId="74C47D79" w14:textId="7F828C34" w:rsidR="000B35DF" w:rsidRDefault="00FF7382" w:rsidP="00D06078">
      <w:pPr>
        <w:spacing w:after="0" w:line="360" w:lineRule="auto"/>
        <w:ind w:firstLine="720"/>
        <w:jc w:val="both"/>
        <w:rPr>
          <w:rStyle w:val="tlid-translation"/>
          <w:rFonts w:ascii="Times New Roman" w:hAnsi="Times New Roman" w:cs="Times New Roman"/>
          <w:sz w:val="28"/>
          <w:szCs w:val="28"/>
        </w:rPr>
      </w:pPr>
      <w:r w:rsidRPr="00650F68">
        <w:rPr>
          <w:rStyle w:val="tlid-translation"/>
          <w:rFonts w:ascii="Times New Roman" w:hAnsi="Times New Roman" w:cs="Times New Roman"/>
          <w:sz w:val="28"/>
          <w:szCs w:val="28"/>
        </w:rPr>
        <w:t>Вторая стратегия основана на</w:t>
      </w:r>
      <w:r w:rsidR="00751FD4">
        <w:rPr>
          <w:rStyle w:val="tlid-translation"/>
          <w:rFonts w:ascii="Times New Roman" w:hAnsi="Times New Roman" w:cs="Times New Roman"/>
          <w:sz w:val="28"/>
          <w:szCs w:val="28"/>
        </w:rPr>
        <w:t xml:space="preserve"> схождении и расхождении двух скользящих средних с различными периодами</w:t>
      </w:r>
      <w:r w:rsidRPr="00650F68">
        <w:rPr>
          <w:rStyle w:val="tlid-translation"/>
          <w:rFonts w:ascii="Times New Roman" w:hAnsi="Times New Roman" w:cs="Times New Roman"/>
          <w:sz w:val="28"/>
          <w:szCs w:val="28"/>
        </w:rPr>
        <w:t xml:space="preserve"> (</w:t>
      </w:r>
      <w:r w:rsidR="00751FD4" w:rsidRPr="00751FD4">
        <w:rPr>
          <w:rStyle w:val="tlid-translation"/>
          <w:rFonts w:ascii="Times New Roman" w:hAnsi="Times New Roman" w:cs="Times New Roman"/>
          <w:sz w:val="28"/>
          <w:szCs w:val="28"/>
        </w:rPr>
        <w:t>MACD</w:t>
      </w:r>
      <w:r w:rsidRPr="00650F68">
        <w:rPr>
          <w:rStyle w:val="tlid-translation"/>
          <w:rFonts w:ascii="Times New Roman" w:hAnsi="Times New Roman" w:cs="Times New Roman"/>
          <w:sz w:val="28"/>
          <w:szCs w:val="28"/>
        </w:rPr>
        <w:t xml:space="preserve">). </w:t>
      </w:r>
      <w:r w:rsidR="00751FD4">
        <w:rPr>
          <w:rStyle w:val="tlid-translation"/>
          <w:rFonts w:ascii="Times New Roman" w:hAnsi="Times New Roman" w:cs="Times New Roman"/>
          <w:sz w:val="28"/>
          <w:szCs w:val="28"/>
        </w:rPr>
        <w:t xml:space="preserve">Данный технический индикатор </w:t>
      </w:r>
      <w:r w:rsidR="00751FD4" w:rsidRPr="00751FD4">
        <w:rPr>
          <w:rStyle w:val="tlid-translation"/>
          <w:rFonts w:ascii="Times New Roman" w:hAnsi="Times New Roman" w:cs="Times New Roman"/>
          <w:sz w:val="28"/>
          <w:szCs w:val="28"/>
        </w:rPr>
        <w:t xml:space="preserve">был разработан основателем инвестиционной компании </w:t>
      </w:r>
      <w:proofErr w:type="spellStart"/>
      <w:r w:rsidR="00751FD4" w:rsidRPr="00751FD4">
        <w:rPr>
          <w:rStyle w:val="tlid-translation"/>
          <w:rFonts w:ascii="Times New Roman" w:hAnsi="Times New Roman" w:cs="Times New Roman"/>
          <w:sz w:val="28"/>
          <w:szCs w:val="28"/>
        </w:rPr>
        <w:t>Signalert</w:t>
      </w:r>
      <w:proofErr w:type="spellEnd"/>
      <w:r w:rsidR="00751FD4" w:rsidRPr="00751FD4">
        <w:rPr>
          <w:rStyle w:val="tlid-translation"/>
          <w:rFonts w:ascii="Times New Roman" w:hAnsi="Times New Roman" w:cs="Times New Roman"/>
          <w:sz w:val="28"/>
          <w:szCs w:val="28"/>
        </w:rPr>
        <w:t xml:space="preserve"> </w:t>
      </w:r>
      <w:proofErr w:type="spellStart"/>
      <w:r w:rsidR="00751FD4" w:rsidRPr="00751FD4">
        <w:rPr>
          <w:rStyle w:val="tlid-translation"/>
          <w:rFonts w:ascii="Times New Roman" w:hAnsi="Times New Roman" w:cs="Times New Roman"/>
          <w:sz w:val="28"/>
          <w:szCs w:val="28"/>
        </w:rPr>
        <w:t>Corporation</w:t>
      </w:r>
      <w:proofErr w:type="spellEnd"/>
      <w:r w:rsidR="00751FD4" w:rsidRPr="00751FD4">
        <w:rPr>
          <w:rStyle w:val="tlid-translation"/>
          <w:rFonts w:ascii="Times New Roman" w:hAnsi="Times New Roman" w:cs="Times New Roman"/>
          <w:sz w:val="28"/>
          <w:szCs w:val="28"/>
        </w:rPr>
        <w:t xml:space="preserve"> Джеральдом Аппелем и </w:t>
      </w:r>
      <w:r w:rsidR="00751FD4">
        <w:rPr>
          <w:rStyle w:val="tlid-translation"/>
          <w:rFonts w:ascii="Times New Roman" w:hAnsi="Times New Roman" w:cs="Times New Roman"/>
          <w:sz w:val="28"/>
          <w:szCs w:val="28"/>
        </w:rPr>
        <w:t>предназначен</w:t>
      </w:r>
      <w:r w:rsidR="00751FD4" w:rsidRPr="00751FD4">
        <w:rPr>
          <w:rStyle w:val="tlid-translation"/>
          <w:rFonts w:ascii="Times New Roman" w:hAnsi="Times New Roman" w:cs="Times New Roman"/>
          <w:sz w:val="28"/>
          <w:szCs w:val="28"/>
        </w:rPr>
        <w:t xml:space="preserve"> для анализа силы и направления тренда, а кроме этого, для выявления разворотных точек на ценовом графике.</w:t>
      </w:r>
      <w:r w:rsidR="00751FD4">
        <w:rPr>
          <w:rStyle w:val="tlid-translation"/>
          <w:rFonts w:ascii="Times New Roman" w:hAnsi="Times New Roman" w:cs="Times New Roman"/>
          <w:sz w:val="28"/>
          <w:szCs w:val="28"/>
        </w:rPr>
        <w:t xml:space="preserve"> Сигнал формируется исходя из следующего неравенства</w:t>
      </w:r>
      <w:r w:rsidRPr="00650F68">
        <w:rPr>
          <w:rStyle w:val="tlid-translation"/>
          <w:rFonts w:ascii="Times New Roman" w:hAnsi="Times New Roman" w:cs="Times New Roman"/>
          <w:sz w:val="28"/>
          <w:szCs w:val="28"/>
        </w:rPr>
        <w:t>:</w:t>
      </w:r>
      <w:del w:id="1084" w:author="Александр Гордеев" w:date="2020-02-26T11:42:00Z">
        <w:r w:rsidR="000B35DF" w:rsidRPr="00650F68" w:rsidDel="00D0607C">
          <w:rPr>
            <w:rStyle w:val="tlid-translation"/>
            <w:rFonts w:ascii="Times New Roman" w:hAnsi="Times New Roman" w:cs="Times New Roman"/>
            <w:sz w:val="28"/>
            <w:szCs w:val="28"/>
          </w:rPr>
          <w:delText>Здесь необходимо описать последовательность мыслей, которая приводит к тому, что нам необходимо построить рейтинг компаний с учетом каждого конкретного портфеля.</w:delText>
        </w:r>
      </w:del>
    </w:p>
    <w:p w14:paraId="57123145" w14:textId="534D4737" w:rsidR="00751FD4" w:rsidRPr="00751FD4" w:rsidRDefault="00692DE5" w:rsidP="00D06078">
      <w:pPr>
        <w:spacing w:after="0" w:line="360" w:lineRule="auto"/>
        <w:ind w:firstLine="720"/>
        <w:jc w:val="both"/>
        <w:rPr>
          <w:rStyle w:val="tlid-translation"/>
          <w:rFonts w:ascii="Times New Roman" w:hAnsi="Times New Roman" w:cs="Times New Roman"/>
          <w:i/>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MACD</m:t>
              </m:r>
            </m:e>
            <m:sub>
              <m:r>
                <w:rPr>
                  <w:rStyle w:val="tlid-translation"/>
                  <w:rFonts w:ascii="Cambria Math" w:hAnsi="Cambria Math" w:cs="Times New Roman"/>
                  <w:sz w:val="28"/>
                  <w:szCs w:val="28"/>
                </w:rPr>
                <m:t>i,t</m:t>
              </m:r>
            </m:sub>
          </m:sSub>
          <m:r>
            <w:rPr>
              <w:rStyle w:val="tlid-translation"/>
              <w:rFonts w:ascii="Cambria Math" w:hAnsi="Cambria Math" w:cs="Times New Roman"/>
              <w:sz w:val="28"/>
              <w:szCs w:val="28"/>
            </w:rPr>
            <m:t xml:space="preserve">= </m:t>
          </m:r>
          <m:d>
            <m:dPr>
              <m:begChr m:val="{"/>
              <m:endChr m:val=""/>
              <m:ctrlPr>
                <w:rPr>
                  <w:rStyle w:val="tlid-translation"/>
                  <w:rFonts w:ascii="Cambria Math" w:hAnsi="Cambria Math" w:cs="Times New Roman"/>
                  <w:i/>
                  <w:sz w:val="28"/>
                  <w:szCs w:val="28"/>
                </w:rPr>
              </m:ctrlPr>
            </m:dPr>
            <m:e>
              <m:eqArr>
                <m:eqArrPr>
                  <m:ctrlPr>
                    <w:rPr>
                      <w:rStyle w:val="tlid-translation"/>
                      <w:rFonts w:ascii="Cambria Math" w:hAnsi="Cambria Math" w:cs="Times New Roman"/>
                      <w:i/>
                      <w:sz w:val="28"/>
                      <w:szCs w:val="28"/>
                    </w:rPr>
                  </m:ctrlPr>
                </m:eqArrPr>
                <m:e>
                  <m:r>
                    <w:rPr>
                      <w:rStyle w:val="tlid-translation"/>
                      <w:rFonts w:ascii="Cambria Math" w:hAnsi="Cambria Math" w:cs="Times New Roman"/>
                      <w:sz w:val="28"/>
                      <w:szCs w:val="28"/>
                    </w:rPr>
                    <m:t xml:space="preserve">1,if </m:t>
                  </m:r>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MA</m:t>
                      </m:r>
                    </m:e>
                    <m:sub>
                      <m:r>
                        <w:rPr>
                          <w:rStyle w:val="tlid-translation"/>
                          <w:rFonts w:ascii="Cambria Math" w:hAnsi="Cambria Math" w:cs="Times New Roman"/>
                          <w:sz w:val="28"/>
                          <w:szCs w:val="28"/>
                        </w:rPr>
                        <m:t>i,t</m:t>
                      </m:r>
                    </m:sub>
                    <m:sup>
                      <m:r>
                        <w:rPr>
                          <w:rStyle w:val="tlid-translation"/>
                          <w:rFonts w:ascii="Cambria Math" w:hAnsi="Cambria Math" w:cs="Times New Roman"/>
                          <w:sz w:val="28"/>
                          <w:szCs w:val="28"/>
                        </w:rPr>
                        <m:t>s</m:t>
                      </m:r>
                    </m:sup>
                  </m:sSubSup>
                  <m:r>
                    <w:rPr>
                      <w:rStyle w:val="tlid-translation"/>
                      <w:rFonts w:ascii="Cambria Math" w:hAnsi="Cambria Math" w:cs="Times New Roman"/>
                      <w:sz w:val="28"/>
                      <w:szCs w:val="28"/>
                    </w:rPr>
                    <m:t>≥</m:t>
                  </m:r>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MA</m:t>
                      </m:r>
                    </m:e>
                    <m:sub>
                      <m:r>
                        <w:rPr>
                          <w:rStyle w:val="tlid-translation"/>
                          <w:rFonts w:ascii="Cambria Math" w:hAnsi="Cambria Math" w:cs="Times New Roman"/>
                          <w:sz w:val="28"/>
                          <w:szCs w:val="28"/>
                        </w:rPr>
                        <m:t>i,t</m:t>
                      </m:r>
                    </m:sub>
                    <m:sup>
                      <m:r>
                        <w:rPr>
                          <w:rStyle w:val="tlid-translation"/>
                          <w:rFonts w:ascii="Cambria Math" w:hAnsi="Cambria Math" w:cs="Times New Roman"/>
                          <w:sz w:val="28"/>
                          <w:szCs w:val="28"/>
                        </w:rPr>
                        <m:t>l</m:t>
                      </m:r>
                    </m:sup>
                  </m:sSubSup>
                </m:e>
                <m:e>
                  <m:r>
                    <w:rPr>
                      <w:rStyle w:val="tlid-translation"/>
                      <w:rFonts w:ascii="Cambria Math" w:hAnsi="Cambria Math" w:cs="Times New Roman"/>
                      <w:sz w:val="28"/>
                      <w:szCs w:val="28"/>
                    </w:rPr>
                    <m:t xml:space="preserve">0, if </m:t>
                  </m:r>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MA</m:t>
                      </m:r>
                    </m:e>
                    <m:sub>
                      <m:r>
                        <w:rPr>
                          <w:rStyle w:val="tlid-translation"/>
                          <w:rFonts w:ascii="Cambria Math" w:hAnsi="Cambria Math" w:cs="Times New Roman"/>
                          <w:sz w:val="28"/>
                          <w:szCs w:val="28"/>
                        </w:rPr>
                        <m:t>i,t</m:t>
                      </m:r>
                    </m:sub>
                    <m:sup>
                      <m:r>
                        <w:rPr>
                          <w:rStyle w:val="tlid-translation"/>
                          <w:rFonts w:ascii="Cambria Math" w:hAnsi="Cambria Math" w:cs="Times New Roman"/>
                          <w:sz w:val="28"/>
                          <w:szCs w:val="28"/>
                        </w:rPr>
                        <m:t>s</m:t>
                      </m:r>
                    </m:sup>
                  </m:sSubSup>
                  <m:r>
                    <w:rPr>
                      <w:rStyle w:val="tlid-translation"/>
                      <w:rFonts w:ascii="Cambria Math" w:hAnsi="Cambria Math" w:cs="Times New Roman"/>
                      <w:sz w:val="28"/>
                      <w:szCs w:val="28"/>
                    </w:rPr>
                    <m:t>&lt;</m:t>
                  </m:r>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MA</m:t>
                      </m:r>
                    </m:e>
                    <m:sub>
                      <m:r>
                        <w:rPr>
                          <w:rStyle w:val="tlid-translation"/>
                          <w:rFonts w:ascii="Cambria Math" w:hAnsi="Cambria Math" w:cs="Times New Roman"/>
                          <w:sz w:val="28"/>
                          <w:szCs w:val="28"/>
                        </w:rPr>
                        <m:t>i,t</m:t>
                      </m:r>
                    </m:sub>
                    <m:sup>
                      <m:r>
                        <w:rPr>
                          <w:rStyle w:val="tlid-translation"/>
                          <w:rFonts w:ascii="Cambria Math" w:hAnsi="Cambria Math" w:cs="Times New Roman"/>
                          <w:sz w:val="28"/>
                          <w:szCs w:val="28"/>
                        </w:rPr>
                        <m:t>l</m:t>
                      </m:r>
                    </m:sup>
                  </m:sSubSup>
                </m:e>
              </m:eqArr>
            </m:e>
          </m:d>
          <m:r>
            <w:rPr>
              <w:rStyle w:val="tlid-translation"/>
              <w:rFonts w:ascii="Cambria Math" w:hAnsi="Cambria Math" w:cs="Times New Roman"/>
              <w:sz w:val="28"/>
              <w:szCs w:val="28"/>
            </w:rPr>
            <m:t>,</m:t>
          </m:r>
        </m:oMath>
      </m:oMathPara>
    </w:p>
    <w:p w14:paraId="56B1DE53" w14:textId="10FCC4DA" w:rsidR="00751FD4" w:rsidRDefault="00751FD4" w:rsidP="00D06078">
      <w:pPr>
        <w:spacing w:after="0" w:line="360" w:lineRule="auto"/>
        <w:ind w:firstLine="720"/>
        <w:jc w:val="both"/>
        <w:rPr>
          <w:rStyle w:val="tlid-translation"/>
          <w:rFonts w:ascii="Times New Roman" w:hAnsi="Times New Roman" w:cs="Times New Roman"/>
          <w:i/>
          <w:sz w:val="28"/>
          <w:szCs w:val="28"/>
        </w:rPr>
      </w:pPr>
      <w:r>
        <w:rPr>
          <w:rStyle w:val="tlid-translation"/>
          <w:rFonts w:ascii="Times New Roman" w:hAnsi="Times New Roman" w:cs="Times New Roman"/>
          <w:i/>
          <w:sz w:val="28"/>
          <w:szCs w:val="28"/>
        </w:rPr>
        <w:t>Где</w:t>
      </w:r>
      <w:r w:rsidR="00DA509D">
        <w:rPr>
          <w:rStyle w:val="tlid-translation"/>
          <w:rFonts w:ascii="Times New Roman" w:hAnsi="Times New Roman" w:cs="Times New Roman"/>
          <w:i/>
          <w:sz w:val="28"/>
          <w:szCs w:val="28"/>
        </w:rPr>
        <w:t>:</w:t>
      </w:r>
    </w:p>
    <w:p w14:paraId="4C189FDC" w14:textId="3883E896" w:rsidR="00DA509D" w:rsidRDefault="00692DE5" w:rsidP="00D06078">
      <w:pPr>
        <w:spacing w:after="0" w:line="360" w:lineRule="auto"/>
        <w:ind w:firstLine="720"/>
        <w:jc w:val="both"/>
        <w:rPr>
          <w:rStyle w:val="tlid-translation"/>
          <w:rFonts w:ascii="Times New Roman" w:hAnsi="Times New Roman" w:cs="Times New Roman"/>
          <w:i/>
          <w:sz w:val="28"/>
          <w:szCs w:val="28"/>
        </w:rPr>
      </w:pP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MACD</m:t>
            </m:r>
          </m:e>
          <m:sub>
            <m:r>
              <w:rPr>
                <w:rStyle w:val="tlid-translation"/>
                <w:rFonts w:ascii="Cambria Math" w:hAnsi="Cambria Math" w:cs="Times New Roman"/>
                <w:sz w:val="28"/>
                <w:szCs w:val="28"/>
              </w:rPr>
              <m:t>i,t</m:t>
            </m:r>
          </m:sub>
        </m:sSub>
      </m:oMath>
      <w:r w:rsidR="00DA509D">
        <w:rPr>
          <w:rStyle w:val="tlid-translation"/>
          <w:rFonts w:ascii="Times New Roman" w:hAnsi="Times New Roman" w:cs="Times New Roman"/>
          <w:i/>
          <w:sz w:val="28"/>
          <w:szCs w:val="28"/>
        </w:rPr>
        <w:t xml:space="preserve"> – сигнал на покупку (1) или продажу (0) актива </w:t>
      </w:r>
      <w:proofErr w:type="spellStart"/>
      <w:r w:rsidR="00DA509D">
        <w:rPr>
          <w:rStyle w:val="tlid-translation"/>
          <w:rFonts w:ascii="Times New Roman" w:hAnsi="Times New Roman" w:cs="Times New Roman"/>
          <w:i/>
          <w:sz w:val="28"/>
          <w:szCs w:val="28"/>
          <w:lang w:val="en-US"/>
        </w:rPr>
        <w:t>i</w:t>
      </w:r>
      <w:proofErr w:type="spellEnd"/>
      <w:r w:rsidR="00DA509D" w:rsidRPr="00DA509D">
        <w:rPr>
          <w:rStyle w:val="tlid-translation"/>
          <w:rFonts w:ascii="Times New Roman" w:hAnsi="Times New Roman" w:cs="Times New Roman"/>
          <w:i/>
          <w:sz w:val="28"/>
          <w:szCs w:val="28"/>
        </w:rPr>
        <w:t xml:space="preserve"> </w:t>
      </w:r>
      <w:r w:rsidR="00DA509D">
        <w:rPr>
          <w:rStyle w:val="tlid-translation"/>
          <w:rFonts w:ascii="Times New Roman" w:hAnsi="Times New Roman" w:cs="Times New Roman"/>
          <w:i/>
          <w:sz w:val="28"/>
          <w:szCs w:val="28"/>
        </w:rPr>
        <w:t xml:space="preserve"> </w:t>
      </w:r>
    </w:p>
    <w:p w14:paraId="152F163F" w14:textId="5F6C908C" w:rsidR="00DA509D" w:rsidRDefault="00692DE5" w:rsidP="00D06078">
      <w:pPr>
        <w:spacing w:after="0" w:line="360" w:lineRule="auto"/>
        <w:ind w:firstLine="720"/>
        <w:jc w:val="both"/>
        <w:rPr>
          <w:rStyle w:val="tlid-translation"/>
          <w:rFonts w:ascii="Times New Roman" w:hAnsi="Times New Roman" w:cs="Times New Roman"/>
          <w:i/>
          <w:sz w:val="28"/>
          <w:szCs w:val="28"/>
        </w:rPr>
      </w:pPr>
      <m:oMath>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MA</m:t>
            </m:r>
          </m:e>
          <m:sub>
            <m:r>
              <w:rPr>
                <w:rStyle w:val="tlid-translation"/>
                <w:rFonts w:ascii="Cambria Math" w:hAnsi="Cambria Math" w:cs="Times New Roman"/>
                <w:sz w:val="28"/>
                <w:szCs w:val="28"/>
              </w:rPr>
              <m:t>i,t</m:t>
            </m:r>
          </m:sub>
          <m:sup>
            <m:r>
              <w:rPr>
                <w:rStyle w:val="tlid-translation"/>
                <w:rFonts w:ascii="Cambria Math" w:hAnsi="Cambria Math" w:cs="Times New Roman"/>
                <w:sz w:val="28"/>
                <w:szCs w:val="28"/>
              </w:rPr>
              <m:t>s</m:t>
            </m:r>
          </m:sup>
        </m:sSubSup>
      </m:oMath>
      <w:r w:rsidR="00DA509D">
        <w:rPr>
          <w:rStyle w:val="tlid-translation"/>
          <w:rFonts w:ascii="Times New Roman" w:hAnsi="Times New Roman" w:cs="Times New Roman"/>
          <w:i/>
          <w:sz w:val="28"/>
          <w:szCs w:val="28"/>
        </w:rPr>
        <w:t xml:space="preserve"> – значение скользящей средней длины </w:t>
      </w:r>
      <w:r w:rsidR="0014039D">
        <w:rPr>
          <w:rStyle w:val="tlid-translation"/>
          <w:rFonts w:ascii="Times New Roman" w:hAnsi="Times New Roman" w:cs="Times New Roman"/>
          <w:i/>
          <w:sz w:val="28"/>
          <w:szCs w:val="28"/>
          <w:lang w:val="en-US"/>
        </w:rPr>
        <w:t>s</w:t>
      </w:r>
      <w:r w:rsidR="0014039D" w:rsidRPr="0014039D">
        <w:rPr>
          <w:rStyle w:val="tlid-translation"/>
          <w:rFonts w:ascii="Times New Roman" w:hAnsi="Times New Roman" w:cs="Times New Roman"/>
          <w:i/>
          <w:sz w:val="28"/>
          <w:szCs w:val="28"/>
        </w:rPr>
        <w:t xml:space="preserve"> &lt;</w:t>
      </w:r>
      <w:r w:rsidR="0014039D">
        <w:rPr>
          <w:rStyle w:val="tlid-translation"/>
          <w:rFonts w:ascii="Times New Roman" w:hAnsi="Times New Roman" w:cs="Times New Roman"/>
          <w:i/>
          <w:sz w:val="28"/>
          <w:szCs w:val="28"/>
          <w:lang w:val="en-US"/>
        </w:rPr>
        <w:t>l</w:t>
      </w:r>
      <w:r w:rsidR="00DA509D" w:rsidRPr="00DA509D">
        <w:rPr>
          <w:rStyle w:val="tlid-translation"/>
          <w:rFonts w:ascii="Times New Roman" w:hAnsi="Times New Roman" w:cs="Times New Roman"/>
          <w:i/>
          <w:sz w:val="28"/>
          <w:szCs w:val="28"/>
        </w:rPr>
        <w:t xml:space="preserve"> </w:t>
      </w:r>
      <w:r w:rsidR="00DA509D">
        <w:rPr>
          <w:rStyle w:val="tlid-translation"/>
          <w:rFonts w:ascii="Times New Roman" w:hAnsi="Times New Roman" w:cs="Times New Roman"/>
          <w:i/>
          <w:sz w:val="28"/>
          <w:szCs w:val="28"/>
        </w:rPr>
        <w:t xml:space="preserve">в момент времени </w:t>
      </w:r>
      <w:r w:rsidR="00DA509D">
        <w:rPr>
          <w:rStyle w:val="tlid-translation"/>
          <w:rFonts w:ascii="Times New Roman" w:hAnsi="Times New Roman" w:cs="Times New Roman"/>
          <w:i/>
          <w:sz w:val="28"/>
          <w:szCs w:val="28"/>
          <w:lang w:val="en-US"/>
        </w:rPr>
        <w:t>t</w:t>
      </w:r>
      <w:r w:rsidR="00DA509D">
        <w:rPr>
          <w:rStyle w:val="tlid-translation"/>
          <w:rFonts w:ascii="Times New Roman" w:hAnsi="Times New Roman" w:cs="Times New Roman"/>
          <w:i/>
          <w:sz w:val="28"/>
          <w:szCs w:val="28"/>
        </w:rPr>
        <w:t xml:space="preserve"> </w:t>
      </w:r>
    </w:p>
    <w:p w14:paraId="6CE9BA71" w14:textId="4A0695C9" w:rsidR="00DA509D" w:rsidRDefault="00692DE5" w:rsidP="00D06078">
      <w:pPr>
        <w:spacing w:after="0" w:line="360" w:lineRule="auto"/>
        <w:ind w:firstLine="720"/>
        <w:jc w:val="both"/>
        <w:rPr>
          <w:rStyle w:val="tlid-translation"/>
          <w:rFonts w:ascii="Times New Roman" w:hAnsi="Times New Roman" w:cs="Times New Roman"/>
          <w:i/>
          <w:sz w:val="28"/>
          <w:szCs w:val="28"/>
        </w:rPr>
      </w:pPr>
      <m:oMath>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MA</m:t>
            </m:r>
          </m:e>
          <m:sub>
            <m:r>
              <w:rPr>
                <w:rStyle w:val="tlid-translation"/>
                <w:rFonts w:ascii="Cambria Math" w:hAnsi="Cambria Math" w:cs="Times New Roman"/>
                <w:sz w:val="28"/>
                <w:szCs w:val="28"/>
              </w:rPr>
              <m:t>i,t</m:t>
            </m:r>
          </m:sub>
          <m:sup>
            <m:r>
              <w:rPr>
                <w:rStyle w:val="tlid-translation"/>
                <w:rFonts w:ascii="Cambria Math" w:hAnsi="Cambria Math" w:cs="Times New Roman"/>
                <w:sz w:val="28"/>
                <w:szCs w:val="28"/>
              </w:rPr>
              <m:t>l</m:t>
            </m:r>
          </m:sup>
        </m:sSubSup>
      </m:oMath>
      <w:r w:rsidR="00DA509D">
        <w:rPr>
          <w:rStyle w:val="tlid-translation"/>
          <w:rFonts w:ascii="Times New Roman" w:hAnsi="Times New Roman" w:cs="Times New Roman"/>
          <w:i/>
          <w:sz w:val="28"/>
          <w:szCs w:val="28"/>
        </w:rPr>
        <w:t xml:space="preserve"> – значение скользящей средней длины </w:t>
      </w:r>
      <w:r w:rsidR="0014039D">
        <w:rPr>
          <w:rStyle w:val="tlid-translation"/>
          <w:rFonts w:ascii="Times New Roman" w:hAnsi="Times New Roman" w:cs="Times New Roman"/>
          <w:i/>
          <w:sz w:val="28"/>
          <w:szCs w:val="28"/>
          <w:lang w:val="en-US"/>
        </w:rPr>
        <w:t>l</w:t>
      </w:r>
      <w:r w:rsidR="0014039D" w:rsidRPr="0014039D">
        <w:rPr>
          <w:rStyle w:val="tlid-translation"/>
          <w:rFonts w:ascii="Times New Roman" w:hAnsi="Times New Roman" w:cs="Times New Roman"/>
          <w:i/>
          <w:sz w:val="28"/>
          <w:szCs w:val="28"/>
        </w:rPr>
        <w:t xml:space="preserve">&gt; </w:t>
      </w:r>
      <w:r w:rsidR="0014039D">
        <w:rPr>
          <w:rStyle w:val="tlid-translation"/>
          <w:rFonts w:ascii="Times New Roman" w:hAnsi="Times New Roman" w:cs="Times New Roman"/>
          <w:i/>
          <w:sz w:val="28"/>
          <w:szCs w:val="28"/>
          <w:lang w:val="en-US"/>
        </w:rPr>
        <w:t>s</w:t>
      </w:r>
      <w:r w:rsidR="00DA509D" w:rsidRPr="00DA509D">
        <w:rPr>
          <w:rStyle w:val="tlid-translation"/>
          <w:rFonts w:ascii="Times New Roman" w:hAnsi="Times New Roman" w:cs="Times New Roman"/>
          <w:i/>
          <w:sz w:val="28"/>
          <w:szCs w:val="28"/>
        </w:rPr>
        <w:t xml:space="preserve"> </w:t>
      </w:r>
      <w:r w:rsidR="00DA509D">
        <w:rPr>
          <w:rStyle w:val="tlid-translation"/>
          <w:rFonts w:ascii="Times New Roman" w:hAnsi="Times New Roman" w:cs="Times New Roman"/>
          <w:i/>
          <w:sz w:val="28"/>
          <w:szCs w:val="28"/>
        </w:rPr>
        <w:t xml:space="preserve">в момент времени </w:t>
      </w:r>
      <w:r w:rsidR="00DA509D">
        <w:rPr>
          <w:rStyle w:val="tlid-translation"/>
          <w:rFonts w:ascii="Times New Roman" w:hAnsi="Times New Roman" w:cs="Times New Roman"/>
          <w:i/>
          <w:sz w:val="28"/>
          <w:szCs w:val="28"/>
          <w:lang w:val="en-US"/>
        </w:rPr>
        <w:t>t</w:t>
      </w:r>
    </w:p>
    <w:p w14:paraId="5AD84608" w14:textId="0568103E" w:rsidR="00DA509D" w:rsidRDefault="00DA509D" w:rsidP="00D06078">
      <w:pPr>
        <w:spacing w:after="0" w:line="360" w:lineRule="auto"/>
        <w:ind w:firstLine="720"/>
        <w:jc w:val="both"/>
        <w:rPr>
          <w:rStyle w:val="tlid-translation"/>
          <w:rFonts w:ascii="Times New Roman" w:hAnsi="Times New Roman" w:cs="Times New Roman"/>
          <w:i/>
          <w:sz w:val="28"/>
          <w:szCs w:val="28"/>
        </w:rPr>
      </w:pPr>
      <w:r w:rsidRPr="00DA509D">
        <w:rPr>
          <w:rStyle w:val="tlid-translation"/>
          <w:rFonts w:ascii="Times New Roman" w:hAnsi="Times New Roman" w:cs="Times New Roman"/>
          <w:iCs/>
          <w:sz w:val="28"/>
          <w:szCs w:val="28"/>
        </w:rPr>
        <w:t>При этом значение</w:t>
      </w:r>
      <w:r>
        <w:rPr>
          <w:rStyle w:val="tlid-translation"/>
          <w:rFonts w:ascii="Times New Roman" w:hAnsi="Times New Roman" w:cs="Times New Roman"/>
          <w:i/>
          <w:sz w:val="28"/>
          <w:szCs w:val="28"/>
        </w:rPr>
        <w:t xml:space="preserve"> </w:t>
      </w:r>
      <m:oMath>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MA</m:t>
            </m:r>
          </m:e>
          <m:sub>
            <m:r>
              <w:rPr>
                <w:rStyle w:val="tlid-translation"/>
                <w:rFonts w:ascii="Cambria Math" w:hAnsi="Cambria Math" w:cs="Times New Roman"/>
                <w:sz w:val="28"/>
                <w:szCs w:val="28"/>
              </w:rPr>
              <m:t>i,t</m:t>
            </m:r>
          </m:sub>
          <m:sup>
            <m:r>
              <w:rPr>
                <w:rStyle w:val="tlid-translation"/>
                <w:rFonts w:ascii="Cambria Math" w:hAnsi="Cambria Math" w:cs="Times New Roman"/>
                <w:sz w:val="28"/>
                <w:szCs w:val="28"/>
                <w:lang w:val="en-US"/>
              </w:rPr>
              <m:t>m</m:t>
            </m:r>
          </m:sup>
        </m:sSubSup>
      </m:oMath>
      <w:r>
        <w:rPr>
          <w:rStyle w:val="tlid-translation"/>
          <w:rFonts w:ascii="Times New Roman" w:hAnsi="Times New Roman" w:cs="Times New Roman"/>
          <w:i/>
          <w:sz w:val="28"/>
          <w:szCs w:val="28"/>
        </w:rPr>
        <w:t xml:space="preserve"> </w:t>
      </w:r>
      <w:r w:rsidRPr="00DA509D">
        <w:rPr>
          <w:rStyle w:val="tlid-translation"/>
          <w:rFonts w:ascii="Times New Roman" w:hAnsi="Times New Roman" w:cs="Times New Roman"/>
          <w:iCs/>
          <w:sz w:val="28"/>
          <w:szCs w:val="28"/>
        </w:rPr>
        <w:t>определяется следующим образом:</w:t>
      </w:r>
      <w:r>
        <w:rPr>
          <w:rStyle w:val="tlid-translation"/>
          <w:rFonts w:ascii="Times New Roman" w:hAnsi="Times New Roman" w:cs="Times New Roman"/>
          <w:i/>
          <w:sz w:val="28"/>
          <w:szCs w:val="28"/>
        </w:rPr>
        <w:t xml:space="preserve"> </w:t>
      </w:r>
    </w:p>
    <w:p w14:paraId="0443BE91" w14:textId="6254C1AF" w:rsidR="00DA509D" w:rsidRPr="00DA509D" w:rsidRDefault="00692DE5" w:rsidP="00D06078">
      <w:pPr>
        <w:spacing w:after="0" w:line="360" w:lineRule="auto"/>
        <w:ind w:firstLine="720"/>
        <w:jc w:val="both"/>
        <w:rPr>
          <w:rStyle w:val="tlid-translation"/>
          <w:rFonts w:ascii="Times New Roman" w:hAnsi="Times New Roman" w:cs="Times New Roman"/>
          <w:i/>
          <w:sz w:val="28"/>
          <w:szCs w:val="28"/>
        </w:rPr>
      </w:pPr>
      <m:oMathPara>
        <m:oMath>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lang w:val="en-US"/>
                </w:rPr>
                <m:t>MA</m:t>
              </m:r>
            </m:e>
            <m:sub>
              <m:r>
                <w:rPr>
                  <w:rStyle w:val="tlid-translation"/>
                  <w:rFonts w:ascii="Cambria Math" w:hAnsi="Cambria Math" w:cs="Times New Roman"/>
                  <w:sz w:val="28"/>
                  <w:szCs w:val="28"/>
                </w:rPr>
                <m:t>i,t</m:t>
              </m:r>
            </m:sub>
            <m:sup>
              <m:r>
                <w:rPr>
                  <w:rStyle w:val="tlid-translation"/>
                  <w:rFonts w:ascii="Cambria Math" w:hAnsi="Cambria Math" w:cs="Times New Roman"/>
                  <w:sz w:val="28"/>
                  <w:szCs w:val="28"/>
                </w:rPr>
                <m:t>m</m:t>
              </m:r>
            </m:sup>
          </m:sSubSup>
          <m:r>
            <w:rPr>
              <w:rStyle w:val="tlid-translation"/>
              <w:rFonts w:ascii="Cambria Math" w:hAnsi="Cambria Math" w:cs="Times New Roman"/>
              <w:sz w:val="28"/>
              <w:szCs w:val="28"/>
            </w:rPr>
            <m:t>=</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m</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h=0</m:t>
              </m:r>
            </m:sub>
            <m:sup>
              <m:r>
                <w:rPr>
                  <w:rStyle w:val="tlid-translation"/>
                  <w:rFonts w:ascii="Cambria Math" w:hAnsi="Cambria Math" w:cs="Times New Roman"/>
                  <w:sz w:val="28"/>
                  <w:szCs w:val="28"/>
                </w:rPr>
                <m:t>m-1</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i,t-h</m:t>
                  </m:r>
                </m:sub>
              </m:sSub>
            </m:e>
          </m:nary>
          <m:r>
            <w:rPr>
              <w:rStyle w:val="tlid-translation"/>
              <w:rFonts w:ascii="Cambria Math" w:hAnsi="Cambria Math" w:cs="Times New Roman"/>
              <w:sz w:val="28"/>
              <w:szCs w:val="28"/>
            </w:rPr>
            <m:t>,</m:t>
          </m:r>
        </m:oMath>
      </m:oMathPara>
    </w:p>
    <w:p w14:paraId="6897531A" w14:textId="7B9DFE84" w:rsidR="00DA509D" w:rsidRDefault="00DA509D" w:rsidP="00D06078">
      <w:pPr>
        <w:spacing w:after="0" w:line="360" w:lineRule="auto"/>
        <w:ind w:firstLine="720"/>
        <w:jc w:val="both"/>
        <w:rPr>
          <w:rStyle w:val="tlid-translation"/>
          <w:rFonts w:ascii="Times New Roman" w:hAnsi="Times New Roman" w:cs="Times New Roman"/>
          <w:i/>
          <w:sz w:val="28"/>
          <w:szCs w:val="28"/>
        </w:rPr>
      </w:pPr>
      <w:r>
        <w:rPr>
          <w:rStyle w:val="tlid-translation"/>
          <w:rFonts w:ascii="Times New Roman" w:hAnsi="Times New Roman" w:cs="Times New Roman"/>
          <w:i/>
          <w:sz w:val="28"/>
          <w:szCs w:val="28"/>
        </w:rPr>
        <w:t>Где:</w:t>
      </w:r>
    </w:p>
    <w:p w14:paraId="773A05FC" w14:textId="2D27D095" w:rsidR="00DA509D" w:rsidRPr="00DA509D" w:rsidRDefault="00DA509D" w:rsidP="00D06078">
      <w:pPr>
        <w:spacing w:after="0" w:line="360" w:lineRule="auto"/>
        <w:ind w:firstLine="720"/>
        <w:jc w:val="both"/>
        <w:rPr>
          <w:rStyle w:val="tlid-translation"/>
          <w:rFonts w:ascii="Times New Roman" w:hAnsi="Times New Roman" w:cs="Times New Roman"/>
          <w:i/>
          <w:sz w:val="28"/>
          <w:szCs w:val="28"/>
        </w:rPr>
      </w:pPr>
      <w:r>
        <w:rPr>
          <w:rStyle w:val="tlid-translation"/>
          <w:rFonts w:ascii="Times New Roman" w:hAnsi="Times New Roman" w:cs="Times New Roman"/>
          <w:i/>
          <w:sz w:val="28"/>
          <w:szCs w:val="28"/>
          <w:lang w:val="en-US"/>
        </w:rPr>
        <w:t>m</w:t>
      </w:r>
      <w:r w:rsidRPr="00DA509D">
        <w:rPr>
          <w:rStyle w:val="tlid-translation"/>
          <w:rFonts w:ascii="Times New Roman" w:hAnsi="Times New Roman" w:cs="Times New Roman"/>
          <w:i/>
          <w:sz w:val="28"/>
          <w:szCs w:val="28"/>
        </w:rPr>
        <w:t xml:space="preserve"> – </w:t>
      </w:r>
      <w:r>
        <w:rPr>
          <w:rStyle w:val="tlid-translation"/>
          <w:rFonts w:ascii="Times New Roman" w:hAnsi="Times New Roman" w:cs="Times New Roman"/>
          <w:i/>
          <w:sz w:val="28"/>
          <w:szCs w:val="28"/>
        </w:rPr>
        <w:t>параметр определяющий длину скользящей средней</w:t>
      </w:r>
      <w:r w:rsidRPr="00DA509D">
        <w:rPr>
          <w:rStyle w:val="tlid-translation"/>
          <w:rFonts w:ascii="Times New Roman" w:hAnsi="Times New Roman" w:cs="Times New Roman"/>
          <w:i/>
          <w:sz w:val="28"/>
          <w:szCs w:val="28"/>
        </w:rPr>
        <w:t xml:space="preserve"> </w:t>
      </w:r>
    </w:p>
    <w:p w14:paraId="4AF610EC" w14:textId="724DEE94" w:rsidR="00DA509D" w:rsidRPr="0000252F" w:rsidRDefault="00692DE5" w:rsidP="00D06078">
      <w:pPr>
        <w:spacing w:after="0" w:line="360" w:lineRule="auto"/>
        <w:ind w:firstLine="720"/>
        <w:jc w:val="both"/>
        <w:rPr>
          <w:rStyle w:val="tlid-translation"/>
          <w:rFonts w:ascii="Times New Roman" w:hAnsi="Times New Roman" w:cs="Times New Roman"/>
          <w:i/>
          <w:sz w:val="28"/>
          <w:szCs w:val="28"/>
        </w:rPr>
      </w:pP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i,t</m:t>
            </m:r>
          </m:sub>
        </m:sSub>
      </m:oMath>
      <w:r w:rsidR="00DA509D" w:rsidRPr="00DA509D">
        <w:rPr>
          <w:rStyle w:val="tlid-translation"/>
          <w:rFonts w:ascii="Times New Roman" w:hAnsi="Times New Roman" w:cs="Times New Roman"/>
          <w:i/>
          <w:sz w:val="28"/>
          <w:szCs w:val="28"/>
        </w:rPr>
        <w:t xml:space="preserve"> – </w:t>
      </w:r>
      <w:r w:rsidR="00DA509D">
        <w:rPr>
          <w:rStyle w:val="tlid-translation"/>
          <w:rFonts w:ascii="Times New Roman" w:hAnsi="Times New Roman" w:cs="Times New Roman"/>
          <w:i/>
          <w:sz w:val="28"/>
          <w:szCs w:val="28"/>
        </w:rPr>
        <w:t xml:space="preserve">значение стоимости актива </w:t>
      </w:r>
      <w:proofErr w:type="spellStart"/>
      <w:r w:rsidR="00DA509D">
        <w:rPr>
          <w:rStyle w:val="tlid-translation"/>
          <w:rFonts w:ascii="Times New Roman" w:hAnsi="Times New Roman" w:cs="Times New Roman"/>
          <w:i/>
          <w:sz w:val="28"/>
          <w:szCs w:val="28"/>
          <w:lang w:val="en-US"/>
        </w:rPr>
        <w:t>i</w:t>
      </w:r>
      <w:proofErr w:type="spellEnd"/>
      <w:r w:rsidR="00DA509D">
        <w:rPr>
          <w:rStyle w:val="tlid-translation"/>
          <w:rFonts w:ascii="Times New Roman" w:hAnsi="Times New Roman" w:cs="Times New Roman"/>
          <w:i/>
          <w:sz w:val="28"/>
          <w:szCs w:val="28"/>
        </w:rPr>
        <w:t xml:space="preserve"> в момент времени </w:t>
      </w:r>
      <w:r w:rsidR="00DA509D">
        <w:rPr>
          <w:rStyle w:val="tlid-translation"/>
          <w:rFonts w:ascii="Times New Roman" w:hAnsi="Times New Roman" w:cs="Times New Roman"/>
          <w:i/>
          <w:sz w:val="28"/>
          <w:szCs w:val="28"/>
          <w:lang w:val="en-US"/>
        </w:rPr>
        <w:t>t</w:t>
      </w:r>
    </w:p>
    <w:p w14:paraId="42BE35DF" w14:textId="282A424E" w:rsidR="00FF7382" w:rsidRPr="00650F68" w:rsidRDefault="00FF7382" w:rsidP="0014039D">
      <w:pPr>
        <w:spacing w:after="0" w:line="360" w:lineRule="auto"/>
        <w:ind w:firstLine="720"/>
        <w:jc w:val="both"/>
        <w:rPr>
          <w:rStyle w:val="tlid-translation"/>
          <w:rFonts w:ascii="Times New Roman" w:hAnsi="Times New Roman" w:cs="Times New Roman"/>
          <w:sz w:val="28"/>
          <w:szCs w:val="28"/>
        </w:rPr>
      </w:pPr>
      <w:r w:rsidRPr="00650F68">
        <w:rPr>
          <w:rStyle w:val="tlid-translation"/>
          <w:rFonts w:ascii="Times New Roman" w:hAnsi="Times New Roman" w:cs="Times New Roman"/>
          <w:sz w:val="28"/>
          <w:szCs w:val="28"/>
        </w:rPr>
        <w:t xml:space="preserve">Соответствующий индикатор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MACD</m:t>
            </m:r>
          </m:e>
          <m:sub>
            <m:r>
              <w:rPr>
                <w:rStyle w:val="tlid-translation"/>
                <w:rFonts w:ascii="Cambria Math" w:hAnsi="Cambria Math" w:cs="Times New Roman"/>
                <w:sz w:val="28"/>
                <w:szCs w:val="28"/>
              </w:rPr>
              <m:t>i,t</m:t>
            </m:r>
          </m:sub>
        </m:sSub>
      </m:oMath>
      <w:r w:rsidR="0014039D" w:rsidRPr="0014039D">
        <w:rPr>
          <w:rStyle w:val="tlid-translation"/>
          <w:rFonts w:ascii="Times New Roman" w:hAnsi="Times New Roman" w:cs="Times New Roman"/>
          <w:sz w:val="28"/>
          <w:szCs w:val="28"/>
        </w:rPr>
        <w:t xml:space="preserve"> </w:t>
      </w:r>
      <w:r w:rsidRPr="00650F68">
        <w:rPr>
          <w:rStyle w:val="tlid-translation"/>
          <w:rFonts w:ascii="Times New Roman" w:hAnsi="Times New Roman" w:cs="Times New Roman"/>
          <w:sz w:val="28"/>
          <w:szCs w:val="28"/>
        </w:rPr>
        <w:t>с длинами MA s и l</w:t>
      </w:r>
      <w:r w:rsidR="0014039D" w:rsidRPr="0014039D">
        <w:rPr>
          <w:rStyle w:val="tlid-translation"/>
          <w:rFonts w:ascii="Times New Roman" w:hAnsi="Times New Roman" w:cs="Times New Roman"/>
          <w:sz w:val="28"/>
          <w:szCs w:val="28"/>
        </w:rPr>
        <w:t xml:space="preserve"> </w:t>
      </w:r>
      <w:r w:rsidRPr="00650F68">
        <w:rPr>
          <w:rStyle w:val="tlid-translation"/>
          <w:rFonts w:ascii="Times New Roman" w:hAnsi="Times New Roman" w:cs="Times New Roman"/>
          <w:sz w:val="28"/>
          <w:szCs w:val="28"/>
        </w:rPr>
        <w:t xml:space="preserve">определяется как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MACD</m:t>
            </m:r>
          </m:e>
          <m:sub>
            <m:r>
              <w:rPr>
                <w:rStyle w:val="tlid-translation"/>
                <w:rFonts w:ascii="Cambria Math" w:hAnsi="Cambria Math" w:cs="Times New Roman"/>
                <w:sz w:val="28"/>
                <w:szCs w:val="28"/>
              </w:rPr>
              <m:t>i,t</m:t>
            </m:r>
          </m:sub>
        </m:sSub>
        <m:r>
          <w:rPr>
            <w:rStyle w:val="tlid-translation"/>
            <w:rFonts w:ascii="Cambria Math" w:hAnsi="Cambria Math" w:cs="Times New Roman"/>
            <w:sz w:val="28"/>
            <w:szCs w:val="28"/>
          </w:rPr>
          <m:t>(s, l)</m:t>
        </m:r>
      </m:oMath>
      <w:r w:rsidRPr="00650F68">
        <w:rPr>
          <w:rStyle w:val="tlid-translation"/>
          <w:rFonts w:ascii="Times New Roman" w:hAnsi="Times New Roman" w:cs="Times New Roman"/>
          <w:sz w:val="28"/>
          <w:szCs w:val="28"/>
        </w:rPr>
        <w:t xml:space="preserve">. </w:t>
      </w:r>
      <w:r w:rsidR="0014039D">
        <w:rPr>
          <w:rStyle w:val="tlid-translation"/>
          <w:rFonts w:ascii="Times New Roman" w:hAnsi="Times New Roman" w:cs="Times New Roman"/>
          <w:sz w:val="28"/>
          <w:szCs w:val="28"/>
        </w:rPr>
        <w:t xml:space="preserve">В данной работе вычисляются месячные сигналы </w:t>
      </w:r>
      <w:r w:rsidRPr="00650F68">
        <w:rPr>
          <w:rStyle w:val="tlid-translation"/>
          <w:rFonts w:ascii="Times New Roman" w:hAnsi="Times New Roman" w:cs="Times New Roman"/>
          <w:sz w:val="28"/>
          <w:szCs w:val="28"/>
        </w:rPr>
        <w:t xml:space="preserve">для s = 1, 2, 3 и l = 9, 12. </w:t>
      </w:r>
    </w:p>
    <w:p w14:paraId="192C0E8A" w14:textId="155757D6" w:rsidR="00FF7382" w:rsidRDefault="00FF7382" w:rsidP="00D06078">
      <w:pPr>
        <w:spacing w:after="0" w:line="360" w:lineRule="auto"/>
        <w:ind w:firstLine="720"/>
        <w:jc w:val="both"/>
        <w:rPr>
          <w:rStyle w:val="tlid-translation"/>
          <w:rFonts w:ascii="Times New Roman" w:hAnsi="Times New Roman" w:cs="Times New Roman"/>
          <w:sz w:val="28"/>
          <w:szCs w:val="28"/>
        </w:rPr>
      </w:pPr>
      <w:r w:rsidRPr="00650F68">
        <w:rPr>
          <w:rStyle w:val="tlid-translation"/>
          <w:rFonts w:ascii="Times New Roman" w:hAnsi="Times New Roman" w:cs="Times New Roman"/>
          <w:sz w:val="28"/>
          <w:szCs w:val="28"/>
        </w:rPr>
        <w:lastRenderedPageBreak/>
        <w:t>Последняя стратегия основана на правиле торгового объема (VOL)</w:t>
      </w:r>
      <w:r w:rsidR="000501D2">
        <w:rPr>
          <w:rStyle w:val="a9"/>
          <w:rFonts w:ascii="Times New Roman" w:hAnsi="Times New Roman" w:cs="Times New Roman"/>
          <w:sz w:val="28"/>
          <w:szCs w:val="28"/>
        </w:rPr>
        <w:footnoteReference w:id="35"/>
      </w:r>
      <w:r w:rsidRPr="00650F68">
        <w:rPr>
          <w:rStyle w:val="tlid-translation"/>
          <w:rFonts w:ascii="Times New Roman" w:hAnsi="Times New Roman" w:cs="Times New Roman"/>
          <w:sz w:val="28"/>
          <w:szCs w:val="28"/>
        </w:rPr>
        <w:t xml:space="preserve">, поскольку изменение объема является еще одной полезной мерой, которая часто используется для определения рыночных тенденций. Торговый сигнал с использованием торгового объема определяется </w:t>
      </w:r>
      <w:r w:rsidR="00A87551">
        <w:rPr>
          <w:rStyle w:val="tlid-translation"/>
          <w:rFonts w:ascii="Times New Roman" w:hAnsi="Times New Roman" w:cs="Times New Roman"/>
          <w:sz w:val="28"/>
          <w:szCs w:val="28"/>
        </w:rPr>
        <w:t>следующим образом</w:t>
      </w:r>
      <w:r w:rsidRPr="00650F68">
        <w:rPr>
          <w:rStyle w:val="tlid-translation"/>
          <w:rFonts w:ascii="Times New Roman" w:hAnsi="Times New Roman" w:cs="Times New Roman"/>
          <w:sz w:val="28"/>
          <w:szCs w:val="28"/>
        </w:rPr>
        <w:t>:</w:t>
      </w:r>
    </w:p>
    <w:p w14:paraId="23CC7718" w14:textId="23C5135C" w:rsidR="00A87551" w:rsidRPr="00A87551" w:rsidRDefault="00692DE5" w:rsidP="00D06078">
      <w:pPr>
        <w:spacing w:after="0" w:line="360" w:lineRule="auto"/>
        <w:ind w:firstLine="720"/>
        <w:jc w:val="both"/>
        <w:rPr>
          <w:rStyle w:val="tlid-translation"/>
          <w:rFonts w:ascii="Times New Roman" w:hAnsi="Times New Roman" w:cs="Times New Roman"/>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lang w:val="en-US"/>
                </w:rPr>
                <m:t>VOL</m:t>
              </m:r>
            </m:e>
            <m:sub>
              <m:r>
                <w:rPr>
                  <w:rStyle w:val="tlid-translation"/>
                  <w:rFonts w:ascii="Cambria Math" w:hAnsi="Cambria Math" w:cs="Times New Roman"/>
                  <w:sz w:val="28"/>
                  <w:szCs w:val="28"/>
                </w:rPr>
                <m:t>i,t</m:t>
              </m:r>
            </m:sub>
          </m:sSub>
          <m:r>
            <w:rPr>
              <w:rStyle w:val="tlid-translation"/>
              <w:rFonts w:ascii="Cambria Math" w:hAnsi="Cambria Math" w:cs="Times New Roman"/>
              <w:sz w:val="28"/>
              <w:szCs w:val="28"/>
            </w:rPr>
            <m:t>=</m:t>
          </m:r>
          <m:d>
            <m:dPr>
              <m:begChr m:val="{"/>
              <m:endChr m:val=""/>
              <m:ctrlPr>
                <w:rPr>
                  <w:rStyle w:val="tlid-translation"/>
                  <w:rFonts w:ascii="Cambria Math" w:hAnsi="Cambria Math" w:cs="Times New Roman"/>
                  <w:i/>
                  <w:sz w:val="28"/>
                  <w:szCs w:val="28"/>
                </w:rPr>
              </m:ctrlPr>
            </m:dPr>
            <m:e>
              <m:eqArr>
                <m:eqArrPr>
                  <m:ctrlPr>
                    <w:rPr>
                      <w:rStyle w:val="tlid-translation"/>
                      <w:rFonts w:ascii="Cambria Math" w:hAnsi="Cambria Math" w:cs="Times New Roman"/>
                      <w:i/>
                      <w:sz w:val="28"/>
                      <w:szCs w:val="28"/>
                    </w:rPr>
                  </m:ctrlPr>
                </m:eqArrPr>
                <m:e>
                  <m:r>
                    <w:rPr>
                      <w:rStyle w:val="tlid-translation"/>
                      <w:rFonts w:ascii="Cambria Math" w:hAnsi="Cambria Math" w:cs="Times New Roman"/>
                      <w:sz w:val="28"/>
                      <w:szCs w:val="28"/>
                    </w:rPr>
                    <m:t xml:space="preserve">1, if </m:t>
                  </m:r>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MA</m:t>
                      </m:r>
                    </m:e>
                    <m:sub>
                      <m:r>
                        <w:rPr>
                          <w:rStyle w:val="tlid-translation"/>
                          <w:rFonts w:ascii="Cambria Math" w:hAnsi="Cambria Math" w:cs="Times New Roman"/>
                          <w:sz w:val="28"/>
                          <w:szCs w:val="28"/>
                        </w:rPr>
                        <m:t>i,t</m:t>
                      </m:r>
                    </m:sub>
                    <m:sup>
                      <m:r>
                        <w:rPr>
                          <w:rStyle w:val="tlid-translation"/>
                          <w:rFonts w:ascii="Cambria Math" w:hAnsi="Cambria Math" w:cs="Times New Roman"/>
                          <w:sz w:val="28"/>
                          <w:szCs w:val="28"/>
                        </w:rPr>
                        <m:t>OBV,s</m:t>
                      </m:r>
                    </m:sup>
                  </m:sSubSup>
                  <m:r>
                    <w:rPr>
                      <w:rStyle w:val="tlid-translation"/>
                      <w:rFonts w:ascii="Cambria Math" w:hAnsi="Cambria Math" w:cs="Times New Roman"/>
                      <w:sz w:val="28"/>
                      <w:szCs w:val="28"/>
                    </w:rPr>
                    <m:t>≥</m:t>
                  </m:r>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MA</m:t>
                      </m:r>
                    </m:e>
                    <m:sub>
                      <m:r>
                        <w:rPr>
                          <w:rStyle w:val="tlid-translation"/>
                          <w:rFonts w:ascii="Cambria Math" w:hAnsi="Cambria Math" w:cs="Times New Roman"/>
                          <w:sz w:val="28"/>
                          <w:szCs w:val="28"/>
                        </w:rPr>
                        <m:t>i,t</m:t>
                      </m:r>
                    </m:sub>
                    <m:sup>
                      <m:r>
                        <w:rPr>
                          <w:rStyle w:val="tlid-translation"/>
                          <w:rFonts w:ascii="Cambria Math" w:hAnsi="Cambria Math" w:cs="Times New Roman"/>
                          <w:sz w:val="28"/>
                          <w:szCs w:val="28"/>
                        </w:rPr>
                        <m:t>OBV,l</m:t>
                      </m:r>
                    </m:sup>
                  </m:sSubSup>
                </m:e>
                <m:e>
                  <m:r>
                    <w:rPr>
                      <w:rStyle w:val="tlid-translation"/>
                      <w:rFonts w:ascii="Cambria Math" w:hAnsi="Cambria Math" w:cs="Times New Roman"/>
                      <w:sz w:val="28"/>
                      <w:szCs w:val="28"/>
                    </w:rPr>
                    <m:t xml:space="preserve">0, if </m:t>
                  </m:r>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MA</m:t>
                      </m:r>
                    </m:e>
                    <m:sub>
                      <m:r>
                        <w:rPr>
                          <w:rStyle w:val="tlid-translation"/>
                          <w:rFonts w:ascii="Cambria Math" w:hAnsi="Cambria Math" w:cs="Times New Roman"/>
                          <w:sz w:val="28"/>
                          <w:szCs w:val="28"/>
                        </w:rPr>
                        <m:t>i,t</m:t>
                      </m:r>
                    </m:sub>
                    <m:sup>
                      <m:r>
                        <w:rPr>
                          <w:rStyle w:val="tlid-translation"/>
                          <w:rFonts w:ascii="Cambria Math" w:hAnsi="Cambria Math" w:cs="Times New Roman"/>
                          <w:sz w:val="28"/>
                          <w:szCs w:val="28"/>
                        </w:rPr>
                        <m:t>OBV,s</m:t>
                      </m:r>
                    </m:sup>
                  </m:sSubSup>
                  <m:r>
                    <w:rPr>
                      <w:rStyle w:val="tlid-translation"/>
                      <w:rFonts w:ascii="Cambria Math" w:hAnsi="Cambria Math" w:cs="Times New Roman"/>
                      <w:sz w:val="28"/>
                      <w:szCs w:val="28"/>
                    </w:rPr>
                    <m:t>&lt;</m:t>
                  </m:r>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MA</m:t>
                      </m:r>
                    </m:e>
                    <m:sub>
                      <m:r>
                        <w:rPr>
                          <w:rStyle w:val="tlid-translation"/>
                          <w:rFonts w:ascii="Cambria Math" w:hAnsi="Cambria Math" w:cs="Times New Roman"/>
                          <w:sz w:val="28"/>
                          <w:szCs w:val="28"/>
                        </w:rPr>
                        <m:t>i,t</m:t>
                      </m:r>
                    </m:sub>
                    <m:sup>
                      <m:r>
                        <w:rPr>
                          <w:rStyle w:val="tlid-translation"/>
                          <w:rFonts w:ascii="Cambria Math" w:hAnsi="Cambria Math" w:cs="Times New Roman"/>
                          <w:sz w:val="28"/>
                          <w:szCs w:val="28"/>
                        </w:rPr>
                        <m:t>OBV,l</m:t>
                      </m:r>
                    </m:sup>
                  </m:sSubSup>
                </m:e>
              </m:eqArr>
            </m:e>
          </m:d>
          <m:r>
            <w:rPr>
              <w:rStyle w:val="tlid-translation"/>
              <w:rFonts w:ascii="Cambria Math" w:hAnsi="Cambria Math" w:cs="Times New Roman"/>
              <w:sz w:val="28"/>
              <w:szCs w:val="28"/>
            </w:rPr>
            <m:t>,</m:t>
          </m:r>
        </m:oMath>
      </m:oMathPara>
    </w:p>
    <w:p w14:paraId="7DC33F70" w14:textId="77777777" w:rsidR="00A87551" w:rsidRDefault="00A87551" w:rsidP="00A87551">
      <w:pPr>
        <w:spacing w:after="0" w:line="360" w:lineRule="auto"/>
        <w:ind w:firstLine="720"/>
        <w:jc w:val="both"/>
        <w:rPr>
          <w:rStyle w:val="tlid-translation"/>
          <w:rFonts w:ascii="Times New Roman" w:hAnsi="Times New Roman" w:cs="Times New Roman"/>
          <w:i/>
          <w:sz w:val="28"/>
          <w:szCs w:val="28"/>
        </w:rPr>
      </w:pPr>
      <w:r>
        <w:rPr>
          <w:rStyle w:val="tlid-translation"/>
          <w:rFonts w:ascii="Times New Roman" w:hAnsi="Times New Roman" w:cs="Times New Roman"/>
          <w:i/>
          <w:sz w:val="28"/>
          <w:szCs w:val="28"/>
        </w:rPr>
        <w:t>Где:</w:t>
      </w:r>
    </w:p>
    <w:p w14:paraId="46659A48" w14:textId="0798806F" w:rsidR="00A87551" w:rsidRDefault="00692DE5" w:rsidP="00A87551">
      <w:pPr>
        <w:spacing w:after="0" w:line="360" w:lineRule="auto"/>
        <w:ind w:firstLine="720"/>
        <w:jc w:val="both"/>
        <w:rPr>
          <w:rStyle w:val="tlid-translation"/>
          <w:rFonts w:ascii="Times New Roman" w:hAnsi="Times New Roman" w:cs="Times New Roman"/>
          <w:i/>
          <w:sz w:val="28"/>
          <w:szCs w:val="28"/>
        </w:rPr>
      </w:pP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VOL</m:t>
            </m:r>
          </m:e>
          <m:sub>
            <m:r>
              <w:rPr>
                <w:rStyle w:val="tlid-translation"/>
                <w:rFonts w:ascii="Cambria Math" w:hAnsi="Cambria Math" w:cs="Times New Roman"/>
                <w:sz w:val="28"/>
                <w:szCs w:val="28"/>
              </w:rPr>
              <m:t>i,t</m:t>
            </m:r>
          </m:sub>
        </m:sSub>
      </m:oMath>
      <w:r w:rsidR="00A87551">
        <w:rPr>
          <w:rStyle w:val="tlid-translation"/>
          <w:rFonts w:ascii="Times New Roman" w:hAnsi="Times New Roman" w:cs="Times New Roman"/>
          <w:i/>
          <w:sz w:val="28"/>
          <w:szCs w:val="28"/>
        </w:rPr>
        <w:t xml:space="preserve"> – сигнал на покупку (1) или продажу (0) актива </w:t>
      </w:r>
      <w:proofErr w:type="spellStart"/>
      <w:r w:rsidR="00A87551">
        <w:rPr>
          <w:rStyle w:val="tlid-translation"/>
          <w:rFonts w:ascii="Times New Roman" w:hAnsi="Times New Roman" w:cs="Times New Roman"/>
          <w:i/>
          <w:sz w:val="28"/>
          <w:szCs w:val="28"/>
          <w:lang w:val="en-US"/>
        </w:rPr>
        <w:t>i</w:t>
      </w:r>
      <w:proofErr w:type="spellEnd"/>
      <w:r w:rsidR="00A87551" w:rsidRPr="00DA509D">
        <w:rPr>
          <w:rStyle w:val="tlid-translation"/>
          <w:rFonts w:ascii="Times New Roman" w:hAnsi="Times New Roman" w:cs="Times New Roman"/>
          <w:i/>
          <w:sz w:val="28"/>
          <w:szCs w:val="28"/>
        </w:rPr>
        <w:t xml:space="preserve"> </w:t>
      </w:r>
      <w:r w:rsidR="00A87551">
        <w:rPr>
          <w:rStyle w:val="tlid-translation"/>
          <w:rFonts w:ascii="Times New Roman" w:hAnsi="Times New Roman" w:cs="Times New Roman"/>
          <w:i/>
          <w:sz w:val="28"/>
          <w:szCs w:val="28"/>
        </w:rPr>
        <w:t xml:space="preserve"> </w:t>
      </w:r>
    </w:p>
    <w:p w14:paraId="42DC99E4" w14:textId="664EFE6C" w:rsidR="00A87551" w:rsidRDefault="00692DE5" w:rsidP="00A87551">
      <w:pPr>
        <w:spacing w:after="0" w:line="360" w:lineRule="auto"/>
        <w:ind w:firstLine="720"/>
        <w:jc w:val="both"/>
        <w:rPr>
          <w:rStyle w:val="tlid-translation"/>
          <w:rFonts w:ascii="Times New Roman" w:hAnsi="Times New Roman" w:cs="Times New Roman"/>
          <w:i/>
          <w:sz w:val="28"/>
          <w:szCs w:val="28"/>
        </w:rPr>
      </w:pPr>
      <m:oMath>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MA</m:t>
            </m:r>
          </m:e>
          <m:sub>
            <m:r>
              <w:rPr>
                <w:rStyle w:val="tlid-translation"/>
                <w:rFonts w:ascii="Cambria Math" w:hAnsi="Cambria Math" w:cs="Times New Roman"/>
                <w:sz w:val="28"/>
                <w:szCs w:val="28"/>
              </w:rPr>
              <m:t>i,t</m:t>
            </m:r>
          </m:sub>
          <m:sup>
            <m:r>
              <w:rPr>
                <w:rStyle w:val="tlid-translation"/>
                <w:rFonts w:ascii="Cambria Math" w:hAnsi="Cambria Math" w:cs="Times New Roman"/>
                <w:sz w:val="28"/>
                <w:szCs w:val="28"/>
              </w:rPr>
              <m:t>s</m:t>
            </m:r>
          </m:sup>
        </m:sSubSup>
      </m:oMath>
      <w:r w:rsidR="00A87551">
        <w:rPr>
          <w:rStyle w:val="tlid-translation"/>
          <w:rFonts w:ascii="Times New Roman" w:hAnsi="Times New Roman" w:cs="Times New Roman"/>
          <w:i/>
          <w:sz w:val="28"/>
          <w:szCs w:val="28"/>
        </w:rPr>
        <w:t xml:space="preserve"> – значение скользящей средней длины </w:t>
      </w:r>
      <w:r w:rsidR="00A87551">
        <w:rPr>
          <w:rStyle w:val="tlid-translation"/>
          <w:rFonts w:ascii="Times New Roman" w:hAnsi="Times New Roman" w:cs="Times New Roman"/>
          <w:i/>
          <w:sz w:val="28"/>
          <w:szCs w:val="28"/>
          <w:lang w:val="en-US"/>
        </w:rPr>
        <w:t>s</w:t>
      </w:r>
      <w:r w:rsidR="00A87551" w:rsidRPr="0014039D">
        <w:rPr>
          <w:rStyle w:val="tlid-translation"/>
          <w:rFonts w:ascii="Times New Roman" w:hAnsi="Times New Roman" w:cs="Times New Roman"/>
          <w:i/>
          <w:sz w:val="28"/>
          <w:szCs w:val="28"/>
        </w:rPr>
        <w:t xml:space="preserve"> &lt;</w:t>
      </w:r>
      <w:r w:rsidR="00A87551">
        <w:rPr>
          <w:rStyle w:val="tlid-translation"/>
          <w:rFonts w:ascii="Times New Roman" w:hAnsi="Times New Roman" w:cs="Times New Roman"/>
          <w:i/>
          <w:sz w:val="28"/>
          <w:szCs w:val="28"/>
          <w:lang w:val="en-US"/>
        </w:rPr>
        <w:t>l</w:t>
      </w:r>
      <w:r w:rsidR="00A87551" w:rsidRPr="00DA509D">
        <w:rPr>
          <w:rStyle w:val="tlid-translation"/>
          <w:rFonts w:ascii="Times New Roman" w:hAnsi="Times New Roman" w:cs="Times New Roman"/>
          <w:i/>
          <w:sz w:val="28"/>
          <w:szCs w:val="28"/>
        </w:rPr>
        <w:t xml:space="preserve"> </w:t>
      </w:r>
      <w:r w:rsidR="00A87551">
        <w:rPr>
          <w:rStyle w:val="tlid-translation"/>
          <w:rFonts w:ascii="Times New Roman" w:hAnsi="Times New Roman" w:cs="Times New Roman"/>
          <w:i/>
          <w:sz w:val="28"/>
          <w:szCs w:val="28"/>
        </w:rPr>
        <w:t xml:space="preserve">в момент времени </w:t>
      </w:r>
      <w:r w:rsidR="00A87551">
        <w:rPr>
          <w:rStyle w:val="tlid-translation"/>
          <w:rFonts w:ascii="Times New Roman" w:hAnsi="Times New Roman" w:cs="Times New Roman"/>
          <w:i/>
          <w:sz w:val="28"/>
          <w:szCs w:val="28"/>
          <w:lang w:val="en-US"/>
        </w:rPr>
        <w:t>t</w:t>
      </w:r>
      <w:r w:rsidR="00A87551" w:rsidRPr="00A87551">
        <w:rPr>
          <w:rStyle w:val="tlid-translation"/>
          <w:rFonts w:ascii="Times New Roman" w:hAnsi="Times New Roman" w:cs="Times New Roman"/>
          <w:i/>
          <w:sz w:val="28"/>
          <w:szCs w:val="28"/>
        </w:rPr>
        <w:t xml:space="preserve">, </w:t>
      </w:r>
      <w:r w:rsidR="00A87551">
        <w:rPr>
          <w:rStyle w:val="tlid-translation"/>
          <w:rFonts w:ascii="Times New Roman" w:hAnsi="Times New Roman" w:cs="Times New Roman"/>
          <w:i/>
          <w:sz w:val="28"/>
          <w:szCs w:val="28"/>
        </w:rPr>
        <w:t>рассчитанной по показателю «</w:t>
      </w:r>
      <w:r w:rsidR="00A87551">
        <w:rPr>
          <w:rStyle w:val="tlid-translation"/>
          <w:rFonts w:ascii="Times New Roman" w:hAnsi="Times New Roman" w:cs="Times New Roman"/>
          <w:i/>
          <w:sz w:val="28"/>
          <w:szCs w:val="28"/>
          <w:lang w:val="en-US"/>
        </w:rPr>
        <w:t>on</w:t>
      </w:r>
      <w:r w:rsidR="00A87551" w:rsidRPr="00A87551">
        <w:rPr>
          <w:rStyle w:val="tlid-translation"/>
          <w:rFonts w:ascii="Times New Roman" w:hAnsi="Times New Roman" w:cs="Times New Roman"/>
          <w:i/>
          <w:sz w:val="28"/>
          <w:szCs w:val="28"/>
        </w:rPr>
        <w:t>-</w:t>
      </w:r>
      <w:r w:rsidR="00A87551">
        <w:rPr>
          <w:rStyle w:val="tlid-translation"/>
          <w:rFonts w:ascii="Times New Roman" w:hAnsi="Times New Roman" w:cs="Times New Roman"/>
          <w:i/>
          <w:sz w:val="28"/>
          <w:szCs w:val="28"/>
          <w:lang w:val="en-US"/>
        </w:rPr>
        <w:t>balance</w:t>
      </w:r>
      <w:r w:rsidR="00A87551">
        <w:rPr>
          <w:rStyle w:val="tlid-translation"/>
          <w:rFonts w:ascii="Times New Roman" w:hAnsi="Times New Roman" w:cs="Times New Roman"/>
          <w:i/>
          <w:sz w:val="28"/>
          <w:szCs w:val="28"/>
        </w:rPr>
        <w:t>»</w:t>
      </w:r>
      <w:r w:rsidR="00A87551" w:rsidRPr="00A87551">
        <w:rPr>
          <w:rStyle w:val="tlid-translation"/>
          <w:rFonts w:ascii="Times New Roman" w:hAnsi="Times New Roman" w:cs="Times New Roman"/>
          <w:i/>
          <w:sz w:val="28"/>
          <w:szCs w:val="28"/>
        </w:rPr>
        <w:t xml:space="preserve"> </w:t>
      </w:r>
      <w:r w:rsidR="00A87551">
        <w:rPr>
          <w:rStyle w:val="tlid-translation"/>
          <w:rFonts w:ascii="Times New Roman" w:hAnsi="Times New Roman" w:cs="Times New Roman"/>
          <w:i/>
          <w:sz w:val="28"/>
          <w:szCs w:val="28"/>
          <w:lang w:val="en-US"/>
        </w:rPr>
        <w:t>volume</w:t>
      </w:r>
      <w:r w:rsidR="00A87551" w:rsidRPr="00A87551">
        <w:rPr>
          <w:rStyle w:val="tlid-translation"/>
          <w:rFonts w:ascii="Times New Roman" w:hAnsi="Times New Roman" w:cs="Times New Roman"/>
          <w:i/>
          <w:sz w:val="28"/>
          <w:szCs w:val="28"/>
        </w:rPr>
        <w:t xml:space="preserve"> (</w:t>
      </w:r>
      <w:r w:rsidR="00A87551">
        <w:rPr>
          <w:rStyle w:val="tlid-translation"/>
          <w:rFonts w:ascii="Times New Roman" w:hAnsi="Times New Roman" w:cs="Times New Roman"/>
          <w:i/>
          <w:sz w:val="28"/>
          <w:szCs w:val="28"/>
          <w:lang w:val="en-US"/>
        </w:rPr>
        <w:t>OBV</w:t>
      </w:r>
      <w:r w:rsidR="00A87551" w:rsidRPr="00A87551">
        <w:rPr>
          <w:rStyle w:val="tlid-translation"/>
          <w:rFonts w:ascii="Times New Roman" w:hAnsi="Times New Roman" w:cs="Times New Roman"/>
          <w:i/>
          <w:sz w:val="28"/>
          <w:szCs w:val="28"/>
        </w:rPr>
        <w:t>)</w:t>
      </w:r>
      <w:r w:rsidR="00A87551">
        <w:rPr>
          <w:rStyle w:val="a9"/>
          <w:rFonts w:ascii="Times New Roman" w:hAnsi="Times New Roman" w:cs="Times New Roman"/>
          <w:i/>
          <w:sz w:val="28"/>
          <w:szCs w:val="28"/>
        </w:rPr>
        <w:footnoteReference w:id="36"/>
      </w:r>
      <w:r w:rsidR="00A87551">
        <w:rPr>
          <w:rStyle w:val="tlid-translation"/>
          <w:rFonts w:ascii="Times New Roman" w:hAnsi="Times New Roman" w:cs="Times New Roman"/>
          <w:i/>
          <w:sz w:val="28"/>
          <w:szCs w:val="28"/>
        </w:rPr>
        <w:t xml:space="preserve"> </w:t>
      </w:r>
    </w:p>
    <w:p w14:paraId="2408A296" w14:textId="2EBBEDA3" w:rsidR="00A87551" w:rsidRDefault="00692DE5" w:rsidP="00A87551">
      <w:pPr>
        <w:spacing w:after="0" w:line="360" w:lineRule="auto"/>
        <w:ind w:firstLine="720"/>
        <w:jc w:val="both"/>
        <w:rPr>
          <w:rStyle w:val="tlid-translation"/>
          <w:rFonts w:ascii="Times New Roman" w:hAnsi="Times New Roman" w:cs="Times New Roman"/>
          <w:i/>
          <w:sz w:val="28"/>
          <w:szCs w:val="28"/>
        </w:rPr>
      </w:pPr>
      <m:oMath>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MA</m:t>
            </m:r>
          </m:e>
          <m:sub>
            <m:r>
              <w:rPr>
                <w:rStyle w:val="tlid-translation"/>
                <w:rFonts w:ascii="Cambria Math" w:hAnsi="Cambria Math" w:cs="Times New Roman"/>
                <w:sz w:val="28"/>
                <w:szCs w:val="28"/>
              </w:rPr>
              <m:t>i,t</m:t>
            </m:r>
          </m:sub>
          <m:sup>
            <m:r>
              <w:rPr>
                <w:rStyle w:val="tlid-translation"/>
                <w:rFonts w:ascii="Cambria Math" w:hAnsi="Cambria Math" w:cs="Times New Roman"/>
                <w:sz w:val="28"/>
                <w:szCs w:val="28"/>
              </w:rPr>
              <m:t>l</m:t>
            </m:r>
          </m:sup>
        </m:sSubSup>
      </m:oMath>
      <w:r w:rsidR="00A87551">
        <w:rPr>
          <w:rStyle w:val="tlid-translation"/>
          <w:rFonts w:ascii="Times New Roman" w:hAnsi="Times New Roman" w:cs="Times New Roman"/>
          <w:i/>
          <w:sz w:val="28"/>
          <w:szCs w:val="28"/>
        </w:rPr>
        <w:t xml:space="preserve"> – значение скользящей средней длины </w:t>
      </w:r>
      <w:r w:rsidR="00A87551">
        <w:rPr>
          <w:rStyle w:val="tlid-translation"/>
          <w:rFonts w:ascii="Times New Roman" w:hAnsi="Times New Roman" w:cs="Times New Roman"/>
          <w:i/>
          <w:sz w:val="28"/>
          <w:szCs w:val="28"/>
          <w:lang w:val="en-US"/>
        </w:rPr>
        <w:t>l</w:t>
      </w:r>
      <w:r w:rsidR="00A87551" w:rsidRPr="0014039D">
        <w:rPr>
          <w:rStyle w:val="tlid-translation"/>
          <w:rFonts w:ascii="Times New Roman" w:hAnsi="Times New Roman" w:cs="Times New Roman"/>
          <w:i/>
          <w:sz w:val="28"/>
          <w:szCs w:val="28"/>
        </w:rPr>
        <w:t xml:space="preserve">&gt; </w:t>
      </w:r>
      <w:r w:rsidR="00A87551">
        <w:rPr>
          <w:rStyle w:val="tlid-translation"/>
          <w:rFonts w:ascii="Times New Roman" w:hAnsi="Times New Roman" w:cs="Times New Roman"/>
          <w:i/>
          <w:sz w:val="28"/>
          <w:szCs w:val="28"/>
          <w:lang w:val="en-US"/>
        </w:rPr>
        <w:t>s</w:t>
      </w:r>
      <w:r w:rsidR="00A87551" w:rsidRPr="00DA509D">
        <w:rPr>
          <w:rStyle w:val="tlid-translation"/>
          <w:rFonts w:ascii="Times New Roman" w:hAnsi="Times New Roman" w:cs="Times New Roman"/>
          <w:i/>
          <w:sz w:val="28"/>
          <w:szCs w:val="28"/>
        </w:rPr>
        <w:t xml:space="preserve"> </w:t>
      </w:r>
      <w:r w:rsidR="00A87551">
        <w:rPr>
          <w:rStyle w:val="tlid-translation"/>
          <w:rFonts w:ascii="Times New Roman" w:hAnsi="Times New Roman" w:cs="Times New Roman"/>
          <w:i/>
          <w:sz w:val="28"/>
          <w:szCs w:val="28"/>
        </w:rPr>
        <w:t xml:space="preserve">в момент времени </w:t>
      </w:r>
      <w:r w:rsidR="00A87551">
        <w:rPr>
          <w:rStyle w:val="tlid-translation"/>
          <w:rFonts w:ascii="Times New Roman" w:hAnsi="Times New Roman" w:cs="Times New Roman"/>
          <w:i/>
          <w:sz w:val="28"/>
          <w:szCs w:val="28"/>
          <w:lang w:val="en-US"/>
        </w:rPr>
        <w:t>t</w:t>
      </w:r>
      <w:r w:rsidR="00A87551" w:rsidRPr="00A87551">
        <w:rPr>
          <w:rStyle w:val="tlid-translation"/>
          <w:rFonts w:ascii="Times New Roman" w:hAnsi="Times New Roman" w:cs="Times New Roman"/>
          <w:i/>
          <w:sz w:val="28"/>
          <w:szCs w:val="28"/>
        </w:rPr>
        <w:t xml:space="preserve">, </w:t>
      </w:r>
      <w:r w:rsidR="00A87551">
        <w:rPr>
          <w:rStyle w:val="tlid-translation"/>
          <w:rFonts w:ascii="Times New Roman" w:hAnsi="Times New Roman" w:cs="Times New Roman"/>
          <w:i/>
          <w:sz w:val="28"/>
          <w:szCs w:val="28"/>
        </w:rPr>
        <w:t>рассчитанной по показателю «</w:t>
      </w:r>
      <w:r w:rsidR="00A87551">
        <w:rPr>
          <w:rStyle w:val="tlid-translation"/>
          <w:rFonts w:ascii="Times New Roman" w:hAnsi="Times New Roman" w:cs="Times New Roman"/>
          <w:i/>
          <w:sz w:val="28"/>
          <w:szCs w:val="28"/>
          <w:lang w:val="en-US"/>
        </w:rPr>
        <w:t>on</w:t>
      </w:r>
      <w:r w:rsidR="00A87551" w:rsidRPr="00A87551">
        <w:rPr>
          <w:rStyle w:val="tlid-translation"/>
          <w:rFonts w:ascii="Times New Roman" w:hAnsi="Times New Roman" w:cs="Times New Roman"/>
          <w:i/>
          <w:sz w:val="28"/>
          <w:szCs w:val="28"/>
        </w:rPr>
        <w:t>-</w:t>
      </w:r>
      <w:r w:rsidR="00A87551">
        <w:rPr>
          <w:rStyle w:val="tlid-translation"/>
          <w:rFonts w:ascii="Times New Roman" w:hAnsi="Times New Roman" w:cs="Times New Roman"/>
          <w:i/>
          <w:sz w:val="28"/>
          <w:szCs w:val="28"/>
          <w:lang w:val="en-US"/>
        </w:rPr>
        <w:t>balance</w:t>
      </w:r>
      <w:r w:rsidR="00A87551">
        <w:rPr>
          <w:rStyle w:val="tlid-translation"/>
          <w:rFonts w:ascii="Times New Roman" w:hAnsi="Times New Roman" w:cs="Times New Roman"/>
          <w:i/>
          <w:sz w:val="28"/>
          <w:szCs w:val="28"/>
        </w:rPr>
        <w:t>»</w:t>
      </w:r>
      <w:r w:rsidR="00A87551" w:rsidRPr="00A87551">
        <w:rPr>
          <w:rStyle w:val="tlid-translation"/>
          <w:rFonts w:ascii="Times New Roman" w:hAnsi="Times New Roman" w:cs="Times New Roman"/>
          <w:i/>
          <w:sz w:val="28"/>
          <w:szCs w:val="28"/>
        </w:rPr>
        <w:t xml:space="preserve"> </w:t>
      </w:r>
      <w:r w:rsidR="00A87551">
        <w:rPr>
          <w:rStyle w:val="tlid-translation"/>
          <w:rFonts w:ascii="Times New Roman" w:hAnsi="Times New Roman" w:cs="Times New Roman"/>
          <w:i/>
          <w:sz w:val="28"/>
          <w:szCs w:val="28"/>
          <w:lang w:val="en-US"/>
        </w:rPr>
        <w:t>volume</w:t>
      </w:r>
      <w:r w:rsidR="00A87551" w:rsidRPr="00A87551">
        <w:rPr>
          <w:rStyle w:val="tlid-translation"/>
          <w:rFonts w:ascii="Times New Roman" w:hAnsi="Times New Roman" w:cs="Times New Roman"/>
          <w:i/>
          <w:sz w:val="28"/>
          <w:szCs w:val="28"/>
        </w:rPr>
        <w:t xml:space="preserve"> (</w:t>
      </w:r>
      <w:r w:rsidR="00A87551">
        <w:rPr>
          <w:rStyle w:val="tlid-translation"/>
          <w:rFonts w:ascii="Times New Roman" w:hAnsi="Times New Roman" w:cs="Times New Roman"/>
          <w:i/>
          <w:sz w:val="28"/>
          <w:szCs w:val="28"/>
          <w:lang w:val="en-US"/>
        </w:rPr>
        <w:t>OBV</w:t>
      </w:r>
      <w:r w:rsidR="00A87551" w:rsidRPr="00A87551">
        <w:rPr>
          <w:rStyle w:val="tlid-translation"/>
          <w:rFonts w:ascii="Times New Roman" w:hAnsi="Times New Roman" w:cs="Times New Roman"/>
          <w:i/>
          <w:sz w:val="28"/>
          <w:szCs w:val="28"/>
        </w:rPr>
        <w:t>)</w:t>
      </w:r>
    </w:p>
    <w:p w14:paraId="48CFE701" w14:textId="14F71A6A" w:rsidR="00A87551" w:rsidRDefault="00A87551" w:rsidP="00A87551">
      <w:pPr>
        <w:spacing w:after="0" w:line="360" w:lineRule="auto"/>
        <w:ind w:firstLine="720"/>
        <w:jc w:val="both"/>
        <w:rPr>
          <w:rStyle w:val="tlid-translation"/>
          <w:rFonts w:ascii="Times New Roman" w:hAnsi="Times New Roman" w:cs="Times New Roman"/>
          <w:i/>
          <w:sz w:val="28"/>
          <w:szCs w:val="28"/>
        </w:rPr>
      </w:pPr>
      <w:r w:rsidRPr="00DA509D">
        <w:rPr>
          <w:rStyle w:val="tlid-translation"/>
          <w:rFonts w:ascii="Times New Roman" w:hAnsi="Times New Roman" w:cs="Times New Roman"/>
          <w:iCs/>
          <w:sz w:val="28"/>
          <w:szCs w:val="28"/>
        </w:rPr>
        <w:t>При этом значение</w:t>
      </w:r>
      <w:r>
        <w:rPr>
          <w:rStyle w:val="tlid-translation"/>
          <w:rFonts w:ascii="Times New Roman" w:hAnsi="Times New Roman" w:cs="Times New Roman"/>
          <w:i/>
          <w:sz w:val="28"/>
          <w:szCs w:val="28"/>
        </w:rPr>
        <w:t xml:space="preserve"> </w:t>
      </w:r>
      <m:oMath>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MA</m:t>
            </m:r>
          </m:e>
          <m:sub>
            <m:r>
              <w:rPr>
                <w:rStyle w:val="tlid-translation"/>
                <w:rFonts w:ascii="Cambria Math" w:hAnsi="Cambria Math" w:cs="Times New Roman"/>
                <w:sz w:val="28"/>
                <w:szCs w:val="28"/>
              </w:rPr>
              <m:t>i,t</m:t>
            </m:r>
          </m:sub>
          <m:sup>
            <m:r>
              <w:rPr>
                <w:rStyle w:val="tlid-translation"/>
                <w:rFonts w:ascii="Cambria Math" w:hAnsi="Cambria Math" w:cs="Times New Roman"/>
                <w:sz w:val="28"/>
                <w:szCs w:val="28"/>
                <w:lang w:val="en-US"/>
              </w:rPr>
              <m:t>OBV</m:t>
            </m:r>
            <m:r>
              <w:rPr>
                <w:rStyle w:val="tlid-translation"/>
                <w:rFonts w:ascii="Cambria Math" w:hAnsi="Cambria Math" w:cs="Times New Roman"/>
                <w:sz w:val="28"/>
                <w:szCs w:val="28"/>
              </w:rPr>
              <m:t xml:space="preserve">, </m:t>
            </m:r>
            <m:r>
              <w:rPr>
                <w:rStyle w:val="tlid-translation"/>
                <w:rFonts w:ascii="Cambria Math" w:hAnsi="Cambria Math" w:cs="Times New Roman"/>
                <w:sz w:val="28"/>
                <w:szCs w:val="28"/>
                <w:lang w:val="en-US"/>
              </w:rPr>
              <m:t>m</m:t>
            </m:r>
          </m:sup>
        </m:sSubSup>
      </m:oMath>
      <w:r>
        <w:rPr>
          <w:rStyle w:val="tlid-translation"/>
          <w:rFonts w:ascii="Times New Roman" w:hAnsi="Times New Roman" w:cs="Times New Roman"/>
          <w:i/>
          <w:sz w:val="28"/>
          <w:szCs w:val="28"/>
        </w:rPr>
        <w:t xml:space="preserve"> </w:t>
      </w:r>
      <w:r w:rsidRPr="00DA509D">
        <w:rPr>
          <w:rStyle w:val="tlid-translation"/>
          <w:rFonts w:ascii="Times New Roman" w:hAnsi="Times New Roman" w:cs="Times New Roman"/>
          <w:iCs/>
          <w:sz w:val="28"/>
          <w:szCs w:val="28"/>
        </w:rPr>
        <w:t>определяется следующим образом:</w:t>
      </w:r>
      <w:r>
        <w:rPr>
          <w:rStyle w:val="tlid-translation"/>
          <w:rFonts w:ascii="Times New Roman" w:hAnsi="Times New Roman" w:cs="Times New Roman"/>
          <w:i/>
          <w:sz w:val="28"/>
          <w:szCs w:val="28"/>
        </w:rPr>
        <w:t xml:space="preserve"> </w:t>
      </w:r>
    </w:p>
    <w:p w14:paraId="6ADDFB76" w14:textId="03D59903" w:rsidR="00A87551" w:rsidRPr="00DA509D" w:rsidRDefault="00692DE5" w:rsidP="00A87551">
      <w:pPr>
        <w:spacing w:after="0" w:line="360" w:lineRule="auto"/>
        <w:ind w:firstLine="720"/>
        <w:jc w:val="both"/>
        <w:rPr>
          <w:rStyle w:val="tlid-translation"/>
          <w:rFonts w:ascii="Times New Roman" w:hAnsi="Times New Roman" w:cs="Times New Roman"/>
          <w:i/>
          <w:sz w:val="28"/>
          <w:szCs w:val="28"/>
        </w:rPr>
      </w:pPr>
      <m:oMathPara>
        <m:oMath>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lang w:val="en-US"/>
                </w:rPr>
                <m:t>MA</m:t>
              </m:r>
            </m:e>
            <m:sub>
              <m:r>
                <w:rPr>
                  <w:rStyle w:val="tlid-translation"/>
                  <w:rFonts w:ascii="Cambria Math" w:hAnsi="Cambria Math" w:cs="Times New Roman"/>
                  <w:sz w:val="28"/>
                  <w:szCs w:val="28"/>
                </w:rPr>
                <m:t>i,t</m:t>
              </m:r>
            </m:sub>
            <m:sup>
              <m:r>
                <w:rPr>
                  <w:rStyle w:val="tlid-translation"/>
                  <w:rFonts w:ascii="Cambria Math" w:hAnsi="Cambria Math" w:cs="Times New Roman"/>
                  <w:sz w:val="28"/>
                  <w:szCs w:val="28"/>
                </w:rPr>
                <m:t>OBV,m</m:t>
              </m:r>
            </m:sup>
          </m:sSubSup>
          <m:r>
            <w:rPr>
              <w:rStyle w:val="tlid-translation"/>
              <w:rFonts w:ascii="Cambria Math" w:hAnsi="Cambria Math" w:cs="Times New Roman"/>
              <w:sz w:val="28"/>
              <w:szCs w:val="28"/>
            </w:rPr>
            <m:t>=</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m</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h=0</m:t>
              </m:r>
            </m:sub>
            <m:sup>
              <m:r>
                <w:rPr>
                  <w:rStyle w:val="tlid-translation"/>
                  <w:rFonts w:ascii="Cambria Math" w:hAnsi="Cambria Math" w:cs="Times New Roman"/>
                  <w:sz w:val="28"/>
                  <w:szCs w:val="28"/>
                </w:rPr>
                <m:t>m-1</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OBV</m:t>
                  </m:r>
                </m:e>
                <m:sub>
                  <m:r>
                    <w:rPr>
                      <w:rStyle w:val="tlid-translation"/>
                      <w:rFonts w:ascii="Cambria Math" w:hAnsi="Cambria Math" w:cs="Times New Roman"/>
                      <w:sz w:val="28"/>
                      <w:szCs w:val="28"/>
                    </w:rPr>
                    <m:t>i,t-h</m:t>
                  </m:r>
                </m:sub>
              </m:sSub>
            </m:e>
          </m:nary>
          <m:r>
            <w:rPr>
              <w:rStyle w:val="tlid-translation"/>
              <w:rFonts w:ascii="Cambria Math" w:hAnsi="Cambria Math" w:cs="Times New Roman"/>
              <w:sz w:val="28"/>
              <w:szCs w:val="28"/>
            </w:rPr>
            <m:t>,</m:t>
          </m:r>
        </m:oMath>
      </m:oMathPara>
    </w:p>
    <w:p w14:paraId="6104BF7F" w14:textId="0FA866C1" w:rsidR="00A87551" w:rsidRDefault="00AC2C70" w:rsidP="00A87551">
      <w:pPr>
        <w:spacing w:after="0" w:line="360" w:lineRule="auto"/>
        <w:ind w:firstLine="720"/>
        <w:jc w:val="both"/>
        <w:rPr>
          <w:rStyle w:val="tlid-translation"/>
          <w:rFonts w:ascii="Times New Roman" w:hAnsi="Times New Roman" w:cs="Times New Roman"/>
          <w:i/>
          <w:sz w:val="28"/>
          <w:szCs w:val="28"/>
        </w:rPr>
      </w:pPr>
      <w:r>
        <w:rPr>
          <w:rStyle w:val="tlid-translation"/>
          <w:rFonts w:ascii="Times New Roman" w:hAnsi="Times New Roman" w:cs="Times New Roman"/>
          <w:i/>
          <w:sz w:val="28"/>
          <w:szCs w:val="28"/>
        </w:rPr>
        <w:t>г</w:t>
      </w:r>
      <w:r w:rsidR="00A87551">
        <w:rPr>
          <w:rStyle w:val="tlid-translation"/>
          <w:rFonts w:ascii="Times New Roman" w:hAnsi="Times New Roman" w:cs="Times New Roman"/>
          <w:i/>
          <w:sz w:val="28"/>
          <w:szCs w:val="28"/>
        </w:rPr>
        <w:t>де:</w:t>
      </w:r>
    </w:p>
    <w:p w14:paraId="0E335F0E" w14:textId="77777777" w:rsidR="00A87551" w:rsidRPr="00DA509D" w:rsidRDefault="00A87551" w:rsidP="00A87551">
      <w:pPr>
        <w:spacing w:after="0" w:line="360" w:lineRule="auto"/>
        <w:ind w:firstLine="720"/>
        <w:jc w:val="both"/>
        <w:rPr>
          <w:rStyle w:val="tlid-translation"/>
          <w:rFonts w:ascii="Times New Roman" w:hAnsi="Times New Roman" w:cs="Times New Roman"/>
          <w:i/>
          <w:sz w:val="28"/>
          <w:szCs w:val="28"/>
        </w:rPr>
      </w:pPr>
      <w:r>
        <w:rPr>
          <w:rStyle w:val="tlid-translation"/>
          <w:rFonts w:ascii="Times New Roman" w:hAnsi="Times New Roman" w:cs="Times New Roman"/>
          <w:i/>
          <w:sz w:val="28"/>
          <w:szCs w:val="28"/>
          <w:lang w:val="en-US"/>
        </w:rPr>
        <w:t>m</w:t>
      </w:r>
      <w:r w:rsidRPr="00DA509D">
        <w:rPr>
          <w:rStyle w:val="tlid-translation"/>
          <w:rFonts w:ascii="Times New Roman" w:hAnsi="Times New Roman" w:cs="Times New Roman"/>
          <w:i/>
          <w:sz w:val="28"/>
          <w:szCs w:val="28"/>
        </w:rPr>
        <w:t xml:space="preserve"> – </w:t>
      </w:r>
      <w:r>
        <w:rPr>
          <w:rStyle w:val="tlid-translation"/>
          <w:rFonts w:ascii="Times New Roman" w:hAnsi="Times New Roman" w:cs="Times New Roman"/>
          <w:i/>
          <w:sz w:val="28"/>
          <w:szCs w:val="28"/>
        </w:rPr>
        <w:t>параметр определяющий длину скользящей средней</w:t>
      </w:r>
      <w:r w:rsidRPr="00DA509D">
        <w:rPr>
          <w:rStyle w:val="tlid-translation"/>
          <w:rFonts w:ascii="Times New Roman" w:hAnsi="Times New Roman" w:cs="Times New Roman"/>
          <w:i/>
          <w:sz w:val="28"/>
          <w:szCs w:val="28"/>
        </w:rPr>
        <w:t xml:space="preserve"> </w:t>
      </w:r>
    </w:p>
    <w:p w14:paraId="5A8468D7" w14:textId="23AA1CA4" w:rsidR="00A87551" w:rsidRPr="0000252F" w:rsidRDefault="00692DE5" w:rsidP="00A87551">
      <w:pPr>
        <w:spacing w:after="0" w:line="360" w:lineRule="auto"/>
        <w:ind w:firstLine="720"/>
        <w:jc w:val="both"/>
        <w:rPr>
          <w:rStyle w:val="tlid-translation"/>
          <w:rFonts w:ascii="Times New Roman" w:hAnsi="Times New Roman" w:cs="Times New Roman"/>
          <w:i/>
          <w:sz w:val="28"/>
          <w:szCs w:val="28"/>
        </w:rPr>
      </w:pP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OBV</m:t>
            </m:r>
          </m:e>
          <m:sub>
            <m:r>
              <w:rPr>
                <w:rStyle w:val="tlid-translation"/>
                <w:rFonts w:ascii="Cambria Math" w:hAnsi="Cambria Math" w:cs="Times New Roman"/>
                <w:sz w:val="28"/>
                <w:szCs w:val="28"/>
              </w:rPr>
              <m:t>i,t</m:t>
            </m:r>
          </m:sub>
        </m:sSub>
      </m:oMath>
      <w:r w:rsidR="00A87551" w:rsidRPr="00DA509D">
        <w:rPr>
          <w:rStyle w:val="tlid-translation"/>
          <w:rFonts w:ascii="Times New Roman" w:hAnsi="Times New Roman" w:cs="Times New Roman"/>
          <w:i/>
          <w:sz w:val="28"/>
          <w:szCs w:val="28"/>
        </w:rPr>
        <w:t xml:space="preserve"> – </w:t>
      </w:r>
      <w:r w:rsidR="00A87551">
        <w:rPr>
          <w:rStyle w:val="tlid-translation"/>
          <w:rFonts w:ascii="Times New Roman" w:hAnsi="Times New Roman" w:cs="Times New Roman"/>
          <w:i/>
          <w:sz w:val="28"/>
          <w:szCs w:val="28"/>
        </w:rPr>
        <w:t>показатель «</w:t>
      </w:r>
      <w:r w:rsidR="00A87551">
        <w:rPr>
          <w:rStyle w:val="tlid-translation"/>
          <w:rFonts w:ascii="Times New Roman" w:hAnsi="Times New Roman" w:cs="Times New Roman"/>
          <w:i/>
          <w:sz w:val="28"/>
          <w:szCs w:val="28"/>
          <w:lang w:val="en-US"/>
        </w:rPr>
        <w:t>on</w:t>
      </w:r>
      <w:r w:rsidR="00A87551" w:rsidRPr="00A87551">
        <w:rPr>
          <w:rStyle w:val="tlid-translation"/>
          <w:rFonts w:ascii="Times New Roman" w:hAnsi="Times New Roman" w:cs="Times New Roman"/>
          <w:i/>
          <w:sz w:val="28"/>
          <w:szCs w:val="28"/>
        </w:rPr>
        <w:t>-</w:t>
      </w:r>
      <w:r w:rsidR="00A87551">
        <w:rPr>
          <w:rStyle w:val="tlid-translation"/>
          <w:rFonts w:ascii="Times New Roman" w:hAnsi="Times New Roman" w:cs="Times New Roman"/>
          <w:i/>
          <w:sz w:val="28"/>
          <w:szCs w:val="28"/>
          <w:lang w:val="en-US"/>
        </w:rPr>
        <w:t>balance</w:t>
      </w:r>
      <w:r w:rsidR="00A87551">
        <w:rPr>
          <w:rStyle w:val="tlid-translation"/>
          <w:rFonts w:ascii="Times New Roman" w:hAnsi="Times New Roman" w:cs="Times New Roman"/>
          <w:i/>
          <w:sz w:val="28"/>
          <w:szCs w:val="28"/>
        </w:rPr>
        <w:t>»</w:t>
      </w:r>
      <w:r w:rsidR="00A87551" w:rsidRPr="00A87551">
        <w:rPr>
          <w:rStyle w:val="tlid-translation"/>
          <w:rFonts w:ascii="Times New Roman" w:hAnsi="Times New Roman" w:cs="Times New Roman"/>
          <w:i/>
          <w:sz w:val="28"/>
          <w:szCs w:val="28"/>
        </w:rPr>
        <w:t xml:space="preserve"> </w:t>
      </w:r>
      <w:r w:rsidR="00A87551">
        <w:rPr>
          <w:rStyle w:val="tlid-translation"/>
          <w:rFonts w:ascii="Times New Roman" w:hAnsi="Times New Roman" w:cs="Times New Roman"/>
          <w:i/>
          <w:sz w:val="28"/>
          <w:szCs w:val="28"/>
          <w:lang w:val="en-US"/>
        </w:rPr>
        <w:t>volume</w:t>
      </w:r>
      <w:r w:rsidR="00A87551" w:rsidRPr="00A87551">
        <w:rPr>
          <w:rStyle w:val="tlid-translation"/>
          <w:rFonts w:ascii="Times New Roman" w:hAnsi="Times New Roman" w:cs="Times New Roman"/>
          <w:i/>
          <w:sz w:val="28"/>
          <w:szCs w:val="28"/>
        </w:rPr>
        <w:t xml:space="preserve"> (</w:t>
      </w:r>
      <w:r w:rsidR="00A87551">
        <w:rPr>
          <w:rStyle w:val="tlid-translation"/>
          <w:rFonts w:ascii="Times New Roman" w:hAnsi="Times New Roman" w:cs="Times New Roman"/>
          <w:i/>
          <w:sz w:val="28"/>
          <w:szCs w:val="28"/>
          <w:lang w:val="en-US"/>
        </w:rPr>
        <w:t>OBV</w:t>
      </w:r>
      <w:r w:rsidR="00A87551" w:rsidRPr="00A87551">
        <w:rPr>
          <w:rStyle w:val="tlid-translation"/>
          <w:rFonts w:ascii="Times New Roman" w:hAnsi="Times New Roman" w:cs="Times New Roman"/>
          <w:i/>
          <w:sz w:val="28"/>
          <w:szCs w:val="28"/>
        </w:rPr>
        <w:t>)</w:t>
      </w:r>
      <w:r w:rsidR="00A87551">
        <w:rPr>
          <w:rStyle w:val="tlid-translation"/>
          <w:rFonts w:ascii="Times New Roman" w:hAnsi="Times New Roman" w:cs="Times New Roman"/>
          <w:i/>
          <w:sz w:val="28"/>
          <w:szCs w:val="28"/>
        </w:rPr>
        <w:t xml:space="preserve"> актива </w:t>
      </w:r>
      <w:proofErr w:type="spellStart"/>
      <w:r w:rsidR="00A87551">
        <w:rPr>
          <w:rStyle w:val="tlid-translation"/>
          <w:rFonts w:ascii="Times New Roman" w:hAnsi="Times New Roman" w:cs="Times New Roman"/>
          <w:i/>
          <w:sz w:val="28"/>
          <w:szCs w:val="28"/>
          <w:lang w:val="en-US"/>
        </w:rPr>
        <w:t>i</w:t>
      </w:r>
      <w:proofErr w:type="spellEnd"/>
      <w:r w:rsidR="00A87551">
        <w:rPr>
          <w:rStyle w:val="tlid-translation"/>
          <w:rFonts w:ascii="Times New Roman" w:hAnsi="Times New Roman" w:cs="Times New Roman"/>
          <w:i/>
          <w:sz w:val="28"/>
          <w:szCs w:val="28"/>
        </w:rPr>
        <w:t xml:space="preserve"> в момент времени </w:t>
      </w:r>
      <w:r w:rsidR="00A87551">
        <w:rPr>
          <w:rStyle w:val="tlid-translation"/>
          <w:rFonts w:ascii="Times New Roman" w:hAnsi="Times New Roman" w:cs="Times New Roman"/>
          <w:i/>
          <w:sz w:val="28"/>
          <w:szCs w:val="28"/>
          <w:lang w:val="en-US"/>
        </w:rPr>
        <w:t>t</w:t>
      </w:r>
    </w:p>
    <w:p w14:paraId="50199705" w14:textId="632B04B3" w:rsidR="00A87551" w:rsidRDefault="00A87551" w:rsidP="00A87551">
      <w:pPr>
        <w:spacing w:after="0" w:line="360" w:lineRule="auto"/>
        <w:ind w:firstLine="720"/>
        <w:jc w:val="both"/>
        <w:rPr>
          <w:rStyle w:val="tlid-translation"/>
          <w:rFonts w:ascii="Times New Roman" w:hAnsi="Times New Roman" w:cs="Times New Roman"/>
          <w:iCs/>
          <w:sz w:val="28"/>
          <w:szCs w:val="28"/>
        </w:rPr>
      </w:pPr>
      <w:r w:rsidRPr="0093605F">
        <w:rPr>
          <w:rStyle w:val="tlid-translation"/>
          <w:rFonts w:ascii="Times New Roman" w:hAnsi="Times New Roman" w:cs="Times New Roman"/>
          <w:iCs/>
          <w:sz w:val="28"/>
          <w:szCs w:val="28"/>
        </w:rPr>
        <w:t>Показатель «</w:t>
      </w:r>
      <w:r w:rsidRPr="0093605F">
        <w:rPr>
          <w:rStyle w:val="tlid-translation"/>
          <w:rFonts w:ascii="Times New Roman" w:hAnsi="Times New Roman" w:cs="Times New Roman"/>
          <w:iCs/>
          <w:sz w:val="28"/>
          <w:szCs w:val="28"/>
          <w:lang w:val="en-US"/>
        </w:rPr>
        <w:t>on</w:t>
      </w:r>
      <w:r w:rsidRPr="0093605F">
        <w:rPr>
          <w:rStyle w:val="tlid-translation"/>
          <w:rFonts w:ascii="Times New Roman" w:hAnsi="Times New Roman" w:cs="Times New Roman"/>
          <w:iCs/>
          <w:sz w:val="28"/>
          <w:szCs w:val="28"/>
        </w:rPr>
        <w:t>-</w:t>
      </w:r>
      <w:r w:rsidRPr="0093605F">
        <w:rPr>
          <w:rStyle w:val="tlid-translation"/>
          <w:rFonts w:ascii="Times New Roman" w:hAnsi="Times New Roman" w:cs="Times New Roman"/>
          <w:iCs/>
          <w:sz w:val="28"/>
          <w:szCs w:val="28"/>
          <w:lang w:val="en-US"/>
        </w:rPr>
        <w:t>balance</w:t>
      </w:r>
      <w:r w:rsidRPr="0093605F">
        <w:rPr>
          <w:rStyle w:val="tlid-translation"/>
          <w:rFonts w:ascii="Times New Roman" w:hAnsi="Times New Roman" w:cs="Times New Roman"/>
          <w:iCs/>
          <w:sz w:val="28"/>
          <w:szCs w:val="28"/>
        </w:rPr>
        <w:t xml:space="preserve">» </w:t>
      </w:r>
      <w:r w:rsidRPr="0093605F">
        <w:rPr>
          <w:rStyle w:val="tlid-translation"/>
          <w:rFonts w:ascii="Times New Roman" w:hAnsi="Times New Roman" w:cs="Times New Roman"/>
          <w:iCs/>
          <w:sz w:val="28"/>
          <w:szCs w:val="28"/>
          <w:lang w:val="en-US"/>
        </w:rPr>
        <w:t>volume</w:t>
      </w:r>
      <w:r w:rsidRPr="0093605F">
        <w:rPr>
          <w:rStyle w:val="tlid-translation"/>
          <w:rFonts w:ascii="Times New Roman" w:hAnsi="Times New Roman" w:cs="Times New Roman"/>
          <w:iCs/>
          <w:sz w:val="28"/>
          <w:szCs w:val="28"/>
        </w:rPr>
        <w:t xml:space="preserve"> (</w:t>
      </w:r>
      <w:r w:rsidRPr="0093605F">
        <w:rPr>
          <w:rStyle w:val="tlid-translation"/>
          <w:rFonts w:ascii="Times New Roman" w:hAnsi="Times New Roman" w:cs="Times New Roman"/>
          <w:iCs/>
          <w:sz w:val="28"/>
          <w:szCs w:val="28"/>
          <w:lang w:val="en-US"/>
        </w:rPr>
        <w:t>OBV</w:t>
      </w:r>
      <w:r w:rsidRPr="0093605F">
        <w:rPr>
          <w:rStyle w:val="tlid-translation"/>
          <w:rFonts w:ascii="Times New Roman" w:hAnsi="Times New Roman" w:cs="Times New Roman"/>
          <w:iCs/>
          <w:sz w:val="28"/>
          <w:szCs w:val="28"/>
        </w:rPr>
        <w:t>) — трендовый индикатор, рассчитываемый по данным объема торгов</w:t>
      </w:r>
      <w:r w:rsidR="0093605F">
        <w:rPr>
          <w:rStyle w:val="tlid-translation"/>
          <w:rFonts w:ascii="Times New Roman" w:hAnsi="Times New Roman" w:cs="Times New Roman"/>
          <w:iCs/>
          <w:sz w:val="28"/>
          <w:szCs w:val="28"/>
        </w:rPr>
        <w:t xml:space="preserve"> по следующей формуле:</w:t>
      </w:r>
    </w:p>
    <w:p w14:paraId="04602C1C" w14:textId="4ACAA867" w:rsidR="0093605F" w:rsidRPr="0093605F" w:rsidRDefault="00692DE5" w:rsidP="00A87551">
      <w:pPr>
        <w:spacing w:after="0" w:line="360" w:lineRule="auto"/>
        <w:ind w:firstLine="720"/>
        <w:jc w:val="both"/>
        <w:rPr>
          <w:rStyle w:val="tlid-translation"/>
          <w:rFonts w:ascii="Times New Roman" w:hAnsi="Times New Roman" w:cs="Times New Roman"/>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OBV</m:t>
              </m:r>
            </m:e>
            <m:sub>
              <m:r>
                <w:rPr>
                  <w:rStyle w:val="tlid-translation"/>
                  <w:rFonts w:ascii="Cambria Math" w:hAnsi="Cambria Math" w:cs="Times New Roman"/>
                  <w:sz w:val="28"/>
                  <w:szCs w:val="28"/>
                </w:rPr>
                <m:t>i,t</m:t>
              </m:r>
            </m:sub>
          </m:sSub>
          <m:r>
            <w:rPr>
              <w:rStyle w:val="tlid-translation"/>
              <w:rFonts w:ascii="Cambria Math" w:hAnsi="Cambria Math" w:cs="Times New Roman"/>
              <w:sz w:val="28"/>
              <w:szCs w:val="28"/>
            </w:rPr>
            <m:t>=</m:t>
          </m:r>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j=1</m:t>
              </m:r>
            </m:sub>
            <m:sup>
              <m:r>
                <w:rPr>
                  <w:rStyle w:val="tlid-translation"/>
                  <w:rFonts w:ascii="Cambria Math" w:hAnsi="Cambria Math" w:cs="Times New Roman"/>
                  <w:sz w:val="28"/>
                  <w:szCs w:val="28"/>
                </w:rPr>
                <m:t>t</m:t>
              </m:r>
            </m:sup>
            <m:e>
              <m:sSub>
                <m:sSubPr>
                  <m:ctrlPr>
                    <w:rPr>
                      <w:rStyle w:val="tlid-translation"/>
                      <w:rFonts w:ascii="Cambria Math" w:hAnsi="Cambria Math" w:cs="Times New Roman"/>
                      <w:i/>
                      <w:sz w:val="28"/>
                      <w:szCs w:val="28"/>
                      <w:lang w:val="en-US"/>
                    </w:rPr>
                  </m:ctrlPr>
                </m:sSubPr>
                <m:e>
                  <m:r>
                    <w:rPr>
                      <w:rStyle w:val="tlid-translation"/>
                      <w:rFonts w:ascii="Cambria Math" w:hAnsi="Cambria Math" w:cs="Times New Roman"/>
                      <w:sz w:val="28"/>
                      <w:szCs w:val="28"/>
                      <w:lang w:val="en-US"/>
                    </w:rPr>
                    <m:t>VOL</m:t>
                  </m:r>
                </m:e>
                <m:sub>
                  <m:r>
                    <w:rPr>
                      <w:rStyle w:val="tlid-translation"/>
                      <w:rFonts w:ascii="Cambria Math" w:hAnsi="Cambria Math" w:cs="Times New Roman"/>
                      <w:sz w:val="28"/>
                      <w:szCs w:val="28"/>
                      <w:lang w:val="en-US"/>
                    </w:rPr>
                    <m:t>i,j</m:t>
                  </m:r>
                </m:sub>
              </m:sSub>
              <m:r>
                <w:rPr>
                  <w:rStyle w:val="tlid-translation"/>
                  <w:rFonts w:ascii="Cambria Math" w:hAnsi="Cambria Math" w:cs="Times New Roman"/>
                  <w:sz w:val="28"/>
                  <w:szCs w:val="28"/>
                  <w:lang w:val="en-US"/>
                </w:rPr>
                <m:t>×</m:t>
              </m:r>
              <m:sSub>
                <m:sSubPr>
                  <m:ctrlPr>
                    <w:rPr>
                      <w:rStyle w:val="tlid-translation"/>
                      <w:rFonts w:ascii="Cambria Math" w:hAnsi="Cambria Math" w:cs="Times New Roman"/>
                      <w:i/>
                      <w:sz w:val="28"/>
                      <w:szCs w:val="28"/>
                      <w:lang w:val="en-US"/>
                    </w:rPr>
                  </m:ctrlPr>
                </m:sSubPr>
                <m:e>
                  <m:r>
                    <w:rPr>
                      <w:rStyle w:val="tlid-translation"/>
                      <w:rFonts w:ascii="Cambria Math" w:hAnsi="Cambria Math" w:cs="Times New Roman"/>
                      <w:sz w:val="28"/>
                      <w:szCs w:val="28"/>
                      <w:lang w:val="en-US"/>
                    </w:rPr>
                    <m:t>D</m:t>
                  </m:r>
                </m:e>
                <m:sub>
                  <m:r>
                    <w:rPr>
                      <w:rStyle w:val="tlid-translation"/>
                      <w:rFonts w:ascii="Cambria Math" w:hAnsi="Cambria Math" w:cs="Times New Roman"/>
                      <w:sz w:val="28"/>
                      <w:szCs w:val="28"/>
                      <w:lang w:val="en-US"/>
                    </w:rPr>
                    <m:t>i,j</m:t>
                  </m:r>
                </m:sub>
              </m:sSub>
              <m:r>
                <w:rPr>
                  <w:rStyle w:val="tlid-translation"/>
                  <w:rFonts w:ascii="Cambria Math" w:hAnsi="Cambria Math" w:cs="Times New Roman"/>
                  <w:sz w:val="28"/>
                  <w:szCs w:val="28"/>
                  <w:lang w:val="en-US"/>
                </w:rPr>
                <m:t>,</m:t>
              </m:r>
            </m:e>
          </m:nary>
        </m:oMath>
      </m:oMathPara>
    </w:p>
    <w:p w14:paraId="78DD22BE" w14:textId="33B6C562" w:rsidR="0093605F" w:rsidRDefault="00AC2C70" w:rsidP="0093605F">
      <w:pPr>
        <w:spacing w:after="0" w:line="360" w:lineRule="auto"/>
        <w:ind w:firstLine="720"/>
        <w:jc w:val="both"/>
        <w:rPr>
          <w:rStyle w:val="tlid-translation"/>
          <w:rFonts w:ascii="Times New Roman" w:hAnsi="Times New Roman" w:cs="Times New Roman"/>
          <w:i/>
          <w:sz w:val="28"/>
          <w:szCs w:val="28"/>
        </w:rPr>
      </w:pPr>
      <w:r>
        <w:rPr>
          <w:rStyle w:val="tlid-translation"/>
          <w:rFonts w:ascii="Times New Roman" w:hAnsi="Times New Roman" w:cs="Times New Roman"/>
          <w:i/>
          <w:sz w:val="28"/>
          <w:szCs w:val="28"/>
        </w:rPr>
        <w:t>г</w:t>
      </w:r>
      <w:r w:rsidR="0093605F">
        <w:rPr>
          <w:rStyle w:val="tlid-translation"/>
          <w:rFonts w:ascii="Times New Roman" w:hAnsi="Times New Roman" w:cs="Times New Roman"/>
          <w:i/>
          <w:sz w:val="28"/>
          <w:szCs w:val="28"/>
        </w:rPr>
        <w:t>де:</w:t>
      </w:r>
    </w:p>
    <w:p w14:paraId="5F4976CA" w14:textId="74882EA9" w:rsidR="0093605F" w:rsidRPr="005B6C5C" w:rsidRDefault="00692DE5" w:rsidP="0093605F">
      <w:pPr>
        <w:spacing w:after="0" w:line="360" w:lineRule="auto"/>
        <w:ind w:firstLine="720"/>
        <w:jc w:val="both"/>
        <w:rPr>
          <w:rStyle w:val="tlid-translation"/>
          <w:rFonts w:ascii="Times New Roman" w:hAnsi="Times New Roman" w:cs="Times New Roman"/>
          <w:i/>
          <w:sz w:val="28"/>
          <w:szCs w:val="28"/>
        </w:rPr>
      </w:pPr>
      <m:oMath>
        <m:sSub>
          <m:sSubPr>
            <m:ctrlPr>
              <w:rPr>
                <w:rStyle w:val="tlid-translation"/>
                <w:rFonts w:ascii="Cambria Math" w:hAnsi="Cambria Math" w:cs="Times New Roman"/>
                <w:i/>
                <w:sz w:val="28"/>
                <w:szCs w:val="28"/>
                <w:lang w:val="en-US"/>
              </w:rPr>
            </m:ctrlPr>
          </m:sSubPr>
          <m:e>
            <m:r>
              <w:rPr>
                <w:rStyle w:val="tlid-translation"/>
                <w:rFonts w:ascii="Cambria Math" w:hAnsi="Cambria Math" w:cs="Times New Roman"/>
                <w:sz w:val="28"/>
                <w:szCs w:val="28"/>
                <w:lang w:val="en-US"/>
              </w:rPr>
              <m:t>VOL</m:t>
            </m:r>
          </m:e>
          <m:sub>
            <m:r>
              <w:rPr>
                <w:rStyle w:val="tlid-translation"/>
                <w:rFonts w:ascii="Cambria Math" w:hAnsi="Cambria Math" w:cs="Times New Roman"/>
                <w:sz w:val="28"/>
                <w:szCs w:val="28"/>
                <w:lang w:val="en-US"/>
              </w:rPr>
              <m:t>i</m:t>
            </m:r>
            <m:r>
              <w:rPr>
                <w:rStyle w:val="tlid-translation"/>
                <w:rFonts w:ascii="Cambria Math" w:hAnsi="Cambria Math" w:cs="Times New Roman"/>
                <w:sz w:val="28"/>
                <w:szCs w:val="28"/>
              </w:rPr>
              <m:t>,</m:t>
            </m:r>
            <m:r>
              <w:rPr>
                <w:rStyle w:val="tlid-translation"/>
                <w:rFonts w:ascii="Cambria Math" w:hAnsi="Cambria Math" w:cs="Times New Roman"/>
                <w:sz w:val="28"/>
                <w:szCs w:val="28"/>
                <w:lang w:val="en-US"/>
              </w:rPr>
              <m:t>j</m:t>
            </m:r>
          </m:sub>
        </m:sSub>
      </m:oMath>
      <w:r w:rsidR="0093605F">
        <w:rPr>
          <w:rStyle w:val="tlid-translation"/>
          <w:rFonts w:ascii="Times New Roman" w:hAnsi="Times New Roman" w:cs="Times New Roman"/>
          <w:i/>
          <w:sz w:val="28"/>
          <w:szCs w:val="28"/>
        </w:rPr>
        <w:t xml:space="preserve"> – </w:t>
      </w:r>
      <w:r w:rsidR="005B6C5C">
        <w:rPr>
          <w:rStyle w:val="tlid-translation"/>
          <w:rFonts w:ascii="Times New Roman" w:hAnsi="Times New Roman" w:cs="Times New Roman"/>
          <w:i/>
          <w:sz w:val="28"/>
          <w:szCs w:val="28"/>
        </w:rPr>
        <w:t xml:space="preserve">объем торгов по </w:t>
      </w:r>
      <w:proofErr w:type="spellStart"/>
      <w:r w:rsidR="005B6C5C">
        <w:rPr>
          <w:rStyle w:val="tlid-translation"/>
          <w:rFonts w:ascii="Times New Roman" w:hAnsi="Times New Roman" w:cs="Times New Roman"/>
          <w:i/>
          <w:sz w:val="28"/>
          <w:szCs w:val="28"/>
          <w:lang w:val="en-US"/>
        </w:rPr>
        <w:t>i</w:t>
      </w:r>
      <w:proofErr w:type="spellEnd"/>
      <w:r w:rsidR="005B6C5C" w:rsidRPr="005B6C5C">
        <w:rPr>
          <w:rStyle w:val="tlid-translation"/>
          <w:rFonts w:ascii="Times New Roman" w:hAnsi="Times New Roman" w:cs="Times New Roman"/>
          <w:i/>
          <w:sz w:val="28"/>
          <w:szCs w:val="28"/>
        </w:rPr>
        <w:t xml:space="preserve"> </w:t>
      </w:r>
      <w:r w:rsidR="005B6C5C">
        <w:rPr>
          <w:rStyle w:val="tlid-translation"/>
          <w:rFonts w:ascii="Times New Roman" w:hAnsi="Times New Roman" w:cs="Times New Roman"/>
          <w:i/>
          <w:sz w:val="28"/>
          <w:szCs w:val="28"/>
        </w:rPr>
        <w:t xml:space="preserve">активу в момент времени </w:t>
      </w:r>
      <w:r w:rsidR="005B6C5C">
        <w:rPr>
          <w:rStyle w:val="tlid-translation"/>
          <w:rFonts w:ascii="Times New Roman" w:hAnsi="Times New Roman" w:cs="Times New Roman"/>
          <w:i/>
          <w:sz w:val="28"/>
          <w:szCs w:val="28"/>
          <w:lang w:val="en-US"/>
        </w:rPr>
        <w:t>j</w:t>
      </w:r>
    </w:p>
    <w:p w14:paraId="60C46DF4" w14:textId="75D5A0BA" w:rsidR="0093605F" w:rsidRPr="005B6C5C" w:rsidRDefault="00692DE5" w:rsidP="0093605F">
      <w:pPr>
        <w:spacing w:after="0" w:line="360" w:lineRule="auto"/>
        <w:ind w:firstLine="720"/>
        <w:jc w:val="both"/>
        <w:rPr>
          <w:rStyle w:val="tlid-translation"/>
          <w:rFonts w:ascii="Times New Roman" w:hAnsi="Times New Roman" w:cs="Times New Roman"/>
          <w:i/>
          <w:sz w:val="28"/>
          <w:szCs w:val="28"/>
        </w:rPr>
      </w:pPr>
      <m:oMath>
        <m:sSub>
          <m:sSubPr>
            <m:ctrlPr>
              <w:rPr>
                <w:rStyle w:val="tlid-translation"/>
                <w:rFonts w:ascii="Cambria Math" w:hAnsi="Cambria Math" w:cs="Times New Roman"/>
                <w:i/>
                <w:sz w:val="28"/>
                <w:szCs w:val="28"/>
                <w:lang w:val="en-US"/>
              </w:rPr>
            </m:ctrlPr>
          </m:sSubPr>
          <m:e>
            <m:r>
              <w:rPr>
                <w:rStyle w:val="tlid-translation"/>
                <w:rFonts w:ascii="Cambria Math" w:hAnsi="Cambria Math" w:cs="Times New Roman"/>
                <w:sz w:val="28"/>
                <w:szCs w:val="28"/>
                <w:lang w:val="en-US"/>
              </w:rPr>
              <m:t>D</m:t>
            </m:r>
          </m:e>
          <m:sub>
            <m:r>
              <w:rPr>
                <w:rStyle w:val="tlid-translation"/>
                <w:rFonts w:ascii="Cambria Math" w:hAnsi="Cambria Math" w:cs="Times New Roman"/>
                <w:sz w:val="28"/>
                <w:szCs w:val="28"/>
                <w:lang w:val="en-US"/>
              </w:rPr>
              <m:t>i</m:t>
            </m:r>
            <m:r>
              <w:rPr>
                <w:rStyle w:val="tlid-translation"/>
                <w:rFonts w:ascii="Cambria Math" w:hAnsi="Cambria Math" w:cs="Times New Roman"/>
                <w:sz w:val="28"/>
                <w:szCs w:val="28"/>
              </w:rPr>
              <m:t>,</m:t>
            </m:r>
            <m:r>
              <w:rPr>
                <w:rStyle w:val="tlid-translation"/>
                <w:rFonts w:ascii="Cambria Math" w:hAnsi="Cambria Math" w:cs="Times New Roman"/>
                <w:sz w:val="28"/>
                <w:szCs w:val="28"/>
                <w:lang w:val="en-US"/>
              </w:rPr>
              <m:t>j</m:t>
            </m:r>
          </m:sub>
        </m:sSub>
      </m:oMath>
      <w:r w:rsidR="0093605F">
        <w:rPr>
          <w:rStyle w:val="tlid-translation"/>
          <w:rFonts w:ascii="Times New Roman" w:hAnsi="Times New Roman" w:cs="Times New Roman"/>
          <w:i/>
          <w:sz w:val="28"/>
          <w:szCs w:val="28"/>
        </w:rPr>
        <w:t xml:space="preserve"> – </w:t>
      </w:r>
      <w:r w:rsidR="005B6C5C">
        <w:rPr>
          <w:rStyle w:val="tlid-translation"/>
          <w:rFonts w:ascii="Times New Roman" w:hAnsi="Times New Roman" w:cs="Times New Roman"/>
          <w:i/>
          <w:sz w:val="28"/>
          <w:szCs w:val="28"/>
        </w:rPr>
        <w:t xml:space="preserve">бинарная переменная, принимающая значение 1, если цена актива в период </w:t>
      </w:r>
      <w:r w:rsidR="005B6C5C">
        <w:rPr>
          <w:rStyle w:val="tlid-translation"/>
          <w:rFonts w:ascii="Times New Roman" w:hAnsi="Times New Roman" w:cs="Times New Roman"/>
          <w:i/>
          <w:sz w:val="28"/>
          <w:szCs w:val="28"/>
          <w:lang w:val="en-US"/>
        </w:rPr>
        <w:t>j</w:t>
      </w:r>
      <w:r w:rsidR="005B6C5C" w:rsidRPr="005B6C5C">
        <w:rPr>
          <w:rStyle w:val="tlid-translation"/>
          <w:rFonts w:ascii="Times New Roman" w:hAnsi="Times New Roman" w:cs="Times New Roman"/>
          <w:i/>
          <w:sz w:val="28"/>
          <w:szCs w:val="28"/>
        </w:rPr>
        <w:t xml:space="preserve">-1 </w:t>
      </w:r>
      <w:r w:rsidR="005B6C5C">
        <w:rPr>
          <w:rStyle w:val="tlid-translation"/>
          <w:rFonts w:ascii="Times New Roman" w:hAnsi="Times New Roman" w:cs="Times New Roman"/>
          <w:i/>
          <w:sz w:val="28"/>
          <w:szCs w:val="28"/>
        </w:rPr>
        <w:t>оказалось меньше текущей, и -1 в противном случае</w:t>
      </w:r>
    </w:p>
    <w:p w14:paraId="79383C53" w14:textId="77777777" w:rsidR="005B6C5C" w:rsidRDefault="0023143E" w:rsidP="005B6C5C">
      <w:pPr>
        <w:spacing w:after="0" w:line="360" w:lineRule="auto"/>
        <w:ind w:firstLine="720"/>
        <w:jc w:val="both"/>
        <w:rPr>
          <w:rStyle w:val="tlid-translation"/>
          <w:rFonts w:ascii="Times New Roman" w:hAnsi="Times New Roman" w:cs="Times New Roman"/>
          <w:sz w:val="28"/>
          <w:szCs w:val="28"/>
        </w:rPr>
      </w:pPr>
      <w:r w:rsidRPr="00650F68">
        <w:rPr>
          <w:rStyle w:val="tlid-translation"/>
          <w:rFonts w:ascii="Times New Roman" w:hAnsi="Times New Roman" w:cs="Times New Roman"/>
          <w:sz w:val="28"/>
          <w:szCs w:val="28"/>
        </w:rPr>
        <w:t xml:space="preserve">Интуитивно понятно, что рост недавней цены в сочетании с относительно высоким недавним объемом торгов обычно указывает на сильную положительную рыночную тенденцию и, таким образом, генерирует сигнал на покупку. Напротив, снижение недавней цены вместе с относительно высоким недавним объемом торгов обычно сигнализирует о сильной негативной тенденции рынка. </w:t>
      </w:r>
    </w:p>
    <w:p w14:paraId="29EF70A3" w14:textId="68A721D1" w:rsidR="005B6C5C" w:rsidRDefault="005B6C5C" w:rsidP="005B6C5C">
      <w:pPr>
        <w:spacing w:after="0" w:line="360" w:lineRule="auto"/>
        <w:ind w:firstLine="720"/>
        <w:jc w:val="both"/>
        <w:rPr>
          <w:rStyle w:val="tlid-translation"/>
          <w:rFonts w:ascii="Times New Roman" w:hAnsi="Times New Roman" w:cs="Times New Roman"/>
          <w:sz w:val="28"/>
          <w:szCs w:val="28"/>
        </w:rPr>
      </w:pPr>
      <w:r w:rsidRPr="00650F68">
        <w:rPr>
          <w:rStyle w:val="tlid-translation"/>
          <w:rFonts w:ascii="Times New Roman" w:hAnsi="Times New Roman" w:cs="Times New Roman"/>
          <w:sz w:val="28"/>
          <w:szCs w:val="28"/>
        </w:rPr>
        <w:t xml:space="preserve">Соответствующий индикатор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lang w:val="en-US"/>
              </w:rPr>
              <m:t>VOL</m:t>
            </m:r>
          </m:e>
          <m:sub>
            <m:r>
              <w:rPr>
                <w:rStyle w:val="tlid-translation"/>
                <w:rFonts w:ascii="Cambria Math" w:hAnsi="Cambria Math" w:cs="Times New Roman"/>
                <w:sz w:val="28"/>
                <w:szCs w:val="28"/>
              </w:rPr>
              <m:t>i,t</m:t>
            </m:r>
          </m:sub>
        </m:sSub>
      </m:oMath>
      <w:r w:rsidRPr="0014039D">
        <w:rPr>
          <w:rStyle w:val="tlid-translation"/>
          <w:rFonts w:ascii="Times New Roman" w:hAnsi="Times New Roman" w:cs="Times New Roman"/>
          <w:sz w:val="28"/>
          <w:szCs w:val="28"/>
        </w:rPr>
        <w:t xml:space="preserve"> </w:t>
      </w:r>
      <w:r w:rsidRPr="00650F68">
        <w:rPr>
          <w:rStyle w:val="tlid-translation"/>
          <w:rFonts w:ascii="Times New Roman" w:hAnsi="Times New Roman" w:cs="Times New Roman"/>
          <w:sz w:val="28"/>
          <w:szCs w:val="28"/>
        </w:rPr>
        <w:t>с длинами MA s и l</w:t>
      </w:r>
      <w:r w:rsidRPr="0014039D">
        <w:rPr>
          <w:rStyle w:val="tlid-translation"/>
          <w:rFonts w:ascii="Times New Roman" w:hAnsi="Times New Roman" w:cs="Times New Roman"/>
          <w:sz w:val="28"/>
          <w:szCs w:val="28"/>
        </w:rPr>
        <w:t xml:space="preserve"> </w:t>
      </w:r>
      <w:r w:rsidRPr="00650F68">
        <w:rPr>
          <w:rStyle w:val="tlid-translation"/>
          <w:rFonts w:ascii="Times New Roman" w:hAnsi="Times New Roman" w:cs="Times New Roman"/>
          <w:sz w:val="28"/>
          <w:szCs w:val="28"/>
        </w:rPr>
        <w:t xml:space="preserve">определяется как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VOL</m:t>
            </m:r>
          </m:e>
          <m:sub>
            <m:r>
              <w:rPr>
                <w:rStyle w:val="tlid-translation"/>
                <w:rFonts w:ascii="Cambria Math" w:hAnsi="Cambria Math" w:cs="Times New Roman"/>
                <w:sz w:val="28"/>
                <w:szCs w:val="28"/>
              </w:rPr>
              <m:t>i,t</m:t>
            </m:r>
          </m:sub>
        </m:sSub>
        <m:r>
          <w:rPr>
            <w:rStyle w:val="tlid-translation"/>
            <w:rFonts w:ascii="Cambria Math" w:hAnsi="Cambria Math" w:cs="Times New Roman"/>
            <w:sz w:val="28"/>
            <w:szCs w:val="28"/>
          </w:rPr>
          <m:t>(s, l)</m:t>
        </m:r>
      </m:oMath>
      <w:r w:rsidRPr="00650F68">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В данной работе вычисляются месячные сигналы </w:t>
      </w:r>
      <w:r w:rsidRPr="00650F68">
        <w:rPr>
          <w:rStyle w:val="tlid-translation"/>
          <w:rFonts w:ascii="Times New Roman" w:hAnsi="Times New Roman" w:cs="Times New Roman"/>
          <w:sz w:val="28"/>
          <w:szCs w:val="28"/>
        </w:rPr>
        <w:t xml:space="preserve">для s = 1, 2, 3 и l = 9, 12. </w:t>
      </w:r>
    </w:p>
    <w:p w14:paraId="1C77E5CC" w14:textId="79A0D7D8" w:rsidR="00AF5ED6" w:rsidRDefault="008A73EF" w:rsidP="00B04F94">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Кроме технических индикаторов в рамках рассматриваемого контура </w:t>
      </w:r>
      <w:r w:rsidR="00AF5ED6">
        <w:rPr>
          <w:rStyle w:val="tlid-translation"/>
          <w:rFonts w:ascii="Times New Roman" w:hAnsi="Times New Roman" w:cs="Times New Roman"/>
          <w:sz w:val="28"/>
          <w:szCs w:val="28"/>
        </w:rPr>
        <w:t>рассчитываются</w:t>
      </w:r>
      <w:r>
        <w:rPr>
          <w:rStyle w:val="tlid-translation"/>
          <w:rFonts w:ascii="Times New Roman" w:hAnsi="Times New Roman" w:cs="Times New Roman"/>
          <w:sz w:val="28"/>
          <w:szCs w:val="28"/>
        </w:rPr>
        <w:t xml:space="preserve"> </w:t>
      </w:r>
      <w:r w:rsidR="00AF5ED6">
        <w:rPr>
          <w:rStyle w:val="tlid-translation"/>
          <w:rFonts w:ascii="Times New Roman" w:hAnsi="Times New Roman" w:cs="Times New Roman"/>
          <w:sz w:val="28"/>
          <w:szCs w:val="28"/>
        </w:rPr>
        <w:t xml:space="preserve">такие рыночные индикаторы, как </w:t>
      </w:r>
      <w:r w:rsidR="00AF5ED6" w:rsidRPr="00AF5ED6">
        <w:rPr>
          <w:rStyle w:val="tlid-translation"/>
          <w:rFonts w:ascii="Times New Roman" w:hAnsi="Times New Roman" w:cs="Times New Roman"/>
          <w:sz w:val="28"/>
          <w:szCs w:val="28"/>
          <w:lang w:val="en-US"/>
        </w:rPr>
        <w:t>short</w:t>
      </w:r>
      <w:r w:rsidR="00AF5ED6" w:rsidRPr="00AF5ED6">
        <w:rPr>
          <w:rStyle w:val="tlid-translation"/>
          <w:rFonts w:ascii="Times New Roman" w:hAnsi="Times New Roman" w:cs="Times New Roman"/>
          <w:sz w:val="28"/>
          <w:szCs w:val="28"/>
        </w:rPr>
        <w:t xml:space="preserve"> </w:t>
      </w:r>
      <w:r w:rsidR="00AF5ED6" w:rsidRPr="00AF5ED6">
        <w:rPr>
          <w:rStyle w:val="tlid-translation"/>
          <w:rFonts w:ascii="Times New Roman" w:hAnsi="Times New Roman" w:cs="Times New Roman"/>
          <w:sz w:val="28"/>
          <w:szCs w:val="28"/>
          <w:lang w:val="en-US"/>
        </w:rPr>
        <w:t>interests</w:t>
      </w:r>
      <w:r w:rsidR="001344D0" w:rsidRPr="001344D0">
        <w:rPr>
          <w:rStyle w:val="tlid-translation"/>
          <w:rFonts w:ascii="Times New Roman" w:hAnsi="Times New Roman" w:cs="Times New Roman"/>
          <w:sz w:val="28"/>
          <w:szCs w:val="28"/>
        </w:rPr>
        <w:t>’</w:t>
      </w:r>
      <w:r w:rsidR="00AF5ED6" w:rsidRPr="00AF5ED6">
        <w:rPr>
          <w:rStyle w:val="tlid-translation"/>
          <w:rFonts w:ascii="Times New Roman" w:hAnsi="Times New Roman" w:cs="Times New Roman"/>
          <w:sz w:val="28"/>
          <w:szCs w:val="28"/>
        </w:rPr>
        <w:t xml:space="preserve"> </w:t>
      </w:r>
      <w:r w:rsidR="001344D0">
        <w:rPr>
          <w:rStyle w:val="tlid-translation"/>
          <w:rFonts w:ascii="Times New Roman" w:hAnsi="Times New Roman" w:cs="Times New Roman"/>
          <w:sz w:val="28"/>
          <w:szCs w:val="28"/>
          <w:lang w:val="en-US"/>
        </w:rPr>
        <w:t>rate</w:t>
      </w:r>
      <w:r w:rsidR="00AF5ED6">
        <w:rPr>
          <w:rStyle w:val="tlid-translation"/>
          <w:rFonts w:ascii="Times New Roman" w:hAnsi="Times New Roman" w:cs="Times New Roman"/>
          <w:sz w:val="28"/>
          <w:szCs w:val="28"/>
        </w:rPr>
        <w:t xml:space="preserve"> (</w:t>
      </w:r>
      <w:r w:rsidR="00AF5ED6">
        <w:rPr>
          <w:rStyle w:val="tlid-translation"/>
          <w:rFonts w:ascii="Times New Roman" w:hAnsi="Times New Roman" w:cs="Times New Roman"/>
          <w:sz w:val="28"/>
          <w:szCs w:val="28"/>
          <w:lang w:val="en-US"/>
        </w:rPr>
        <w:t>SI</w:t>
      </w:r>
      <w:r w:rsidR="001344D0">
        <w:rPr>
          <w:rStyle w:val="tlid-translation"/>
          <w:rFonts w:ascii="Times New Roman" w:hAnsi="Times New Roman" w:cs="Times New Roman"/>
          <w:sz w:val="28"/>
          <w:szCs w:val="28"/>
          <w:lang w:val="en-US"/>
        </w:rPr>
        <w:t>R</w:t>
      </w:r>
      <w:r w:rsidR="00AF5ED6">
        <w:rPr>
          <w:rStyle w:val="tlid-translation"/>
          <w:rFonts w:ascii="Times New Roman" w:hAnsi="Times New Roman" w:cs="Times New Roman"/>
          <w:sz w:val="28"/>
          <w:szCs w:val="28"/>
        </w:rPr>
        <w:t>)</w:t>
      </w:r>
      <w:r w:rsidR="00AF5ED6" w:rsidRPr="00AF5ED6">
        <w:rPr>
          <w:rStyle w:val="tlid-translation"/>
          <w:rFonts w:ascii="Times New Roman" w:hAnsi="Times New Roman" w:cs="Times New Roman"/>
          <w:sz w:val="28"/>
          <w:szCs w:val="28"/>
        </w:rPr>
        <w:t xml:space="preserve"> (</w:t>
      </w:r>
      <w:r w:rsidR="00AF5ED6" w:rsidRPr="00AF5ED6">
        <w:rPr>
          <w:rStyle w:val="tlid-translation"/>
          <w:rFonts w:ascii="Times New Roman" w:hAnsi="Times New Roman" w:cs="Times New Roman"/>
          <w:sz w:val="28"/>
          <w:szCs w:val="28"/>
          <w:lang w:val="en-US"/>
        </w:rPr>
        <w:t>Y</w:t>
      </w:r>
      <w:r w:rsidR="00AF5ED6" w:rsidRPr="00AF5ED6">
        <w:rPr>
          <w:rStyle w:val="tlid-translation"/>
          <w:rFonts w:ascii="Times New Roman" w:hAnsi="Times New Roman" w:cs="Times New Roman"/>
          <w:sz w:val="28"/>
          <w:szCs w:val="28"/>
        </w:rPr>
        <w:t xml:space="preserve">. </w:t>
      </w:r>
      <w:r w:rsidR="00AF5ED6" w:rsidRPr="00AF5ED6">
        <w:rPr>
          <w:rStyle w:val="tlid-translation"/>
          <w:rFonts w:ascii="Times New Roman" w:hAnsi="Times New Roman" w:cs="Times New Roman"/>
          <w:sz w:val="28"/>
          <w:szCs w:val="28"/>
          <w:lang w:val="en-US"/>
        </w:rPr>
        <w:t>Zhang</w:t>
      </w:r>
      <w:r w:rsidR="00AF5ED6" w:rsidRPr="00AF5ED6">
        <w:rPr>
          <w:rStyle w:val="tlid-translation"/>
          <w:rFonts w:ascii="Times New Roman" w:hAnsi="Times New Roman" w:cs="Times New Roman"/>
          <w:sz w:val="28"/>
          <w:szCs w:val="28"/>
        </w:rPr>
        <w:t xml:space="preserve"> </w:t>
      </w:r>
      <w:r w:rsidR="00AF5ED6" w:rsidRPr="00AF5ED6">
        <w:rPr>
          <w:rStyle w:val="tlid-translation"/>
          <w:rFonts w:ascii="Times New Roman" w:hAnsi="Times New Roman" w:cs="Times New Roman"/>
          <w:sz w:val="28"/>
          <w:szCs w:val="28"/>
          <w:lang w:val="en-US"/>
        </w:rPr>
        <w:t>et</w:t>
      </w:r>
      <w:r w:rsidR="00AF5ED6" w:rsidRPr="00AF5ED6">
        <w:rPr>
          <w:rStyle w:val="tlid-translation"/>
          <w:rFonts w:ascii="Times New Roman" w:hAnsi="Times New Roman" w:cs="Times New Roman"/>
          <w:sz w:val="28"/>
          <w:szCs w:val="28"/>
        </w:rPr>
        <w:t xml:space="preserve"> </w:t>
      </w:r>
      <w:r w:rsidR="00AF5ED6" w:rsidRPr="00AF5ED6">
        <w:rPr>
          <w:rStyle w:val="tlid-translation"/>
          <w:rFonts w:ascii="Times New Roman" w:hAnsi="Times New Roman" w:cs="Times New Roman"/>
          <w:sz w:val="28"/>
          <w:szCs w:val="28"/>
          <w:lang w:val="en-US"/>
        </w:rPr>
        <w:t>all</w:t>
      </w:r>
      <w:r w:rsidR="00AF5ED6" w:rsidRPr="00AF5ED6">
        <w:rPr>
          <w:rStyle w:val="tlid-translation"/>
          <w:rFonts w:ascii="Times New Roman" w:hAnsi="Times New Roman" w:cs="Times New Roman"/>
          <w:sz w:val="28"/>
          <w:szCs w:val="28"/>
        </w:rPr>
        <w:t xml:space="preserve">, 2019; </w:t>
      </w:r>
      <w:r w:rsidR="00AF5ED6" w:rsidRPr="00AF5ED6">
        <w:rPr>
          <w:rStyle w:val="tlid-translation"/>
          <w:rFonts w:ascii="Times New Roman" w:hAnsi="Times New Roman" w:cs="Times New Roman"/>
          <w:sz w:val="28"/>
          <w:szCs w:val="28"/>
          <w:lang w:val="en-US"/>
        </w:rPr>
        <w:t>Lin</w:t>
      </w:r>
      <w:r w:rsidR="00AF5ED6" w:rsidRPr="00AF5ED6">
        <w:rPr>
          <w:rStyle w:val="tlid-translation"/>
          <w:rFonts w:ascii="Times New Roman" w:hAnsi="Times New Roman" w:cs="Times New Roman"/>
          <w:sz w:val="28"/>
          <w:szCs w:val="28"/>
        </w:rPr>
        <w:t xml:space="preserve">, </w:t>
      </w:r>
      <w:r w:rsidR="00AF5ED6" w:rsidRPr="00AF5ED6">
        <w:rPr>
          <w:rStyle w:val="tlid-translation"/>
          <w:rFonts w:ascii="Times New Roman" w:hAnsi="Times New Roman" w:cs="Times New Roman"/>
          <w:sz w:val="28"/>
          <w:szCs w:val="28"/>
          <w:lang w:val="en-US"/>
        </w:rPr>
        <w:t>Q</w:t>
      </w:r>
      <w:r w:rsidR="00AF5ED6" w:rsidRPr="00AF5ED6">
        <w:rPr>
          <w:rStyle w:val="tlid-translation"/>
          <w:rFonts w:ascii="Times New Roman" w:hAnsi="Times New Roman" w:cs="Times New Roman"/>
          <w:sz w:val="28"/>
          <w:szCs w:val="28"/>
        </w:rPr>
        <w:t xml:space="preserve">., 2018 и другие) и </w:t>
      </w:r>
      <w:r w:rsidR="00AF5ED6" w:rsidRPr="00AF5ED6">
        <w:rPr>
          <w:rStyle w:val="tlid-translation"/>
          <w:rFonts w:ascii="Times New Roman" w:hAnsi="Times New Roman" w:cs="Times New Roman"/>
          <w:sz w:val="28"/>
          <w:szCs w:val="28"/>
          <w:lang w:val="en-US"/>
        </w:rPr>
        <w:t>stock</w:t>
      </w:r>
      <w:r w:rsidR="00AF5ED6" w:rsidRPr="00AF5ED6">
        <w:rPr>
          <w:rStyle w:val="tlid-translation"/>
          <w:rFonts w:ascii="Times New Roman" w:hAnsi="Times New Roman" w:cs="Times New Roman"/>
          <w:sz w:val="28"/>
          <w:szCs w:val="28"/>
        </w:rPr>
        <w:t xml:space="preserve"> </w:t>
      </w:r>
      <w:r w:rsidR="00AF5ED6" w:rsidRPr="00AF5ED6">
        <w:rPr>
          <w:rStyle w:val="tlid-translation"/>
          <w:rFonts w:ascii="Times New Roman" w:hAnsi="Times New Roman" w:cs="Times New Roman"/>
          <w:sz w:val="28"/>
          <w:szCs w:val="28"/>
          <w:lang w:val="en-US"/>
        </w:rPr>
        <w:t>return</w:t>
      </w:r>
      <w:r w:rsidR="00AF5ED6" w:rsidRPr="00AF5ED6">
        <w:rPr>
          <w:rStyle w:val="tlid-translation"/>
          <w:rFonts w:ascii="Times New Roman" w:hAnsi="Times New Roman" w:cs="Times New Roman"/>
          <w:sz w:val="28"/>
          <w:szCs w:val="28"/>
        </w:rPr>
        <w:t xml:space="preserve"> </w:t>
      </w:r>
      <w:r w:rsidR="00AF5ED6" w:rsidRPr="00AF5ED6">
        <w:rPr>
          <w:rStyle w:val="tlid-translation"/>
          <w:rFonts w:ascii="Times New Roman" w:hAnsi="Times New Roman" w:cs="Times New Roman"/>
          <w:sz w:val="28"/>
          <w:szCs w:val="28"/>
          <w:lang w:val="en-US"/>
        </w:rPr>
        <w:t>volatility</w:t>
      </w:r>
      <w:r w:rsidR="00AF5ED6" w:rsidRPr="00AF5ED6">
        <w:rPr>
          <w:rStyle w:val="tlid-translation"/>
          <w:rFonts w:ascii="Times New Roman" w:hAnsi="Times New Roman" w:cs="Times New Roman"/>
          <w:sz w:val="28"/>
          <w:szCs w:val="28"/>
        </w:rPr>
        <w:t xml:space="preserve"> (</w:t>
      </w:r>
      <w:r w:rsidR="00AF5ED6">
        <w:rPr>
          <w:rStyle w:val="tlid-translation"/>
          <w:rFonts w:ascii="Times New Roman" w:hAnsi="Times New Roman" w:cs="Times New Roman"/>
          <w:sz w:val="28"/>
          <w:szCs w:val="28"/>
          <w:lang w:val="en-US"/>
        </w:rPr>
        <w:t>SR</w:t>
      </w:r>
      <w:r w:rsidR="0067736F">
        <w:rPr>
          <w:rStyle w:val="tlid-translation"/>
          <w:rFonts w:ascii="Times New Roman" w:hAnsi="Times New Roman" w:cs="Times New Roman"/>
          <w:sz w:val="28"/>
          <w:szCs w:val="28"/>
          <w:lang w:val="en-US"/>
        </w:rPr>
        <w:t>V</w:t>
      </w:r>
      <w:r w:rsidR="00AF5ED6" w:rsidRPr="00AF5ED6">
        <w:rPr>
          <w:rStyle w:val="tlid-translation"/>
          <w:rFonts w:ascii="Times New Roman" w:hAnsi="Times New Roman" w:cs="Times New Roman"/>
          <w:sz w:val="28"/>
          <w:szCs w:val="28"/>
        </w:rPr>
        <w:t>) (</w:t>
      </w:r>
      <w:r w:rsidR="00E13593" w:rsidRPr="00E13593">
        <w:rPr>
          <w:rStyle w:val="tlid-translation"/>
          <w:rFonts w:ascii="Times New Roman" w:hAnsi="Times New Roman" w:cs="Times New Roman"/>
          <w:sz w:val="28"/>
          <w:szCs w:val="28"/>
          <w:lang w:val="en-US"/>
        </w:rPr>
        <w:t>Mele</w:t>
      </w:r>
      <w:r w:rsidR="00E13593" w:rsidRPr="00E13593">
        <w:rPr>
          <w:rStyle w:val="tlid-translation"/>
          <w:rFonts w:ascii="Times New Roman" w:hAnsi="Times New Roman" w:cs="Times New Roman"/>
          <w:sz w:val="28"/>
          <w:szCs w:val="28"/>
        </w:rPr>
        <w:t>, 20</w:t>
      </w:r>
      <w:r w:rsidR="00766788" w:rsidRPr="00766788">
        <w:rPr>
          <w:rStyle w:val="tlid-translation"/>
          <w:rFonts w:ascii="Times New Roman" w:hAnsi="Times New Roman" w:cs="Times New Roman"/>
          <w:sz w:val="28"/>
          <w:szCs w:val="28"/>
        </w:rPr>
        <w:t>0</w:t>
      </w:r>
      <w:r w:rsidR="00E13593" w:rsidRPr="00E13593">
        <w:rPr>
          <w:rStyle w:val="tlid-translation"/>
          <w:rFonts w:ascii="Times New Roman" w:hAnsi="Times New Roman" w:cs="Times New Roman"/>
          <w:sz w:val="28"/>
          <w:szCs w:val="28"/>
        </w:rPr>
        <w:t xml:space="preserve">7 </w:t>
      </w:r>
      <w:r w:rsidR="00AF5ED6" w:rsidRPr="00AF5ED6">
        <w:rPr>
          <w:rStyle w:val="tlid-translation"/>
          <w:rFonts w:ascii="Times New Roman" w:hAnsi="Times New Roman" w:cs="Times New Roman"/>
          <w:sz w:val="28"/>
          <w:szCs w:val="28"/>
        </w:rPr>
        <w:t>и</w:t>
      </w:r>
      <w:r w:rsidR="00766788" w:rsidRPr="00766788">
        <w:rPr>
          <w:rStyle w:val="tlid-translation"/>
          <w:rFonts w:ascii="Times New Roman" w:hAnsi="Times New Roman" w:cs="Times New Roman"/>
          <w:sz w:val="28"/>
          <w:szCs w:val="28"/>
        </w:rPr>
        <w:t xml:space="preserve"> </w:t>
      </w:r>
      <w:proofErr w:type="spellStart"/>
      <w:r w:rsidR="00766788" w:rsidRPr="00766788">
        <w:rPr>
          <w:rStyle w:val="tlid-translation"/>
          <w:rFonts w:ascii="Times New Roman" w:hAnsi="Times New Roman" w:cs="Times New Roman"/>
          <w:sz w:val="28"/>
          <w:szCs w:val="28"/>
        </w:rPr>
        <w:t>Goyal</w:t>
      </w:r>
      <w:proofErr w:type="spellEnd"/>
      <w:r w:rsidR="00766788" w:rsidRPr="00766788">
        <w:rPr>
          <w:rStyle w:val="tlid-translation"/>
          <w:rFonts w:ascii="Times New Roman" w:hAnsi="Times New Roman" w:cs="Times New Roman"/>
          <w:sz w:val="28"/>
          <w:szCs w:val="28"/>
        </w:rPr>
        <w:t xml:space="preserve"> </w:t>
      </w:r>
      <w:proofErr w:type="spellStart"/>
      <w:r w:rsidR="00766788" w:rsidRPr="00766788">
        <w:rPr>
          <w:rStyle w:val="tlid-translation"/>
          <w:rFonts w:ascii="Times New Roman" w:hAnsi="Times New Roman" w:cs="Times New Roman"/>
          <w:sz w:val="28"/>
          <w:szCs w:val="28"/>
        </w:rPr>
        <w:t>and</w:t>
      </w:r>
      <w:proofErr w:type="spellEnd"/>
      <w:r w:rsidR="00766788" w:rsidRPr="00766788">
        <w:rPr>
          <w:rStyle w:val="tlid-translation"/>
          <w:rFonts w:ascii="Times New Roman" w:hAnsi="Times New Roman" w:cs="Times New Roman"/>
          <w:sz w:val="28"/>
          <w:szCs w:val="28"/>
        </w:rPr>
        <w:t xml:space="preserve"> </w:t>
      </w:r>
      <w:proofErr w:type="spellStart"/>
      <w:r w:rsidR="00766788" w:rsidRPr="00766788">
        <w:rPr>
          <w:rStyle w:val="tlid-translation"/>
          <w:rFonts w:ascii="Times New Roman" w:hAnsi="Times New Roman" w:cs="Times New Roman"/>
          <w:sz w:val="28"/>
          <w:szCs w:val="28"/>
        </w:rPr>
        <w:t>Welch</w:t>
      </w:r>
      <w:proofErr w:type="spellEnd"/>
      <w:r w:rsidR="00766788" w:rsidRPr="00766788">
        <w:rPr>
          <w:rStyle w:val="tlid-translation"/>
          <w:rFonts w:ascii="Times New Roman" w:hAnsi="Times New Roman" w:cs="Times New Roman"/>
          <w:sz w:val="28"/>
          <w:szCs w:val="28"/>
        </w:rPr>
        <w:t xml:space="preserve"> (2008)</w:t>
      </w:r>
      <w:r w:rsidR="00D03D7A" w:rsidRPr="00D03D7A">
        <w:rPr>
          <w:rStyle w:val="tlid-translation"/>
          <w:rFonts w:ascii="Times New Roman" w:hAnsi="Times New Roman" w:cs="Times New Roman"/>
          <w:sz w:val="28"/>
          <w:szCs w:val="28"/>
        </w:rPr>
        <w:t xml:space="preserve"> </w:t>
      </w:r>
      <w:r w:rsidR="00D03D7A">
        <w:rPr>
          <w:rStyle w:val="tlid-translation"/>
          <w:rFonts w:ascii="Times New Roman" w:hAnsi="Times New Roman" w:cs="Times New Roman"/>
          <w:sz w:val="28"/>
          <w:szCs w:val="28"/>
        </w:rPr>
        <w:t>и</w:t>
      </w:r>
      <w:r w:rsidR="00AF5ED6" w:rsidRPr="00AF5ED6">
        <w:rPr>
          <w:rStyle w:val="tlid-translation"/>
          <w:rFonts w:ascii="Times New Roman" w:hAnsi="Times New Roman" w:cs="Times New Roman"/>
          <w:sz w:val="28"/>
          <w:szCs w:val="28"/>
        </w:rPr>
        <w:t xml:space="preserve"> другие)</w:t>
      </w:r>
      <w:r w:rsidR="00B04F94" w:rsidRPr="00B04F94">
        <w:rPr>
          <w:rStyle w:val="tlid-translation"/>
          <w:rFonts w:ascii="Times New Roman" w:hAnsi="Times New Roman" w:cs="Times New Roman"/>
          <w:sz w:val="28"/>
          <w:szCs w:val="28"/>
        </w:rPr>
        <w:t>.</w:t>
      </w:r>
    </w:p>
    <w:p w14:paraId="745DF3CB" w14:textId="30CA74AB" w:rsidR="00B04F94" w:rsidRPr="001344D0" w:rsidRDefault="00B04F94" w:rsidP="00B04F94">
      <w:pPr>
        <w:pStyle w:val="aa"/>
        <w:spacing w:after="0" w:line="360" w:lineRule="auto"/>
        <w:ind w:left="0" w:firstLine="720"/>
        <w:jc w:val="both"/>
        <w:rPr>
          <w:rStyle w:val="tlid-translation"/>
          <w:rFonts w:ascii="Times New Roman" w:hAnsi="Times New Roman" w:cs="Times New Roman"/>
          <w:sz w:val="28"/>
          <w:szCs w:val="28"/>
        </w:rPr>
      </w:pPr>
      <w:r w:rsidRPr="001344D0">
        <w:rPr>
          <w:rStyle w:val="tlid-translation"/>
          <w:rFonts w:ascii="Times New Roman" w:hAnsi="Times New Roman" w:cs="Times New Roman"/>
          <w:sz w:val="28"/>
          <w:szCs w:val="28"/>
          <w:lang w:val="en-US"/>
        </w:rPr>
        <w:t>Short</w:t>
      </w:r>
      <w:r w:rsidRPr="001344D0">
        <w:rPr>
          <w:rStyle w:val="tlid-translation"/>
          <w:rFonts w:ascii="Times New Roman" w:hAnsi="Times New Roman" w:cs="Times New Roman"/>
          <w:sz w:val="28"/>
          <w:szCs w:val="28"/>
        </w:rPr>
        <w:t xml:space="preserve"> </w:t>
      </w:r>
      <w:r w:rsidR="001344D0" w:rsidRPr="001344D0">
        <w:rPr>
          <w:rStyle w:val="tlid-translation"/>
          <w:rFonts w:ascii="Times New Roman" w:hAnsi="Times New Roman" w:cs="Times New Roman"/>
          <w:sz w:val="28"/>
          <w:szCs w:val="28"/>
          <w:lang w:val="en-US"/>
        </w:rPr>
        <w:t>interests</w:t>
      </w:r>
      <w:r w:rsidR="001344D0" w:rsidRPr="007F2C0B">
        <w:rPr>
          <w:rStyle w:val="tlid-translation"/>
          <w:rFonts w:ascii="Times New Roman" w:hAnsi="Times New Roman" w:cs="Times New Roman"/>
          <w:sz w:val="28"/>
          <w:szCs w:val="28"/>
        </w:rPr>
        <w:t>’</w:t>
      </w:r>
      <w:r w:rsidRPr="001344D0">
        <w:rPr>
          <w:rStyle w:val="tlid-translation"/>
          <w:rFonts w:ascii="Times New Roman" w:hAnsi="Times New Roman" w:cs="Times New Roman"/>
          <w:sz w:val="28"/>
          <w:szCs w:val="28"/>
        </w:rPr>
        <w:t xml:space="preserve"> </w:t>
      </w:r>
      <w:r w:rsidR="00AC2C70" w:rsidRPr="001344D0">
        <w:rPr>
          <w:rStyle w:val="tlid-translation"/>
          <w:rFonts w:ascii="Times New Roman" w:hAnsi="Times New Roman" w:cs="Times New Roman"/>
          <w:sz w:val="28"/>
          <w:szCs w:val="28"/>
          <w:lang w:val="en-US"/>
        </w:rPr>
        <w:t>rate</w:t>
      </w:r>
      <w:r w:rsidR="00AC2C70" w:rsidRPr="001344D0">
        <w:rPr>
          <w:rStyle w:val="tlid-translation"/>
          <w:rFonts w:ascii="Times New Roman" w:hAnsi="Times New Roman" w:cs="Times New Roman"/>
          <w:sz w:val="28"/>
          <w:szCs w:val="28"/>
        </w:rPr>
        <w:t xml:space="preserve"> </w:t>
      </w:r>
      <w:r w:rsidR="001344D0" w:rsidRPr="001344D0">
        <w:rPr>
          <w:rStyle w:val="tlid-translation"/>
          <w:rFonts w:ascii="Times New Roman" w:hAnsi="Times New Roman" w:cs="Times New Roman"/>
          <w:sz w:val="28"/>
          <w:szCs w:val="28"/>
        </w:rPr>
        <w:t xml:space="preserve">– </w:t>
      </w:r>
      <w:r w:rsidR="001344D0">
        <w:rPr>
          <w:rStyle w:val="tlid-translation"/>
          <w:rFonts w:ascii="Times New Roman" w:hAnsi="Times New Roman" w:cs="Times New Roman"/>
          <w:sz w:val="28"/>
          <w:szCs w:val="28"/>
        </w:rPr>
        <w:t>доля</w:t>
      </w:r>
      <w:r w:rsidR="001344D0" w:rsidRPr="001344D0">
        <w:rPr>
          <w:rStyle w:val="tlid-translation"/>
          <w:rFonts w:ascii="Times New Roman" w:hAnsi="Times New Roman" w:cs="Times New Roman"/>
          <w:sz w:val="28"/>
          <w:szCs w:val="28"/>
        </w:rPr>
        <w:t xml:space="preserve"> </w:t>
      </w:r>
      <w:r w:rsidR="001344D0">
        <w:rPr>
          <w:rStyle w:val="tlid-translation"/>
          <w:rFonts w:ascii="Times New Roman" w:hAnsi="Times New Roman" w:cs="Times New Roman"/>
          <w:sz w:val="28"/>
          <w:szCs w:val="28"/>
        </w:rPr>
        <w:t>акций</w:t>
      </w:r>
      <w:r w:rsidR="001344D0" w:rsidRPr="001344D0">
        <w:rPr>
          <w:rStyle w:val="tlid-translation"/>
          <w:rFonts w:ascii="Times New Roman" w:hAnsi="Times New Roman" w:cs="Times New Roman"/>
          <w:sz w:val="28"/>
          <w:szCs w:val="28"/>
        </w:rPr>
        <w:t xml:space="preserve"> </w:t>
      </w:r>
      <w:r w:rsidR="001344D0">
        <w:rPr>
          <w:rStyle w:val="tlid-translation"/>
          <w:rFonts w:ascii="Times New Roman" w:hAnsi="Times New Roman" w:cs="Times New Roman"/>
          <w:sz w:val="28"/>
          <w:szCs w:val="28"/>
        </w:rPr>
        <w:t>компании</w:t>
      </w:r>
      <w:r w:rsidR="001344D0" w:rsidRPr="001344D0">
        <w:rPr>
          <w:rStyle w:val="tlid-translation"/>
          <w:rFonts w:ascii="Times New Roman" w:hAnsi="Times New Roman" w:cs="Times New Roman"/>
          <w:sz w:val="28"/>
          <w:szCs w:val="28"/>
        </w:rPr>
        <w:t xml:space="preserve">, </w:t>
      </w:r>
      <w:r w:rsidR="001344D0">
        <w:rPr>
          <w:rStyle w:val="tlid-translation"/>
          <w:rFonts w:ascii="Times New Roman" w:hAnsi="Times New Roman" w:cs="Times New Roman"/>
          <w:sz w:val="28"/>
          <w:szCs w:val="28"/>
        </w:rPr>
        <w:t xml:space="preserve">которые были проданы без покрытия за определенный промежуток времени, от общего объема сделок за этот промежуток времени. </w:t>
      </w:r>
      <w:r w:rsidR="001344D0" w:rsidRPr="001344D0">
        <w:rPr>
          <w:rStyle w:val="tlid-translation"/>
          <w:rFonts w:ascii="Times New Roman" w:hAnsi="Times New Roman" w:cs="Times New Roman"/>
          <w:sz w:val="28"/>
          <w:szCs w:val="28"/>
        </w:rPr>
        <w:t xml:space="preserve">Если </w:t>
      </w:r>
      <w:r w:rsidR="001344D0">
        <w:rPr>
          <w:rStyle w:val="tlid-translation"/>
          <w:rFonts w:ascii="Times New Roman" w:hAnsi="Times New Roman" w:cs="Times New Roman"/>
          <w:sz w:val="28"/>
          <w:szCs w:val="28"/>
          <w:lang w:val="en-US"/>
        </w:rPr>
        <w:t>SIR</w:t>
      </w:r>
      <w:r w:rsidR="001344D0" w:rsidRPr="001344D0">
        <w:rPr>
          <w:rStyle w:val="tlid-translation"/>
          <w:rFonts w:ascii="Times New Roman" w:hAnsi="Times New Roman" w:cs="Times New Roman"/>
          <w:sz w:val="28"/>
          <w:szCs w:val="28"/>
        </w:rPr>
        <w:t xml:space="preserve"> действительно содержит информацию о будущих рыночных доход</w:t>
      </w:r>
      <w:r w:rsidR="001344D0">
        <w:rPr>
          <w:rStyle w:val="tlid-translation"/>
          <w:rFonts w:ascii="Times New Roman" w:hAnsi="Times New Roman" w:cs="Times New Roman"/>
          <w:sz w:val="28"/>
          <w:szCs w:val="28"/>
        </w:rPr>
        <w:t>ностях</w:t>
      </w:r>
      <w:r w:rsidR="001344D0" w:rsidRPr="001344D0">
        <w:rPr>
          <w:rStyle w:val="tlid-translation"/>
          <w:rFonts w:ascii="Times New Roman" w:hAnsi="Times New Roman" w:cs="Times New Roman"/>
          <w:sz w:val="28"/>
          <w:szCs w:val="28"/>
        </w:rPr>
        <w:t>, мы ожидаем, что более высокие значения SI</w:t>
      </w:r>
      <w:r w:rsidR="001344D0">
        <w:rPr>
          <w:rStyle w:val="tlid-translation"/>
          <w:rFonts w:ascii="Times New Roman" w:hAnsi="Times New Roman" w:cs="Times New Roman"/>
          <w:sz w:val="28"/>
          <w:szCs w:val="28"/>
          <w:lang w:val="en-US"/>
        </w:rPr>
        <w:t>R</w:t>
      </w:r>
      <w:r w:rsidR="001344D0" w:rsidRPr="001344D0">
        <w:rPr>
          <w:rStyle w:val="tlid-translation"/>
          <w:rFonts w:ascii="Times New Roman" w:hAnsi="Times New Roman" w:cs="Times New Roman"/>
          <w:sz w:val="28"/>
          <w:szCs w:val="28"/>
        </w:rPr>
        <w:t xml:space="preserve"> предскажут более низкие будущие доход</w:t>
      </w:r>
      <w:r w:rsidR="001344D0">
        <w:rPr>
          <w:rStyle w:val="tlid-translation"/>
          <w:rFonts w:ascii="Times New Roman" w:hAnsi="Times New Roman" w:cs="Times New Roman"/>
          <w:sz w:val="28"/>
          <w:szCs w:val="28"/>
        </w:rPr>
        <w:t>ности</w:t>
      </w:r>
      <w:r w:rsidR="001344D0" w:rsidRPr="001344D0">
        <w:rPr>
          <w:rStyle w:val="tlid-translation"/>
          <w:rFonts w:ascii="Times New Roman" w:hAnsi="Times New Roman" w:cs="Times New Roman"/>
          <w:sz w:val="28"/>
          <w:szCs w:val="28"/>
        </w:rPr>
        <w:t>.</w:t>
      </w:r>
    </w:p>
    <w:p w14:paraId="03E16164" w14:textId="24ECAB61" w:rsidR="0067736F" w:rsidRPr="001344D0" w:rsidRDefault="0067736F" w:rsidP="00B04F94">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lang w:val="en-US"/>
        </w:rPr>
        <w:t>S</w:t>
      </w:r>
      <w:r w:rsidRPr="00AF5ED6">
        <w:rPr>
          <w:rStyle w:val="tlid-translation"/>
          <w:rFonts w:ascii="Times New Roman" w:hAnsi="Times New Roman" w:cs="Times New Roman"/>
          <w:sz w:val="28"/>
          <w:szCs w:val="28"/>
          <w:lang w:val="en-US"/>
        </w:rPr>
        <w:t>tock</w:t>
      </w:r>
      <w:r w:rsidRPr="001344D0">
        <w:rPr>
          <w:rStyle w:val="tlid-translation"/>
          <w:rFonts w:ascii="Times New Roman" w:hAnsi="Times New Roman" w:cs="Times New Roman"/>
          <w:sz w:val="28"/>
          <w:szCs w:val="28"/>
        </w:rPr>
        <w:t xml:space="preserve"> </w:t>
      </w:r>
      <w:r w:rsidRPr="00AF5ED6">
        <w:rPr>
          <w:rStyle w:val="tlid-translation"/>
          <w:rFonts w:ascii="Times New Roman" w:hAnsi="Times New Roman" w:cs="Times New Roman"/>
          <w:sz w:val="28"/>
          <w:szCs w:val="28"/>
          <w:lang w:val="en-US"/>
        </w:rPr>
        <w:t>return</w:t>
      </w:r>
      <w:r w:rsidRPr="001344D0">
        <w:rPr>
          <w:rStyle w:val="tlid-translation"/>
          <w:rFonts w:ascii="Times New Roman" w:hAnsi="Times New Roman" w:cs="Times New Roman"/>
          <w:sz w:val="28"/>
          <w:szCs w:val="28"/>
        </w:rPr>
        <w:t xml:space="preserve"> </w:t>
      </w:r>
      <w:r w:rsidRPr="00AF5ED6">
        <w:rPr>
          <w:rStyle w:val="tlid-translation"/>
          <w:rFonts w:ascii="Times New Roman" w:hAnsi="Times New Roman" w:cs="Times New Roman"/>
          <w:sz w:val="28"/>
          <w:szCs w:val="28"/>
          <w:lang w:val="en-US"/>
        </w:rPr>
        <w:t>volatility</w:t>
      </w:r>
      <w:r w:rsidRPr="001344D0">
        <w:rPr>
          <w:rStyle w:val="tlid-translation"/>
          <w:rFonts w:ascii="Times New Roman" w:hAnsi="Times New Roman" w:cs="Times New Roman"/>
          <w:sz w:val="28"/>
          <w:szCs w:val="28"/>
        </w:rPr>
        <w:t xml:space="preserve"> </w:t>
      </w:r>
      <w:r w:rsidR="00D03D7A" w:rsidRPr="001344D0">
        <w:rPr>
          <w:rStyle w:val="tlid-translation"/>
          <w:rFonts w:ascii="Times New Roman" w:hAnsi="Times New Roman" w:cs="Times New Roman"/>
          <w:sz w:val="28"/>
          <w:szCs w:val="28"/>
        </w:rPr>
        <w:t>(</w:t>
      </w:r>
      <w:r w:rsidR="00D03D7A">
        <w:rPr>
          <w:rStyle w:val="tlid-translation"/>
          <w:rFonts w:ascii="Times New Roman" w:hAnsi="Times New Roman" w:cs="Times New Roman"/>
          <w:sz w:val="28"/>
          <w:szCs w:val="28"/>
          <w:lang w:val="en-US"/>
        </w:rPr>
        <w:t>SRV</w:t>
      </w:r>
      <w:r w:rsidR="00D03D7A" w:rsidRPr="001344D0">
        <w:rPr>
          <w:rStyle w:val="tlid-translation"/>
          <w:rFonts w:ascii="Times New Roman" w:hAnsi="Times New Roman" w:cs="Times New Roman"/>
          <w:sz w:val="28"/>
          <w:szCs w:val="28"/>
        </w:rPr>
        <w:t xml:space="preserve">) </w:t>
      </w:r>
      <w:r w:rsidRPr="001344D0">
        <w:rPr>
          <w:rStyle w:val="tlid-translation"/>
          <w:rFonts w:ascii="Times New Roman" w:hAnsi="Times New Roman" w:cs="Times New Roman"/>
          <w:sz w:val="28"/>
          <w:szCs w:val="28"/>
        </w:rPr>
        <w:t xml:space="preserve">– </w:t>
      </w:r>
      <w:r w:rsidRPr="0067736F">
        <w:rPr>
          <w:rStyle w:val="tlid-translation"/>
          <w:rFonts w:ascii="Times New Roman" w:hAnsi="Times New Roman" w:cs="Times New Roman"/>
          <w:sz w:val="28"/>
          <w:szCs w:val="28"/>
        </w:rPr>
        <w:t>показатель</w:t>
      </w:r>
      <w:r w:rsidRPr="001344D0">
        <w:rPr>
          <w:rStyle w:val="tlid-translation"/>
          <w:rFonts w:ascii="Times New Roman" w:hAnsi="Times New Roman" w:cs="Times New Roman"/>
          <w:sz w:val="28"/>
          <w:szCs w:val="28"/>
        </w:rPr>
        <w:t xml:space="preserve"> </w:t>
      </w:r>
      <w:r w:rsidRPr="0067736F">
        <w:rPr>
          <w:rStyle w:val="tlid-translation"/>
          <w:rFonts w:ascii="Times New Roman" w:hAnsi="Times New Roman" w:cs="Times New Roman"/>
          <w:sz w:val="28"/>
          <w:szCs w:val="28"/>
        </w:rPr>
        <w:t>волатильности</w:t>
      </w:r>
      <w:r w:rsidRPr="001344D0">
        <w:rPr>
          <w:rStyle w:val="tlid-translation"/>
          <w:rFonts w:ascii="Times New Roman" w:hAnsi="Times New Roman" w:cs="Times New Roman"/>
          <w:sz w:val="28"/>
          <w:szCs w:val="28"/>
        </w:rPr>
        <w:t xml:space="preserve">, </w:t>
      </w:r>
      <w:r w:rsidRPr="0067736F">
        <w:rPr>
          <w:rStyle w:val="tlid-translation"/>
          <w:rFonts w:ascii="Times New Roman" w:hAnsi="Times New Roman" w:cs="Times New Roman"/>
          <w:sz w:val="28"/>
          <w:szCs w:val="28"/>
        </w:rPr>
        <w:t>используемый</w:t>
      </w:r>
      <w:r w:rsidRPr="001344D0">
        <w:rPr>
          <w:rStyle w:val="tlid-translation"/>
          <w:rFonts w:ascii="Times New Roman" w:hAnsi="Times New Roman" w:cs="Times New Roman"/>
          <w:sz w:val="28"/>
          <w:szCs w:val="28"/>
        </w:rPr>
        <w:t xml:space="preserve"> </w:t>
      </w:r>
      <w:r w:rsidR="00D03D7A" w:rsidRPr="00D03D7A">
        <w:rPr>
          <w:rStyle w:val="tlid-translation"/>
          <w:rFonts w:ascii="Times New Roman" w:hAnsi="Times New Roman" w:cs="Times New Roman"/>
          <w:sz w:val="28"/>
          <w:szCs w:val="28"/>
          <w:lang w:val="en-US"/>
        </w:rPr>
        <w:t>Nelly</w:t>
      </w:r>
      <w:r w:rsidR="00D03D7A" w:rsidRPr="001344D0">
        <w:rPr>
          <w:rStyle w:val="tlid-translation"/>
          <w:rFonts w:ascii="Times New Roman" w:hAnsi="Times New Roman" w:cs="Times New Roman"/>
          <w:sz w:val="28"/>
          <w:szCs w:val="28"/>
        </w:rPr>
        <w:t xml:space="preserve"> </w:t>
      </w:r>
      <w:r w:rsidR="00D03D7A" w:rsidRPr="00D03D7A">
        <w:rPr>
          <w:rStyle w:val="tlid-translation"/>
          <w:rFonts w:ascii="Times New Roman" w:hAnsi="Times New Roman" w:cs="Times New Roman"/>
          <w:sz w:val="28"/>
          <w:szCs w:val="28"/>
          <w:lang w:val="en-US"/>
        </w:rPr>
        <w:t>et</w:t>
      </w:r>
      <w:r w:rsidR="00D03D7A" w:rsidRPr="001344D0">
        <w:rPr>
          <w:rStyle w:val="tlid-translation"/>
          <w:rFonts w:ascii="Times New Roman" w:hAnsi="Times New Roman" w:cs="Times New Roman"/>
          <w:sz w:val="28"/>
          <w:szCs w:val="28"/>
        </w:rPr>
        <w:t xml:space="preserve"> </w:t>
      </w:r>
      <w:r w:rsidR="00D03D7A" w:rsidRPr="00D03D7A">
        <w:rPr>
          <w:rStyle w:val="tlid-translation"/>
          <w:rFonts w:ascii="Times New Roman" w:hAnsi="Times New Roman" w:cs="Times New Roman"/>
          <w:sz w:val="28"/>
          <w:szCs w:val="28"/>
          <w:lang w:val="en-US"/>
        </w:rPr>
        <w:t>all</w:t>
      </w:r>
      <w:r w:rsidR="00D03D7A" w:rsidRPr="001344D0">
        <w:rPr>
          <w:rStyle w:val="tlid-translation"/>
          <w:rFonts w:ascii="Times New Roman" w:hAnsi="Times New Roman" w:cs="Times New Roman"/>
          <w:sz w:val="28"/>
          <w:szCs w:val="28"/>
        </w:rPr>
        <w:t>., 2014</w:t>
      </w:r>
      <w:r w:rsidRPr="001344D0">
        <w:rPr>
          <w:rStyle w:val="tlid-translation"/>
          <w:rFonts w:ascii="Times New Roman" w:hAnsi="Times New Roman" w:cs="Times New Roman"/>
          <w:sz w:val="28"/>
          <w:szCs w:val="28"/>
        </w:rPr>
        <w:t xml:space="preserve">. </w:t>
      </w:r>
    </w:p>
    <w:p w14:paraId="5D6677DC" w14:textId="59999DA5" w:rsidR="0067736F" w:rsidRPr="00D03D7A" w:rsidRDefault="00692DE5" w:rsidP="00B04F94">
      <w:pPr>
        <w:pStyle w:val="aa"/>
        <w:spacing w:after="0" w:line="360" w:lineRule="auto"/>
        <w:ind w:left="0" w:firstLine="720"/>
        <w:jc w:val="both"/>
        <w:rPr>
          <w:rStyle w:val="tlid-translation"/>
          <w:rFonts w:ascii="Times New Roman" w:hAnsi="Times New Roman" w:cs="Times New Roman"/>
          <w:sz w:val="28"/>
          <w:szCs w:val="28"/>
        </w:rPr>
      </w:pPr>
      <m:oMathPara>
        <m:oMath>
          <m:sSub>
            <m:sSubPr>
              <m:ctrlPr>
                <w:rPr>
                  <w:rStyle w:val="tlid-translation"/>
                  <w:rFonts w:ascii="Cambria Math" w:hAnsi="Cambria Math" w:cs="Times New Roman"/>
                  <w:i/>
                  <w:sz w:val="28"/>
                  <w:szCs w:val="28"/>
                </w:rPr>
              </m:ctrlPr>
            </m:sSubPr>
            <m:e>
              <m:acc>
                <m:accPr>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σ</m:t>
                  </m:r>
                </m:e>
              </m:acc>
            </m:e>
            <m:sub>
              <m:r>
                <w:rPr>
                  <w:rStyle w:val="tlid-translation"/>
                  <w:rFonts w:ascii="Cambria Math" w:hAnsi="Cambria Math" w:cs="Times New Roman"/>
                  <w:sz w:val="28"/>
                  <w:szCs w:val="28"/>
                </w:rPr>
                <m:t>t</m:t>
              </m:r>
            </m:sub>
          </m:sSub>
          <m:r>
            <w:rPr>
              <w:rStyle w:val="tlid-translation"/>
              <w:rFonts w:ascii="Cambria Math" w:hAnsi="Cambria Math" w:cs="Times New Roman"/>
              <w:sz w:val="28"/>
              <w:szCs w:val="28"/>
            </w:rPr>
            <m:t>=</m:t>
          </m:r>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12</m:t>
              </m:r>
            </m:sup>
            <m:e>
              <m:d>
                <m:dPr>
                  <m:begChr m:val="|"/>
                  <m:endChr m:val="|"/>
                  <m:ctrlPr>
                    <w:rPr>
                      <w:rStyle w:val="tlid-translation"/>
                      <w:rFonts w:ascii="Cambria Math" w:hAnsi="Cambria Math" w:cs="Times New Roman"/>
                      <w:i/>
                      <w:sz w:val="28"/>
                      <w:szCs w:val="28"/>
                      <w:lang w:val="en-US"/>
                    </w:rPr>
                  </m:ctrlPr>
                </m:dPr>
                <m:e>
                  <m:sSub>
                    <m:sSubPr>
                      <m:ctrlPr>
                        <w:rPr>
                          <w:rStyle w:val="tlid-translation"/>
                          <w:rFonts w:ascii="Cambria Math" w:hAnsi="Cambria Math" w:cs="Times New Roman"/>
                          <w:i/>
                          <w:sz w:val="28"/>
                          <w:szCs w:val="28"/>
                          <w:lang w:val="en-US"/>
                        </w:rPr>
                      </m:ctrlPr>
                    </m:sSubPr>
                    <m:e>
                      <m:r>
                        <w:rPr>
                          <w:rStyle w:val="tlid-translation"/>
                          <w:rFonts w:ascii="Cambria Math" w:hAnsi="Cambria Math" w:cs="Times New Roman"/>
                          <w:sz w:val="28"/>
                          <w:szCs w:val="28"/>
                          <w:lang w:val="en-US"/>
                        </w:rPr>
                        <m:t>r</m:t>
                      </m:r>
                    </m:e>
                    <m:sub>
                      <m:r>
                        <w:rPr>
                          <w:rStyle w:val="tlid-translation"/>
                          <w:rFonts w:ascii="Cambria Math" w:hAnsi="Cambria Math" w:cs="Times New Roman"/>
                          <w:sz w:val="28"/>
                          <w:szCs w:val="28"/>
                          <w:lang w:val="en-US"/>
                        </w:rPr>
                        <m:t>t+1-i</m:t>
                      </m:r>
                    </m:sub>
                  </m:sSub>
                </m:e>
              </m:d>
            </m:e>
          </m:nary>
        </m:oMath>
      </m:oMathPara>
    </w:p>
    <w:p w14:paraId="503A8028" w14:textId="3F96A3AA" w:rsidR="00D03D7A" w:rsidRPr="00D03D7A" w:rsidRDefault="00692DE5" w:rsidP="00D03D7A">
      <w:pPr>
        <w:pStyle w:val="aa"/>
        <w:spacing w:after="0" w:line="360" w:lineRule="auto"/>
        <w:ind w:left="0" w:firstLine="720"/>
        <w:jc w:val="both"/>
        <w:rPr>
          <w:rStyle w:val="tlid-translation"/>
          <w:rFonts w:ascii="Times New Roman" w:hAnsi="Times New Roman" w:cs="Times New Roman"/>
          <w:sz w:val="28"/>
          <w:szCs w:val="28"/>
          <w:lang w:val="en-US"/>
        </w:rPr>
      </w:pPr>
      <m:oMathPara>
        <m:oMath>
          <m:sSub>
            <m:sSubPr>
              <m:ctrlPr>
                <w:rPr>
                  <w:rStyle w:val="tlid-translation"/>
                  <w:rFonts w:ascii="Cambria Math" w:hAnsi="Cambria Math" w:cs="Times New Roman"/>
                  <w:i/>
                  <w:sz w:val="28"/>
                  <w:szCs w:val="28"/>
                  <w:lang w:val="en-US"/>
                </w:rPr>
              </m:ctrlPr>
            </m:sSubPr>
            <m:e>
              <m:r>
                <w:rPr>
                  <w:rStyle w:val="tlid-translation"/>
                  <w:rFonts w:ascii="Cambria Math" w:hAnsi="Cambria Math" w:cs="Times New Roman"/>
                  <w:sz w:val="28"/>
                  <w:szCs w:val="28"/>
                  <w:lang w:val="en-US"/>
                </w:rPr>
                <m:t>SRV</m:t>
              </m:r>
            </m:e>
            <m:sub>
              <m:r>
                <w:rPr>
                  <w:rStyle w:val="tlid-translation"/>
                  <w:rFonts w:ascii="Cambria Math" w:hAnsi="Cambria Math" w:cs="Times New Roman"/>
                  <w:sz w:val="28"/>
                  <w:szCs w:val="28"/>
                  <w:lang w:val="en-US"/>
                </w:rPr>
                <m:t>t</m:t>
              </m:r>
            </m:sub>
          </m:sSub>
          <m:r>
            <w:rPr>
              <w:rStyle w:val="tlid-translation"/>
              <w:rFonts w:ascii="Cambria Math" w:hAnsi="Cambria Math" w:cs="Times New Roman"/>
              <w:sz w:val="28"/>
              <w:szCs w:val="28"/>
              <w:lang w:val="en-US"/>
            </w:rPr>
            <m:t>≡</m:t>
          </m:r>
          <m:rad>
            <m:radPr>
              <m:degHide m:val="1"/>
              <m:ctrlPr>
                <w:rPr>
                  <w:rStyle w:val="tlid-translation"/>
                  <w:rFonts w:ascii="Cambria Math" w:hAnsi="Cambria Math" w:cs="Times New Roman"/>
                  <w:i/>
                  <w:sz w:val="28"/>
                  <w:szCs w:val="28"/>
                  <w:lang w:val="en-US"/>
                </w:rPr>
              </m:ctrlPr>
            </m:radPr>
            <m:deg/>
            <m:e>
              <m:f>
                <m:fPr>
                  <m:ctrlPr>
                    <w:rPr>
                      <w:rStyle w:val="tlid-translation"/>
                      <w:rFonts w:ascii="Cambria Math" w:hAnsi="Cambria Math" w:cs="Times New Roman"/>
                      <w:i/>
                      <w:sz w:val="28"/>
                      <w:szCs w:val="28"/>
                      <w:lang w:val="en-US"/>
                    </w:rPr>
                  </m:ctrlPr>
                </m:fPr>
                <m:num>
                  <m:r>
                    <w:rPr>
                      <w:rStyle w:val="tlid-translation"/>
                      <w:rFonts w:ascii="Cambria Math" w:hAnsi="Cambria Math" w:cs="Times New Roman"/>
                      <w:sz w:val="28"/>
                      <w:szCs w:val="28"/>
                      <w:lang w:val="en-US"/>
                    </w:rPr>
                    <m:t>π</m:t>
                  </m:r>
                </m:num>
                <m:den>
                  <m:r>
                    <w:rPr>
                      <w:rStyle w:val="tlid-translation"/>
                      <w:rFonts w:ascii="Cambria Math" w:hAnsi="Cambria Math" w:cs="Times New Roman"/>
                      <w:sz w:val="28"/>
                      <w:szCs w:val="28"/>
                      <w:lang w:val="en-US"/>
                    </w:rPr>
                    <m:t>2</m:t>
                  </m:r>
                </m:den>
              </m:f>
            </m:e>
          </m:rad>
          <m:rad>
            <m:radPr>
              <m:degHide m:val="1"/>
              <m:ctrlPr>
                <w:rPr>
                  <w:rStyle w:val="tlid-translation"/>
                  <w:rFonts w:ascii="Cambria Math" w:hAnsi="Cambria Math" w:cs="Times New Roman"/>
                  <w:i/>
                  <w:sz w:val="28"/>
                  <w:szCs w:val="28"/>
                  <w:lang w:val="en-US"/>
                </w:rPr>
              </m:ctrlPr>
            </m:radPr>
            <m:deg/>
            <m:e>
              <m:sSub>
                <m:sSubPr>
                  <m:ctrlPr>
                    <w:rPr>
                      <w:rStyle w:val="tlid-translation"/>
                      <w:rFonts w:ascii="Cambria Math" w:hAnsi="Cambria Math" w:cs="Times New Roman"/>
                      <w:i/>
                      <w:sz w:val="28"/>
                      <w:szCs w:val="28"/>
                    </w:rPr>
                  </m:ctrlPr>
                </m:sSubPr>
                <m:e>
                  <m:acc>
                    <m:accPr>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σ</m:t>
                      </m:r>
                    </m:e>
                  </m:acc>
                </m:e>
                <m:sub>
                  <m:r>
                    <w:rPr>
                      <w:rStyle w:val="tlid-translation"/>
                      <w:rFonts w:ascii="Cambria Math" w:hAnsi="Cambria Math" w:cs="Times New Roman"/>
                      <w:sz w:val="28"/>
                      <w:szCs w:val="28"/>
                    </w:rPr>
                    <m:t>t</m:t>
                  </m:r>
                </m:sub>
              </m:sSub>
            </m:e>
          </m:rad>
        </m:oMath>
      </m:oMathPara>
    </w:p>
    <w:p w14:paraId="111193E4" w14:textId="22B4C8C8" w:rsidR="00D03D7A" w:rsidRDefault="00D03D7A" w:rsidP="00D03D7A">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rPr>
        <w:t>где:</w:t>
      </w:r>
    </w:p>
    <w:p w14:paraId="0C875AA7" w14:textId="78C8AD7D" w:rsidR="00D03D7A" w:rsidRPr="00BE736E" w:rsidRDefault="00692DE5" w:rsidP="00D03D7A">
      <w:pPr>
        <w:pStyle w:val="aa"/>
        <w:spacing w:after="0" w:line="360" w:lineRule="auto"/>
        <w:ind w:left="0" w:firstLine="720"/>
        <w:jc w:val="both"/>
        <w:rPr>
          <w:rStyle w:val="tlid-translation"/>
          <w:rFonts w:ascii="Times New Roman" w:hAnsi="Times New Roman" w:cs="Times New Roman"/>
          <w:i/>
          <w:sz w:val="28"/>
          <w:szCs w:val="28"/>
        </w:rPr>
      </w:pPr>
      <m:oMath>
        <m:sSub>
          <m:sSubPr>
            <m:ctrlPr>
              <w:rPr>
                <w:rStyle w:val="tlid-translation"/>
                <w:rFonts w:ascii="Cambria Math" w:hAnsi="Cambria Math" w:cs="Times New Roman"/>
                <w:i/>
                <w:sz w:val="28"/>
                <w:szCs w:val="28"/>
              </w:rPr>
            </m:ctrlPr>
          </m:sSubPr>
          <m:e>
            <m:acc>
              <m:accPr>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σ</m:t>
                </m:r>
              </m:e>
            </m:acc>
          </m:e>
          <m:sub>
            <m:r>
              <w:rPr>
                <w:rStyle w:val="tlid-translation"/>
                <w:rFonts w:ascii="Cambria Math" w:hAnsi="Cambria Math" w:cs="Times New Roman"/>
                <w:sz w:val="28"/>
                <w:szCs w:val="28"/>
              </w:rPr>
              <m:t>t</m:t>
            </m:r>
          </m:sub>
        </m:sSub>
      </m:oMath>
      <w:r w:rsidR="00D03D7A">
        <w:rPr>
          <w:rStyle w:val="tlid-translation"/>
          <w:rFonts w:ascii="Times New Roman" w:hAnsi="Times New Roman" w:cs="Times New Roman"/>
          <w:i/>
          <w:sz w:val="28"/>
          <w:szCs w:val="28"/>
        </w:rPr>
        <w:t xml:space="preserve"> – годовая волатильность актива в момент времени </w:t>
      </w:r>
      <w:r w:rsidR="00D03D7A">
        <w:rPr>
          <w:rStyle w:val="tlid-translation"/>
          <w:rFonts w:ascii="Times New Roman" w:hAnsi="Times New Roman" w:cs="Times New Roman"/>
          <w:i/>
          <w:sz w:val="28"/>
          <w:szCs w:val="28"/>
          <w:lang w:val="en-US"/>
        </w:rPr>
        <w:t>t</w:t>
      </w:r>
      <w:r w:rsidR="00BE736E" w:rsidRPr="00BE736E">
        <w:rPr>
          <w:rStyle w:val="tlid-translation"/>
          <w:rFonts w:ascii="Times New Roman" w:hAnsi="Times New Roman" w:cs="Times New Roman"/>
          <w:i/>
          <w:sz w:val="28"/>
          <w:szCs w:val="28"/>
        </w:rPr>
        <w:t>,</w:t>
      </w:r>
    </w:p>
    <w:p w14:paraId="51E8405C" w14:textId="3843A469" w:rsidR="00D03D7A" w:rsidRPr="00BE736E" w:rsidRDefault="00692DE5" w:rsidP="00D03D7A">
      <w:pPr>
        <w:pStyle w:val="aa"/>
        <w:spacing w:after="0" w:line="360" w:lineRule="auto"/>
        <w:ind w:left="0" w:firstLine="720"/>
        <w:jc w:val="both"/>
        <w:rPr>
          <w:rStyle w:val="tlid-translation"/>
          <w:rFonts w:ascii="Times New Roman" w:hAnsi="Times New Roman" w:cs="Times New Roman"/>
          <w:i/>
          <w:sz w:val="28"/>
          <w:szCs w:val="28"/>
        </w:rPr>
      </w:pPr>
      <m:oMath>
        <m:sSub>
          <m:sSubPr>
            <m:ctrlPr>
              <w:rPr>
                <w:rStyle w:val="tlid-translation"/>
                <w:rFonts w:ascii="Cambria Math" w:hAnsi="Cambria Math" w:cs="Times New Roman"/>
                <w:i/>
                <w:sz w:val="28"/>
                <w:szCs w:val="28"/>
                <w:lang w:val="en-US"/>
              </w:rPr>
            </m:ctrlPr>
          </m:sSubPr>
          <m:e>
            <m:r>
              <w:rPr>
                <w:rStyle w:val="tlid-translation"/>
                <w:rFonts w:ascii="Cambria Math" w:hAnsi="Cambria Math" w:cs="Times New Roman"/>
                <w:sz w:val="28"/>
                <w:szCs w:val="28"/>
                <w:lang w:val="en-US"/>
              </w:rPr>
              <m:t>r</m:t>
            </m:r>
          </m:e>
          <m:sub>
            <m:r>
              <w:rPr>
                <w:rStyle w:val="tlid-translation"/>
                <w:rFonts w:ascii="Cambria Math" w:hAnsi="Cambria Math" w:cs="Times New Roman"/>
                <w:sz w:val="28"/>
                <w:szCs w:val="28"/>
                <w:lang w:val="en-US"/>
              </w:rPr>
              <m:t>t</m:t>
            </m:r>
          </m:sub>
        </m:sSub>
      </m:oMath>
      <w:r w:rsidR="00D03D7A">
        <w:rPr>
          <w:rStyle w:val="tlid-translation"/>
          <w:rFonts w:ascii="Times New Roman" w:hAnsi="Times New Roman" w:cs="Times New Roman"/>
          <w:i/>
          <w:sz w:val="28"/>
          <w:szCs w:val="28"/>
        </w:rPr>
        <w:t xml:space="preserve"> – месячная доходность актива</w:t>
      </w:r>
      <w:r w:rsidR="00D03D7A" w:rsidRPr="00D03D7A">
        <w:rPr>
          <w:rStyle w:val="tlid-translation"/>
          <w:rFonts w:ascii="Times New Roman" w:hAnsi="Times New Roman" w:cs="Times New Roman"/>
          <w:i/>
          <w:sz w:val="28"/>
          <w:szCs w:val="28"/>
        </w:rPr>
        <w:t xml:space="preserve"> </w:t>
      </w:r>
      <w:r w:rsidR="00D03D7A">
        <w:rPr>
          <w:rStyle w:val="tlid-translation"/>
          <w:rFonts w:ascii="Times New Roman" w:hAnsi="Times New Roman" w:cs="Times New Roman"/>
          <w:i/>
          <w:sz w:val="28"/>
          <w:szCs w:val="28"/>
        </w:rPr>
        <w:t xml:space="preserve">в момент времени </w:t>
      </w:r>
      <w:r w:rsidR="00D03D7A">
        <w:rPr>
          <w:rStyle w:val="tlid-translation"/>
          <w:rFonts w:ascii="Times New Roman" w:hAnsi="Times New Roman" w:cs="Times New Roman"/>
          <w:i/>
          <w:sz w:val="28"/>
          <w:szCs w:val="28"/>
          <w:lang w:val="en-US"/>
        </w:rPr>
        <w:t>t</w:t>
      </w:r>
      <w:r w:rsidR="00BE736E" w:rsidRPr="00BE736E">
        <w:rPr>
          <w:rStyle w:val="tlid-translation"/>
          <w:rFonts w:ascii="Times New Roman" w:hAnsi="Times New Roman" w:cs="Times New Roman"/>
          <w:i/>
          <w:sz w:val="28"/>
          <w:szCs w:val="28"/>
        </w:rPr>
        <w:t>,</w:t>
      </w:r>
    </w:p>
    <w:p w14:paraId="2B6A3C18" w14:textId="72679581" w:rsidR="00D03D7A" w:rsidRPr="00BE736E" w:rsidRDefault="00692DE5" w:rsidP="00D03D7A">
      <w:pPr>
        <w:pStyle w:val="aa"/>
        <w:spacing w:after="0" w:line="360" w:lineRule="auto"/>
        <w:ind w:left="0" w:firstLine="720"/>
        <w:jc w:val="both"/>
        <w:rPr>
          <w:rStyle w:val="tlid-translation"/>
          <w:rFonts w:ascii="Times New Roman" w:hAnsi="Times New Roman" w:cs="Times New Roman"/>
          <w:i/>
          <w:iCs/>
          <w:sz w:val="28"/>
          <w:szCs w:val="28"/>
        </w:rPr>
      </w:pPr>
      <m:oMath>
        <m:sSub>
          <m:sSubPr>
            <m:ctrlPr>
              <w:rPr>
                <w:rStyle w:val="tlid-translation"/>
                <w:rFonts w:ascii="Cambria Math" w:hAnsi="Cambria Math" w:cs="Times New Roman"/>
                <w:i/>
                <w:sz w:val="28"/>
                <w:szCs w:val="28"/>
                <w:lang w:val="en-US"/>
              </w:rPr>
            </m:ctrlPr>
          </m:sSubPr>
          <m:e>
            <m:r>
              <w:rPr>
                <w:rStyle w:val="tlid-translation"/>
                <w:rFonts w:ascii="Cambria Math" w:hAnsi="Cambria Math" w:cs="Times New Roman"/>
                <w:sz w:val="28"/>
                <w:szCs w:val="28"/>
                <w:lang w:val="en-US"/>
              </w:rPr>
              <m:t>SRV</m:t>
            </m:r>
          </m:e>
          <m:sub>
            <m:r>
              <w:rPr>
                <w:rStyle w:val="tlid-translation"/>
                <w:rFonts w:ascii="Cambria Math" w:hAnsi="Cambria Math" w:cs="Times New Roman"/>
                <w:sz w:val="28"/>
                <w:szCs w:val="28"/>
                <w:lang w:val="en-US"/>
              </w:rPr>
              <m:t>t</m:t>
            </m:r>
          </m:sub>
        </m:sSub>
      </m:oMath>
      <w:r w:rsidR="00D03D7A">
        <w:rPr>
          <w:rStyle w:val="tlid-translation"/>
          <w:rFonts w:ascii="Times New Roman" w:hAnsi="Times New Roman" w:cs="Times New Roman"/>
          <w:i/>
          <w:sz w:val="28"/>
          <w:szCs w:val="28"/>
        </w:rPr>
        <w:t xml:space="preserve"> – робастная волатильность актива </w:t>
      </w:r>
      <w:r w:rsidR="00BE736E">
        <w:rPr>
          <w:rStyle w:val="tlid-translation"/>
          <w:rFonts w:ascii="Times New Roman" w:hAnsi="Times New Roman" w:cs="Times New Roman"/>
          <w:i/>
          <w:sz w:val="28"/>
          <w:szCs w:val="28"/>
        </w:rPr>
        <w:t>в момент</w:t>
      </w:r>
      <w:r w:rsidR="00D03D7A">
        <w:rPr>
          <w:rStyle w:val="tlid-translation"/>
          <w:rFonts w:ascii="Times New Roman" w:hAnsi="Times New Roman" w:cs="Times New Roman"/>
          <w:i/>
          <w:sz w:val="28"/>
          <w:szCs w:val="28"/>
        </w:rPr>
        <w:t xml:space="preserve"> времени </w:t>
      </w:r>
      <w:r w:rsidR="00D03D7A">
        <w:rPr>
          <w:rStyle w:val="tlid-translation"/>
          <w:rFonts w:ascii="Times New Roman" w:hAnsi="Times New Roman" w:cs="Times New Roman"/>
          <w:i/>
          <w:sz w:val="28"/>
          <w:szCs w:val="28"/>
          <w:lang w:val="en-US"/>
        </w:rPr>
        <w:t>t</w:t>
      </w:r>
      <w:r w:rsidR="00BE736E" w:rsidRPr="00BE736E">
        <w:rPr>
          <w:rStyle w:val="tlid-translation"/>
          <w:rFonts w:ascii="Times New Roman" w:hAnsi="Times New Roman" w:cs="Times New Roman"/>
          <w:i/>
          <w:sz w:val="28"/>
          <w:szCs w:val="28"/>
        </w:rPr>
        <w:t>.</w:t>
      </w:r>
    </w:p>
    <w:p w14:paraId="29AF7967" w14:textId="3175D107" w:rsidR="00B04F94" w:rsidRPr="0067736F" w:rsidRDefault="0067736F" w:rsidP="00B04F94">
      <w:pPr>
        <w:pStyle w:val="aa"/>
        <w:spacing w:after="0" w:line="360" w:lineRule="auto"/>
        <w:ind w:left="0" w:firstLine="720"/>
        <w:jc w:val="both"/>
        <w:rPr>
          <w:rStyle w:val="tlid-translation"/>
          <w:rFonts w:ascii="Times New Roman" w:hAnsi="Times New Roman" w:cs="Times New Roman"/>
          <w:sz w:val="28"/>
          <w:szCs w:val="28"/>
        </w:rPr>
      </w:pPr>
      <w:r w:rsidRPr="0067736F">
        <w:rPr>
          <w:rStyle w:val="tlid-translation"/>
          <w:rFonts w:ascii="Times New Roman" w:hAnsi="Times New Roman" w:cs="Times New Roman"/>
          <w:sz w:val="28"/>
          <w:szCs w:val="28"/>
          <w:lang w:val="en-US"/>
        </w:rPr>
        <w:t>Goyal</w:t>
      </w:r>
      <w:r w:rsidRPr="0067736F">
        <w:rPr>
          <w:rStyle w:val="tlid-translation"/>
          <w:rFonts w:ascii="Times New Roman" w:hAnsi="Times New Roman" w:cs="Times New Roman"/>
          <w:sz w:val="28"/>
          <w:szCs w:val="28"/>
        </w:rPr>
        <w:t xml:space="preserve"> </w:t>
      </w:r>
      <w:r w:rsidRPr="0067736F">
        <w:rPr>
          <w:rStyle w:val="tlid-translation"/>
          <w:rFonts w:ascii="Times New Roman" w:hAnsi="Times New Roman" w:cs="Times New Roman"/>
          <w:sz w:val="28"/>
          <w:szCs w:val="28"/>
          <w:lang w:val="en-US"/>
        </w:rPr>
        <w:t>and</w:t>
      </w:r>
      <w:r w:rsidRPr="0067736F">
        <w:rPr>
          <w:rStyle w:val="tlid-translation"/>
          <w:rFonts w:ascii="Times New Roman" w:hAnsi="Times New Roman" w:cs="Times New Roman"/>
          <w:sz w:val="28"/>
          <w:szCs w:val="28"/>
        </w:rPr>
        <w:t xml:space="preserve"> </w:t>
      </w:r>
      <w:r w:rsidRPr="0067736F">
        <w:rPr>
          <w:rStyle w:val="tlid-translation"/>
          <w:rFonts w:ascii="Times New Roman" w:hAnsi="Times New Roman" w:cs="Times New Roman"/>
          <w:sz w:val="28"/>
          <w:szCs w:val="28"/>
          <w:lang w:val="en-US"/>
        </w:rPr>
        <w:t>Welch</w:t>
      </w:r>
      <w:r>
        <w:rPr>
          <w:rStyle w:val="tlid-translation"/>
          <w:rFonts w:ascii="Times New Roman" w:hAnsi="Times New Roman" w:cs="Times New Roman"/>
          <w:sz w:val="28"/>
          <w:szCs w:val="28"/>
        </w:rPr>
        <w:t xml:space="preserve">, </w:t>
      </w:r>
      <w:r w:rsidRPr="0067736F">
        <w:rPr>
          <w:rStyle w:val="tlid-translation"/>
          <w:rFonts w:ascii="Times New Roman" w:hAnsi="Times New Roman" w:cs="Times New Roman"/>
          <w:sz w:val="28"/>
          <w:szCs w:val="28"/>
        </w:rPr>
        <w:t xml:space="preserve">2008 </w:t>
      </w:r>
      <w:r>
        <w:rPr>
          <w:rStyle w:val="tlid-translation"/>
          <w:rFonts w:ascii="Times New Roman" w:hAnsi="Times New Roman" w:cs="Times New Roman"/>
          <w:sz w:val="28"/>
          <w:szCs w:val="28"/>
        </w:rPr>
        <w:t xml:space="preserve">использовали схожую меру волатильности. Они </w:t>
      </w:r>
      <w:r w:rsidRPr="0067736F">
        <w:rPr>
          <w:rStyle w:val="tlid-translation"/>
          <w:rFonts w:ascii="Times New Roman" w:hAnsi="Times New Roman" w:cs="Times New Roman"/>
          <w:sz w:val="28"/>
          <w:szCs w:val="28"/>
        </w:rPr>
        <w:t>измеря</w:t>
      </w:r>
      <w:r>
        <w:rPr>
          <w:rStyle w:val="tlid-translation"/>
          <w:rFonts w:ascii="Times New Roman" w:hAnsi="Times New Roman" w:cs="Times New Roman"/>
          <w:sz w:val="28"/>
          <w:szCs w:val="28"/>
        </w:rPr>
        <w:t>ли</w:t>
      </w:r>
      <w:r w:rsidRPr="0067736F">
        <w:rPr>
          <w:rStyle w:val="tlid-translation"/>
          <w:rFonts w:ascii="Times New Roman" w:hAnsi="Times New Roman" w:cs="Times New Roman"/>
          <w:sz w:val="28"/>
          <w:szCs w:val="28"/>
        </w:rPr>
        <w:t xml:space="preserve"> месячную волатильность как сумму квадратов ежедневных доходностей акций в течение месяца</w:t>
      </w:r>
      <w:r>
        <w:rPr>
          <w:rStyle w:val="tlid-translation"/>
          <w:rFonts w:ascii="Times New Roman" w:hAnsi="Times New Roman" w:cs="Times New Roman"/>
          <w:sz w:val="28"/>
          <w:szCs w:val="28"/>
        </w:rPr>
        <w:t>, однако э</w:t>
      </w:r>
      <w:r w:rsidRPr="0067736F">
        <w:rPr>
          <w:rStyle w:val="tlid-translation"/>
          <w:rFonts w:ascii="Times New Roman" w:hAnsi="Times New Roman" w:cs="Times New Roman"/>
          <w:sz w:val="28"/>
          <w:szCs w:val="28"/>
        </w:rPr>
        <w:t>та мера</w:t>
      </w:r>
      <w:r>
        <w:rPr>
          <w:rStyle w:val="tlid-translation"/>
          <w:rFonts w:ascii="Times New Roman" w:hAnsi="Times New Roman" w:cs="Times New Roman"/>
          <w:sz w:val="28"/>
          <w:szCs w:val="28"/>
        </w:rPr>
        <w:t xml:space="preserve"> </w:t>
      </w:r>
      <w:r w:rsidRPr="0067736F">
        <w:rPr>
          <w:rStyle w:val="tlid-translation"/>
          <w:rFonts w:ascii="Times New Roman" w:hAnsi="Times New Roman" w:cs="Times New Roman"/>
          <w:sz w:val="28"/>
          <w:szCs w:val="28"/>
        </w:rPr>
        <w:t>приводи</w:t>
      </w:r>
      <w:r>
        <w:rPr>
          <w:rStyle w:val="tlid-translation"/>
          <w:rFonts w:ascii="Times New Roman" w:hAnsi="Times New Roman" w:cs="Times New Roman"/>
          <w:sz w:val="28"/>
          <w:szCs w:val="28"/>
        </w:rPr>
        <w:t>ла</w:t>
      </w:r>
      <w:r w:rsidRPr="0067736F">
        <w:rPr>
          <w:rStyle w:val="tlid-translation"/>
          <w:rFonts w:ascii="Times New Roman" w:hAnsi="Times New Roman" w:cs="Times New Roman"/>
          <w:sz w:val="28"/>
          <w:szCs w:val="28"/>
        </w:rPr>
        <w:t xml:space="preserve"> к серьезным выбросам в </w:t>
      </w:r>
      <w:r>
        <w:rPr>
          <w:rStyle w:val="tlid-translation"/>
          <w:rFonts w:ascii="Times New Roman" w:hAnsi="Times New Roman" w:cs="Times New Roman"/>
          <w:sz w:val="28"/>
          <w:szCs w:val="28"/>
        </w:rPr>
        <w:t>ряде временных отрезков</w:t>
      </w:r>
      <w:r w:rsidRPr="0067736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Показатель </w:t>
      </w:r>
      <w:r w:rsidR="00D03D7A">
        <w:rPr>
          <w:rStyle w:val="tlid-translation"/>
          <w:rFonts w:ascii="Times New Roman" w:hAnsi="Times New Roman" w:cs="Times New Roman"/>
          <w:sz w:val="28"/>
          <w:szCs w:val="28"/>
          <w:lang w:val="en-US"/>
        </w:rPr>
        <w:t>SRV</w:t>
      </w:r>
      <w:r>
        <w:rPr>
          <w:rStyle w:val="tlid-translation"/>
          <w:rFonts w:ascii="Times New Roman" w:hAnsi="Times New Roman" w:cs="Times New Roman"/>
          <w:sz w:val="28"/>
          <w:szCs w:val="28"/>
        </w:rPr>
        <w:t xml:space="preserve">, используемый в работе </w:t>
      </w:r>
      <w:proofErr w:type="spellStart"/>
      <w:r w:rsidRPr="0067736F">
        <w:rPr>
          <w:rStyle w:val="tlid-translation"/>
          <w:rFonts w:ascii="Times New Roman" w:hAnsi="Times New Roman" w:cs="Times New Roman"/>
          <w:sz w:val="28"/>
          <w:szCs w:val="28"/>
        </w:rPr>
        <w:t>Nelly</w:t>
      </w:r>
      <w:proofErr w:type="spellEnd"/>
      <w:r w:rsidRPr="0067736F">
        <w:rPr>
          <w:rStyle w:val="tlid-translation"/>
          <w:rFonts w:ascii="Times New Roman" w:hAnsi="Times New Roman" w:cs="Times New Roman"/>
          <w:sz w:val="28"/>
          <w:szCs w:val="28"/>
        </w:rPr>
        <w:t xml:space="preserve"> </w:t>
      </w:r>
      <w:proofErr w:type="spellStart"/>
      <w:r w:rsidRPr="0067736F">
        <w:rPr>
          <w:rStyle w:val="tlid-translation"/>
          <w:rFonts w:ascii="Times New Roman" w:hAnsi="Times New Roman" w:cs="Times New Roman"/>
          <w:sz w:val="28"/>
          <w:szCs w:val="28"/>
        </w:rPr>
        <w:t>et</w:t>
      </w:r>
      <w:proofErr w:type="spellEnd"/>
      <w:r w:rsidRPr="0067736F">
        <w:rPr>
          <w:rStyle w:val="tlid-translation"/>
          <w:rFonts w:ascii="Times New Roman" w:hAnsi="Times New Roman" w:cs="Times New Roman"/>
          <w:sz w:val="28"/>
          <w:szCs w:val="28"/>
        </w:rPr>
        <w:t xml:space="preserve"> </w:t>
      </w:r>
      <w:proofErr w:type="spellStart"/>
      <w:r w:rsidRPr="0067736F">
        <w:rPr>
          <w:rStyle w:val="tlid-translation"/>
          <w:rFonts w:ascii="Times New Roman" w:hAnsi="Times New Roman" w:cs="Times New Roman"/>
          <w:sz w:val="28"/>
          <w:szCs w:val="28"/>
        </w:rPr>
        <w:t>all</w:t>
      </w:r>
      <w:proofErr w:type="spellEnd"/>
      <w:r w:rsidRPr="0067736F">
        <w:rPr>
          <w:rStyle w:val="tlid-translation"/>
          <w:rFonts w:ascii="Times New Roman" w:hAnsi="Times New Roman" w:cs="Times New Roman"/>
          <w:sz w:val="28"/>
          <w:szCs w:val="28"/>
        </w:rPr>
        <w:t>., 2014</w:t>
      </w:r>
      <w:r>
        <w:rPr>
          <w:rStyle w:val="tlid-translation"/>
          <w:rFonts w:ascii="Times New Roman" w:hAnsi="Times New Roman" w:cs="Times New Roman"/>
          <w:sz w:val="28"/>
          <w:szCs w:val="28"/>
        </w:rPr>
        <w:t xml:space="preserve"> позволяет сгладить выбросы </w:t>
      </w:r>
      <w:r w:rsidRPr="0067736F">
        <w:rPr>
          <w:rStyle w:val="tlid-translation"/>
          <w:rFonts w:ascii="Times New Roman" w:hAnsi="Times New Roman" w:cs="Times New Roman"/>
          <w:sz w:val="28"/>
          <w:szCs w:val="28"/>
        </w:rPr>
        <w:t>и дает более правдоподобные результаты оценки.</w:t>
      </w:r>
    </w:p>
    <w:p w14:paraId="310E8F0F" w14:textId="5D54DA05" w:rsidR="000B35DF" w:rsidRDefault="005B6C5C" w:rsidP="00D06078">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В таблице ниже представлена описательная статистика рассчитанных технических индикаторов.</w:t>
      </w:r>
    </w:p>
    <w:p w14:paraId="1B3CCBA8" w14:textId="14C5BA31" w:rsidR="00B83CE4" w:rsidRDefault="00B83CE4" w:rsidP="00B83CE4">
      <w:pPr>
        <w:spacing w:after="0" w:line="360" w:lineRule="auto"/>
        <w:ind w:firstLine="720"/>
        <w:jc w:val="right"/>
        <w:rPr>
          <w:rStyle w:val="tlid-translation"/>
          <w:rFonts w:ascii="Times New Roman" w:hAnsi="Times New Roman" w:cs="Times New Roman"/>
          <w:sz w:val="28"/>
          <w:szCs w:val="28"/>
        </w:rPr>
      </w:pPr>
      <w:r>
        <w:rPr>
          <w:rStyle w:val="tlid-translation"/>
          <w:rFonts w:ascii="Times New Roman" w:hAnsi="Times New Roman" w:cs="Times New Roman"/>
          <w:sz w:val="28"/>
          <w:szCs w:val="28"/>
        </w:rPr>
        <w:t>Таблица</w:t>
      </w:r>
    </w:p>
    <w:tbl>
      <w:tblPr>
        <w:tblStyle w:val="af0"/>
        <w:tblW w:w="0" w:type="auto"/>
        <w:jc w:val="center"/>
        <w:tblLook w:val="04A0" w:firstRow="1" w:lastRow="0" w:firstColumn="1" w:lastColumn="0" w:noHBand="0" w:noVBand="1"/>
      </w:tblPr>
      <w:tblGrid>
        <w:gridCol w:w="1435"/>
        <w:gridCol w:w="2099"/>
        <w:gridCol w:w="2349"/>
        <w:gridCol w:w="2349"/>
      </w:tblGrid>
      <w:tr w:rsidR="00B83CE4" w:rsidRPr="00B83CE4" w14:paraId="589769DC" w14:textId="77777777" w:rsidTr="00EA4626">
        <w:trPr>
          <w:jc w:val="center"/>
        </w:trPr>
        <w:tc>
          <w:tcPr>
            <w:tcW w:w="1435" w:type="dxa"/>
            <w:vAlign w:val="center"/>
          </w:tcPr>
          <w:p w14:paraId="5132140C" w14:textId="675EC108" w:rsidR="00B83CE4" w:rsidRPr="00B83CE4" w:rsidRDefault="00B83CE4" w:rsidP="00B83CE4">
            <w:pPr>
              <w:spacing w:line="240" w:lineRule="auto"/>
              <w:contextualSpacing/>
              <w:jc w:val="center"/>
              <w:rPr>
                <w:rStyle w:val="tlid-translation"/>
                <w:rFonts w:ascii="Times New Roman" w:hAnsi="Times New Roman" w:cs="Times New Roman"/>
                <w:b/>
                <w:bCs/>
                <w:sz w:val="24"/>
                <w:szCs w:val="24"/>
              </w:rPr>
            </w:pPr>
            <w:r w:rsidRPr="00B83CE4">
              <w:rPr>
                <w:rStyle w:val="tlid-translation"/>
                <w:rFonts w:ascii="Times New Roman" w:hAnsi="Times New Roman" w:cs="Times New Roman"/>
                <w:b/>
                <w:bCs/>
                <w:sz w:val="24"/>
                <w:szCs w:val="24"/>
              </w:rPr>
              <w:t>Индикатор</w:t>
            </w:r>
          </w:p>
        </w:tc>
        <w:tc>
          <w:tcPr>
            <w:tcW w:w="2099" w:type="dxa"/>
            <w:vAlign w:val="center"/>
          </w:tcPr>
          <w:p w14:paraId="42318BEA" w14:textId="147A7B0C" w:rsidR="00B83CE4" w:rsidRPr="00B83CE4" w:rsidRDefault="00B83CE4" w:rsidP="00B83CE4">
            <w:pPr>
              <w:spacing w:line="240" w:lineRule="auto"/>
              <w:contextualSpacing/>
              <w:jc w:val="center"/>
              <w:rPr>
                <w:rStyle w:val="tlid-translation"/>
                <w:rFonts w:ascii="Times New Roman" w:hAnsi="Times New Roman" w:cs="Times New Roman"/>
                <w:b/>
                <w:bCs/>
                <w:sz w:val="24"/>
                <w:szCs w:val="24"/>
                <w:lang w:val="en-US"/>
              </w:rPr>
            </w:pPr>
            <w:r>
              <w:rPr>
                <w:rStyle w:val="tlid-translation"/>
                <w:rFonts w:ascii="Times New Roman" w:hAnsi="Times New Roman" w:cs="Times New Roman"/>
                <w:b/>
                <w:bCs/>
                <w:sz w:val="24"/>
                <w:szCs w:val="24"/>
                <w:lang w:val="en-US"/>
              </w:rPr>
              <w:t>Mean</w:t>
            </w:r>
          </w:p>
        </w:tc>
        <w:tc>
          <w:tcPr>
            <w:tcW w:w="2349" w:type="dxa"/>
          </w:tcPr>
          <w:p w14:paraId="4D8B5BE0" w14:textId="65144286" w:rsidR="00B83CE4" w:rsidRPr="00B83CE4" w:rsidRDefault="00B83CE4" w:rsidP="00B83CE4">
            <w:pPr>
              <w:spacing w:line="240" w:lineRule="auto"/>
              <w:contextualSpacing/>
              <w:jc w:val="center"/>
              <w:rPr>
                <w:rStyle w:val="tlid-translation"/>
                <w:rFonts w:ascii="Times New Roman" w:hAnsi="Times New Roman" w:cs="Times New Roman"/>
                <w:b/>
                <w:bCs/>
                <w:sz w:val="24"/>
                <w:szCs w:val="24"/>
                <w:lang w:val="en-US"/>
              </w:rPr>
            </w:pPr>
            <w:r w:rsidRPr="00B83CE4">
              <w:rPr>
                <w:rStyle w:val="tlid-translation"/>
                <w:rFonts w:ascii="Times New Roman" w:hAnsi="Times New Roman" w:cs="Times New Roman"/>
                <w:b/>
                <w:bCs/>
                <w:sz w:val="24"/>
                <w:szCs w:val="24"/>
                <w:lang w:val="en-US"/>
              </w:rPr>
              <w:t>Median</w:t>
            </w:r>
          </w:p>
        </w:tc>
        <w:tc>
          <w:tcPr>
            <w:tcW w:w="2349" w:type="dxa"/>
            <w:vAlign w:val="center"/>
          </w:tcPr>
          <w:p w14:paraId="01D16189" w14:textId="5CCA076A" w:rsidR="00B83CE4" w:rsidRPr="00B83CE4" w:rsidRDefault="00B83CE4" w:rsidP="00B83CE4">
            <w:pPr>
              <w:spacing w:line="240" w:lineRule="auto"/>
              <w:contextualSpacing/>
              <w:jc w:val="center"/>
              <w:rPr>
                <w:rStyle w:val="tlid-translation"/>
                <w:rFonts w:ascii="Times New Roman" w:hAnsi="Times New Roman" w:cs="Times New Roman"/>
                <w:b/>
                <w:bCs/>
                <w:sz w:val="24"/>
                <w:szCs w:val="24"/>
                <w:lang w:val="en-US"/>
              </w:rPr>
            </w:pPr>
            <w:r w:rsidRPr="00B83CE4">
              <w:rPr>
                <w:rStyle w:val="tlid-translation"/>
                <w:rFonts w:ascii="Times New Roman" w:hAnsi="Times New Roman" w:cs="Times New Roman"/>
                <w:b/>
                <w:bCs/>
                <w:sz w:val="24"/>
                <w:szCs w:val="24"/>
                <w:lang w:val="en-US"/>
              </w:rPr>
              <w:t>Std</w:t>
            </w:r>
          </w:p>
        </w:tc>
      </w:tr>
      <w:tr w:rsidR="00B83CE4" w:rsidRPr="00B83CE4" w14:paraId="7F8B6B69" w14:textId="77777777" w:rsidTr="00EA4626">
        <w:trPr>
          <w:jc w:val="center"/>
        </w:trPr>
        <w:tc>
          <w:tcPr>
            <w:tcW w:w="1435" w:type="dxa"/>
            <w:vAlign w:val="center"/>
          </w:tcPr>
          <w:p w14:paraId="43C4F364" w14:textId="601BDB12" w:rsidR="00B83CE4" w:rsidRPr="00B83CE4" w:rsidRDefault="00B83CE4" w:rsidP="00B83CE4">
            <w:pPr>
              <w:spacing w:line="240" w:lineRule="auto"/>
              <w:contextualSpacing/>
              <w:rPr>
                <w:rStyle w:val="tlid-translation"/>
                <w:rFonts w:ascii="Times New Roman" w:hAnsi="Times New Roman" w:cs="Times New Roman"/>
                <w:sz w:val="24"/>
                <w:szCs w:val="24"/>
                <w:lang w:val="en-US"/>
              </w:rPr>
            </w:pPr>
            <w:r w:rsidRPr="00B83CE4">
              <w:rPr>
                <w:rStyle w:val="tlid-translation"/>
                <w:rFonts w:ascii="Times New Roman" w:hAnsi="Times New Roman" w:cs="Times New Roman"/>
                <w:sz w:val="24"/>
                <w:szCs w:val="24"/>
                <w:lang w:val="en-US"/>
              </w:rPr>
              <w:t>MA (1,9)</w:t>
            </w:r>
          </w:p>
        </w:tc>
        <w:tc>
          <w:tcPr>
            <w:tcW w:w="2099" w:type="dxa"/>
            <w:vAlign w:val="center"/>
          </w:tcPr>
          <w:p w14:paraId="01371E33"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0BA09CCC"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3A8E48CB" w14:textId="76508F91"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r>
      <w:tr w:rsidR="00B83CE4" w:rsidRPr="00B83CE4" w14:paraId="31025473" w14:textId="77777777" w:rsidTr="00EA4626">
        <w:trPr>
          <w:jc w:val="center"/>
        </w:trPr>
        <w:tc>
          <w:tcPr>
            <w:tcW w:w="1435" w:type="dxa"/>
            <w:vAlign w:val="center"/>
          </w:tcPr>
          <w:p w14:paraId="22A49461" w14:textId="27B03169" w:rsidR="00B83CE4" w:rsidRPr="00B83CE4" w:rsidRDefault="00B83CE4" w:rsidP="00B83CE4">
            <w:pPr>
              <w:spacing w:line="240" w:lineRule="auto"/>
              <w:contextualSpacing/>
              <w:rPr>
                <w:rStyle w:val="tlid-translation"/>
                <w:rFonts w:ascii="Times New Roman" w:hAnsi="Times New Roman" w:cs="Times New Roman"/>
                <w:sz w:val="24"/>
                <w:szCs w:val="24"/>
              </w:rPr>
            </w:pPr>
            <w:r w:rsidRPr="00B83CE4">
              <w:rPr>
                <w:rStyle w:val="tlid-translation"/>
                <w:rFonts w:ascii="Times New Roman" w:hAnsi="Times New Roman" w:cs="Times New Roman"/>
                <w:sz w:val="24"/>
                <w:szCs w:val="24"/>
                <w:lang w:val="en-US"/>
              </w:rPr>
              <w:t>MA (1,12)</w:t>
            </w:r>
          </w:p>
        </w:tc>
        <w:tc>
          <w:tcPr>
            <w:tcW w:w="2099" w:type="dxa"/>
            <w:vAlign w:val="center"/>
          </w:tcPr>
          <w:p w14:paraId="249B82AA"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0087C056"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7CF07D42" w14:textId="2BABFFF9"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r>
      <w:tr w:rsidR="00B83CE4" w:rsidRPr="00B83CE4" w14:paraId="7F2E8A83" w14:textId="77777777" w:rsidTr="00EA4626">
        <w:trPr>
          <w:jc w:val="center"/>
        </w:trPr>
        <w:tc>
          <w:tcPr>
            <w:tcW w:w="1435" w:type="dxa"/>
            <w:vAlign w:val="center"/>
          </w:tcPr>
          <w:p w14:paraId="416E82D7" w14:textId="070A40C3" w:rsidR="00B83CE4" w:rsidRPr="00B83CE4" w:rsidRDefault="00B83CE4" w:rsidP="00B83CE4">
            <w:pPr>
              <w:spacing w:line="240" w:lineRule="auto"/>
              <w:contextualSpacing/>
              <w:rPr>
                <w:rStyle w:val="tlid-translation"/>
                <w:rFonts w:ascii="Times New Roman" w:hAnsi="Times New Roman" w:cs="Times New Roman"/>
                <w:sz w:val="24"/>
                <w:szCs w:val="24"/>
              </w:rPr>
            </w:pPr>
            <w:r w:rsidRPr="00B83CE4">
              <w:rPr>
                <w:rStyle w:val="tlid-translation"/>
                <w:rFonts w:ascii="Times New Roman" w:hAnsi="Times New Roman" w:cs="Times New Roman"/>
                <w:sz w:val="24"/>
                <w:szCs w:val="24"/>
                <w:lang w:val="en-US"/>
              </w:rPr>
              <w:t>MA (2,9)</w:t>
            </w:r>
          </w:p>
        </w:tc>
        <w:tc>
          <w:tcPr>
            <w:tcW w:w="2099" w:type="dxa"/>
            <w:vAlign w:val="center"/>
          </w:tcPr>
          <w:p w14:paraId="1C59112B"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25244A77"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1FF46E0C" w14:textId="72EA64A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r>
      <w:tr w:rsidR="00B83CE4" w:rsidRPr="00B83CE4" w14:paraId="3C3AB672" w14:textId="77777777" w:rsidTr="00EA4626">
        <w:trPr>
          <w:jc w:val="center"/>
        </w:trPr>
        <w:tc>
          <w:tcPr>
            <w:tcW w:w="1435" w:type="dxa"/>
            <w:vAlign w:val="center"/>
          </w:tcPr>
          <w:p w14:paraId="3784C0B9" w14:textId="0AEFCDDE" w:rsidR="00B83CE4" w:rsidRPr="00B83CE4" w:rsidRDefault="00B83CE4" w:rsidP="00B83CE4">
            <w:pPr>
              <w:spacing w:line="240" w:lineRule="auto"/>
              <w:contextualSpacing/>
              <w:rPr>
                <w:rStyle w:val="tlid-translation"/>
                <w:rFonts w:ascii="Times New Roman" w:hAnsi="Times New Roman" w:cs="Times New Roman"/>
                <w:sz w:val="24"/>
                <w:szCs w:val="24"/>
              </w:rPr>
            </w:pPr>
            <w:r w:rsidRPr="00B83CE4">
              <w:rPr>
                <w:rStyle w:val="tlid-translation"/>
                <w:rFonts w:ascii="Times New Roman" w:hAnsi="Times New Roman" w:cs="Times New Roman"/>
                <w:sz w:val="24"/>
                <w:szCs w:val="24"/>
                <w:lang w:val="en-US"/>
              </w:rPr>
              <w:t>MA (2,12)</w:t>
            </w:r>
          </w:p>
        </w:tc>
        <w:tc>
          <w:tcPr>
            <w:tcW w:w="2099" w:type="dxa"/>
            <w:vAlign w:val="center"/>
          </w:tcPr>
          <w:p w14:paraId="53D2F07C"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29559EFE"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5E60A22E" w14:textId="7C49768B"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r>
      <w:tr w:rsidR="00B83CE4" w:rsidRPr="00B83CE4" w14:paraId="7BDB0335" w14:textId="77777777" w:rsidTr="00EA4626">
        <w:trPr>
          <w:jc w:val="center"/>
        </w:trPr>
        <w:tc>
          <w:tcPr>
            <w:tcW w:w="1435" w:type="dxa"/>
            <w:vAlign w:val="center"/>
          </w:tcPr>
          <w:p w14:paraId="3376174B" w14:textId="618FE7FB" w:rsidR="00B83CE4" w:rsidRPr="00B83CE4" w:rsidRDefault="00B83CE4" w:rsidP="00B83CE4">
            <w:pPr>
              <w:spacing w:line="240" w:lineRule="auto"/>
              <w:contextualSpacing/>
              <w:rPr>
                <w:rStyle w:val="tlid-translation"/>
                <w:rFonts w:ascii="Times New Roman" w:hAnsi="Times New Roman" w:cs="Times New Roman"/>
                <w:sz w:val="24"/>
                <w:szCs w:val="24"/>
              </w:rPr>
            </w:pPr>
            <w:r w:rsidRPr="00B83CE4">
              <w:rPr>
                <w:rStyle w:val="tlid-translation"/>
                <w:rFonts w:ascii="Times New Roman" w:hAnsi="Times New Roman" w:cs="Times New Roman"/>
                <w:sz w:val="24"/>
                <w:szCs w:val="24"/>
                <w:lang w:val="en-US"/>
              </w:rPr>
              <w:t>MA (3,9)</w:t>
            </w:r>
          </w:p>
        </w:tc>
        <w:tc>
          <w:tcPr>
            <w:tcW w:w="2099" w:type="dxa"/>
            <w:vAlign w:val="center"/>
          </w:tcPr>
          <w:p w14:paraId="46A85F42"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1742392D"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445B410A" w14:textId="54C150B6"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r>
      <w:tr w:rsidR="00B83CE4" w:rsidRPr="00B83CE4" w14:paraId="27396D1F" w14:textId="77777777" w:rsidTr="00EA4626">
        <w:trPr>
          <w:jc w:val="center"/>
        </w:trPr>
        <w:tc>
          <w:tcPr>
            <w:tcW w:w="1435" w:type="dxa"/>
            <w:vAlign w:val="center"/>
          </w:tcPr>
          <w:p w14:paraId="1C16FBA5" w14:textId="2D96BAA8" w:rsidR="00B83CE4" w:rsidRPr="00B83CE4" w:rsidRDefault="00B83CE4" w:rsidP="00B83CE4">
            <w:pPr>
              <w:spacing w:line="240" w:lineRule="auto"/>
              <w:contextualSpacing/>
              <w:rPr>
                <w:rStyle w:val="tlid-translation"/>
                <w:rFonts w:ascii="Times New Roman" w:hAnsi="Times New Roman" w:cs="Times New Roman"/>
                <w:sz w:val="24"/>
                <w:szCs w:val="24"/>
              </w:rPr>
            </w:pPr>
            <w:r w:rsidRPr="00B83CE4">
              <w:rPr>
                <w:rStyle w:val="tlid-translation"/>
                <w:rFonts w:ascii="Times New Roman" w:hAnsi="Times New Roman" w:cs="Times New Roman"/>
                <w:sz w:val="24"/>
                <w:szCs w:val="24"/>
                <w:lang w:val="en-US"/>
              </w:rPr>
              <w:t>MA (3,12)</w:t>
            </w:r>
          </w:p>
        </w:tc>
        <w:tc>
          <w:tcPr>
            <w:tcW w:w="2099" w:type="dxa"/>
            <w:vAlign w:val="center"/>
          </w:tcPr>
          <w:p w14:paraId="546AD66F"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02D3F5CB"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21B13B37" w14:textId="62982BC4"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r>
      <w:tr w:rsidR="00B83CE4" w:rsidRPr="00B83CE4" w14:paraId="60585882" w14:textId="77777777" w:rsidTr="00EA4626">
        <w:trPr>
          <w:jc w:val="center"/>
        </w:trPr>
        <w:tc>
          <w:tcPr>
            <w:tcW w:w="1435" w:type="dxa"/>
            <w:vAlign w:val="center"/>
          </w:tcPr>
          <w:p w14:paraId="611C0451" w14:textId="5C32E495" w:rsidR="00B83CE4" w:rsidRPr="00B83CE4" w:rsidRDefault="00B83CE4" w:rsidP="00B83CE4">
            <w:pPr>
              <w:spacing w:line="240" w:lineRule="auto"/>
              <w:contextualSpacing/>
              <w:rPr>
                <w:rStyle w:val="tlid-translation"/>
                <w:rFonts w:ascii="Times New Roman" w:hAnsi="Times New Roman" w:cs="Times New Roman"/>
                <w:sz w:val="24"/>
                <w:szCs w:val="24"/>
                <w:lang w:val="en-US"/>
              </w:rPr>
            </w:pPr>
            <w:r w:rsidRPr="00B83CE4">
              <w:rPr>
                <w:rStyle w:val="tlid-translation"/>
                <w:rFonts w:ascii="Times New Roman" w:hAnsi="Times New Roman" w:cs="Times New Roman"/>
                <w:sz w:val="24"/>
                <w:szCs w:val="24"/>
                <w:lang w:val="en-US"/>
              </w:rPr>
              <w:t>MOM (</w:t>
            </w:r>
            <w:r>
              <w:rPr>
                <w:rStyle w:val="tlid-translation"/>
                <w:rFonts w:ascii="Times New Roman" w:hAnsi="Times New Roman" w:cs="Times New Roman"/>
                <w:sz w:val="24"/>
                <w:szCs w:val="24"/>
                <w:lang w:val="en-US"/>
              </w:rPr>
              <w:t>6</w:t>
            </w:r>
            <w:r w:rsidRPr="00B83CE4">
              <w:rPr>
                <w:rStyle w:val="tlid-translation"/>
                <w:rFonts w:ascii="Times New Roman" w:hAnsi="Times New Roman" w:cs="Times New Roman"/>
                <w:sz w:val="24"/>
                <w:szCs w:val="24"/>
                <w:lang w:val="en-US"/>
              </w:rPr>
              <w:t>)</w:t>
            </w:r>
          </w:p>
        </w:tc>
        <w:tc>
          <w:tcPr>
            <w:tcW w:w="2099" w:type="dxa"/>
            <w:vAlign w:val="center"/>
          </w:tcPr>
          <w:p w14:paraId="17777828"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5F10831B"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5D494E93" w14:textId="18891C54"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r>
      <w:tr w:rsidR="00B83CE4" w:rsidRPr="00B83CE4" w14:paraId="15A9567D" w14:textId="77777777" w:rsidTr="00EA4626">
        <w:trPr>
          <w:jc w:val="center"/>
        </w:trPr>
        <w:tc>
          <w:tcPr>
            <w:tcW w:w="1435" w:type="dxa"/>
            <w:vAlign w:val="center"/>
          </w:tcPr>
          <w:p w14:paraId="7A81A0E9" w14:textId="74CD1438" w:rsidR="00B83CE4" w:rsidRPr="00B83CE4" w:rsidRDefault="00B83CE4" w:rsidP="00B83CE4">
            <w:pPr>
              <w:spacing w:line="240" w:lineRule="auto"/>
              <w:contextualSpacing/>
              <w:rPr>
                <w:rStyle w:val="tlid-translation"/>
                <w:rFonts w:ascii="Times New Roman" w:hAnsi="Times New Roman" w:cs="Times New Roman"/>
                <w:sz w:val="24"/>
                <w:szCs w:val="24"/>
              </w:rPr>
            </w:pPr>
            <w:r w:rsidRPr="00B83CE4">
              <w:rPr>
                <w:rStyle w:val="tlid-translation"/>
                <w:rFonts w:ascii="Times New Roman" w:hAnsi="Times New Roman" w:cs="Times New Roman"/>
                <w:sz w:val="24"/>
                <w:szCs w:val="24"/>
                <w:lang w:val="en-US"/>
              </w:rPr>
              <w:t>MOM (9)</w:t>
            </w:r>
          </w:p>
        </w:tc>
        <w:tc>
          <w:tcPr>
            <w:tcW w:w="2099" w:type="dxa"/>
            <w:vAlign w:val="center"/>
          </w:tcPr>
          <w:p w14:paraId="590D319D"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04F49278"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6A353118" w14:textId="17828352"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r>
      <w:tr w:rsidR="00B83CE4" w:rsidRPr="00B83CE4" w14:paraId="7208C0EB" w14:textId="77777777" w:rsidTr="00EA4626">
        <w:trPr>
          <w:jc w:val="center"/>
        </w:trPr>
        <w:tc>
          <w:tcPr>
            <w:tcW w:w="1435" w:type="dxa"/>
            <w:vAlign w:val="center"/>
          </w:tcPr>
          <w:p w14:paraId="765F2B44" w14:textId="7A8DA1CD" w:rsidR="00B83CE4" w:rsidRPr="00B83CE4" w:rsidRDefault="00B83CE4" w:rsidP="00B83CE4">
            <w:pPr>
              <w:spacing w:line="240" w:lineRule="auto"/>
              <w:contextualSpacing/>
              <w:rPr>
                <w:rStyle w:val="tlid-translation"/>
                <w:rFonts w:ascii="Times New Roman" w:hAnsi="Times New Roman" w:cs="Times New Roman"/>
                <w:sz w:val="24"/>
                <w:szCs w:val="24"/>
                <w:lang w:val="en-US"/>
              </w:rPr>
            </w:pPr>
            <w:r w:rsidRPr="00B83CE4">
              <w:rPr>
                <w:rStyle w:val="tlid-translation"/>
                <w:rFonts w:ascii="Times New Roman" w:hAnsi="Times New Roman" w:cs="Times New Roman"/>
                <w:sz w:val="24"/>
                <w:szCs w:val="24"/>
                <w:lang w:val="en-US"/>
              </w:rPr>
              <w:t>MOM (12)</w:t>
            </w:r>
          </w:p>
        </w:tc>
        <w:tc>
          <w:tcPr>
            <w:tcW w:w="2099" w:type="dxa"/>
            <w:vAlign w:val="center"/>
          </w:tcPr>
          <w:p w14:paraId="3C0BCABC"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2B6D7207" w14:textId="3059DACA"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20BC4751"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r>
      <w:tr w:rsidR="00B83CE4" w:rsidRPr="00B83CE4" w14:paraId="516DDD79" w14:textId="77777777" w:rsidTr="00EA4626">
        <w:trPr>
          <w:jc w:val="center"/>
        </w:trPr>
        <w:tc>
          <w:tcPr>
            <w:tcW w:w="1435" w:type="dxa"/>
            <w:vAlign w:val="center"/>
          </w:tcPr>
          <w:p w14:paraId="08267A1D" w14:textId="11ED6037" w:rsidR="00B83CE4" w:rsidRPr="00B83CE4" w:rsidRDefault="00B83CE4" w:rsidP="00B83CE4">
            <w:pPr>
              <w:spacing w:line="240" w:lineRule="auto"/>
              <w:contextualSpacing/>
              <w:rPr>
                <w:rStyle w:val="tlid-translation"/>
                <w:rFonts w:ascii="Times New Roman" w:hAnsi="Times New Roman" w:cs="Times New Roman"/>
                <w:sz w:val="24"/>
                <w:szCs w:val="24"/>
                <w:lang w:val="en-US"/>
              </w:rPr>
            </w:pPr>
            <w:r w:rsidRPr="00B83CE4">
              <w:rPr>
                <w:rStyle w:val="tlid-translation"/>
                <w:rFonts w:ascii="Times New Roman" w:hAnsi="Times New Roman" w:cs="Times New Roman"/>
                <w:sz w:val="24"/>
                <w:szCs w:val="24"/>
                <w:lang w:val="en-US"/>
              </w:rPr>
              <w:t>VOL (1,9)</w:t>
            </w:r>
          </w:p>
        </w:tc>
        <w:tc>
          <w:tcPr>
            <w:tcW w:w="2099" w:type="dxa"/>
            <w:vAlign w:val="center"/>
          </w:tcPr>
          <w:p w14:paraId="4ABEDCBD"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67753CE3"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1727156E" w14:textId="35A3C97B"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r>
      <w:tr w:rsidR="00B83CE4" w:rsidRPr="00B83CE4" w14:paraId="74B6A743" w14:textId="77777777" w:rsidTr="00EA4626">
        <w:trPr>
          <w:jc w:val="center"/>
        </w:trPr>
        <w:tc>
          <w:tcPr>
            <w:tcW w:w="1435" w:type="dxa"/>
            <w:vAlign w:val="center"/>
          </w:tcPr>
          <w:p w14:paraId="2502F02E" w14:textId="6D9C8103" w:rsidR="00B83CE4" w:rsidRPr="00B83CE4" w:rsidRDefault="00B83CE4" w:rsidP="00B83CE4">
            <w:pPr>
              <w:spacing w:line="240" w:lineRule="auto"/>
              <w:contextualSpacing/>
              <w:rPr>
                <w:rStyle w:val="tlid-translation"/>
                <w:rFonts w:ascii="Times New Roman" w:hAnsi="Times New Roman" w:cs="Times New Roman"/>
                <w:sz w:val="24"/>
                <w:szCs w:val="24"/>
                <w:lang w:val="en-US"/>
              </w:rPr>
            </w:pPr>
            <w:r w:rsidRPr="00B83CE4">
              <w:rPr>
                <w:rStyle w:val="tlid-translation"/>
                <w:rFonts w:ascii="Times New Roman" w:hAnsi="Times New Roman" w:cs="Times New Roman"/>
                <w:sz w:val="24"/>
                <w:szCs w:val="24"/>
                <w:lang w:val="en-US"/>
              </w:rPr>
              <w:t>VOL (1,12)</w:t>
            </w:r>
          </w:p>
        </w:tc>
        <w:tc>
          <w:tcPr>
            <w:tcW w:w="2099" w:type="dxa"/>
            <w:vAlign w:val="center"/>
          </w:tcPr>
          <w:p w14:paraId="254BFF16"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7F14855B"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6F85A277" w14:textId="17ADBC11"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r>
      <w:tr w:rsidR="00B83CE4" w:rsidRPr="00B83CE4" w14:paraId="3F80D463" w14:textId="77777777" w:rsidTr="00EA4626">
        <w:trPr>
          <w:jc w:val="center"/>
        </w:trPr>
        <w:tc>
          <w:tcPr>
            <w:tcW w:w="1435" w:type="dxa"/>
            <w:vAlign w:val="center"/>
          </w:tcPr>
          <w:p w14:paraId="3CCD24A6" w14:textId="46E92D7A" w:rsidR="00B83CE4" w:rsidRPr="00B83CE4" w:rsidRDefault="00B83CE4" w:rsidP="00B83CE4">
            <w:pPr>
              <w:spacing w:line="240" w:lineRule="auto"/>
              <w:contextualSpacing/>
              <w:rPr>
                <w:rStyle w:val="tlid-translation"/>
                <w:rFonts w:ascii="Times New Roman" w:hAnsi="Times New Roman" w:cs="Times New Roman"/>
                <w:sz w:val="24"/>
                <w:szCs w:val="24"/>
                <w:lang w:val="en-US"/>
              </w:rPr>
            </w:pPr>
            <w:r w:rsidRPr="00B83CE4">
              <w:rPr>
                <w:rStyle w:val="tlid-translation"/>
                <w:rFonts w:ascii="Times New Roman" w:hAnsi="Times New Roman" w:cs="Times New Roman"/>
                <w:sz w:val="24"/>
                <w:szCs w:val="24"/>
                <w:lang w:val="en-US"/>
              </w:rPr>
              <w:t>VOL (2,9)</w:t>
            </w:r>
          </w:p>
        </w:tc>
        <w:tc>
          <w:tcPr>
            <w:tcW w:w="2099" w:type="dxa"/>
            <w:vAlign w:val="center"/>
          </w:tcPr>
          <w:p w14:paraId="1B0B9584"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0D8EBF55"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2673B203" w14:textId="514CE234"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r>
      <w:tr w:rsidR="00B83CE4" w:rsidRPr="00B83CE4" w14:paraId="7CA1DF97" w14:textId="77777777" w:rsidTr="00EA4626">
        <w:trPr>
          <w:jc w:val="center"/>
        </w:trPr>
        <w:tc>
          <w:tcPr>
            <w:tcW w:w="1435" w:type="dxa"/>
            <w:vAlign w:val="center"/>
          </w:tcPr>
          <w:p w14:paraId="40B4DB79" w14:textId="7BE3B83E" w:rsidR="00B83CE4" w:rsidRPr="00B83CE4" w:rsidRDefault="00B83CE4" w:rsidP="00B83CE4">
            <w:pPr>
              <w:spacing w:line="240" w:lineRule="auto"/>
              <w:contextualSpacing/>
              <w:rPr>
                <w:rStyle w:val="tlid-translation"/>
                <w:rFonts w:ascii="Times New Roman" w:hAnsi="Times New Roman" w:cs="Times New Roman"/>
                <w:sz w:val="24"/>
                <w:szCs w:val="24"/>
                <w:lang w:val="en-US"/>
              </w:rPr>
            </w:pPr>
            <w:r w:rsidRPr="00B83CE4">
              <w:rPr>
                <w:rStyle w:val="tlid-translation"/>
                <w:rFonts w:ascii="Times New Roman" w:hAnsi="Times New Roman" w:cs="Times New Roman"/>
                <w:sz w:val="24"/>
                <w:szCs w:val="24"/>
                <w:lang w:val="en-US"/>
              </w:rPr>
              <w:t>VOL (2,12)</w:t>
            </w:r>
          </w:p>
        </w:tc>
        <w:tc>
          <w:tcPr>
            <w:tcW w:w="2099" w:type="dxa"/>
            <w:vAlign w:val="center"/>
          </w:tcPr>
          <w:p w14:paraId="457D7B61"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4470ABD3"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79F30F60" w14:textId="384EDC92"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r>
      <w:tr w:rsidR="00B83CE4" w:rsidRPr="00B83CE4" w14:paraId="2CBC369E" w14:textId="77777777" w:rsidTr="00EA4626">
        <w:trPr>
          <w:jc w:val="center"/>
        </w:trPr>
        <w:tc>
          <w:tcPr>
            <w:tcW w:w="1435" w:type="dxa"/>
            <w:vAlign w:val="center"/>
          </w:tcPr>
          <w:p w14:paraId="294CC552" w14:textId="6D73D03B" w:rsidR="00B83CE4" w:rsidRPr="00B83CE4" w:rsidRDefault="00B83CE4" w:rsidP="00B83CE4">
            <w:pPr>
              <w:spacing w:line="240" w:lineRule="auto"/>
              <w:contextualSpacing/>
              <w:rPr>
                <w:rStyle w:val="tlid-translation"/>
                <w:rFonts w:ascii="Times New Roman" w:hAnsi="Times New Roman" w:cs="Times New Roman"/>
                <w:sz w:val="24"/>
                <w:szCs w:val="24"/>
                <w:lang w:val="en-US"/>
              </w:rPr>
            </w:pPr>
            <w:r w:rsidRPr="00B83CE4">
              <w:rPr>
                <w:rStyle w:val="tlid-translation"/>
                <w:rFonts w:ascii="Times New Roman" w:hAnsi="Times New Roman" w:cs="Times New Roman"/>
                <w:sz w:val="24"/>
                <w:szCs w:val="24"/>
                <w:lang w:val="en-US"/>
              </w:rPr>
              <w:t>VOL (3,9)</w:t>
            </w:r>
          </w:p>
        </w:tc>
        <w:tc>
          <w:tcPr>
            <w:tcW w:w="2099" w:type="dxa"/>
            <w:vAlign w:val="center"/>
          </w:tcPr>
          <w:p w14:paraId="443615E7"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1281FD52"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69F31010" w14:textId="317C8EE0"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r>
      <w:tr w:rsidR="00B83CE4" w:rsidRPr="00B83CE4" w14:paraId="0C67E254" w14:textId="77777777" w:rsidTr="00EA4626">
        <w:trPr>
          <w:jc w:val="center"/>
        </w:trPr>
        <w:tc>
          <w:tcPr>
            <w:tcW w:w="1435" w:type="dxa"/>
            <w:vAlign w:val="center"/>
          </w:tcPr>
          <w:p w14:paraId="7D2EFDF5" w14:textId="34E81572" w:rsidR="00B83CE4" w:rsidRPr="00B83CE4" w:rsidRDefault="00B83CE4" w:rsidP="00B83CE4">
            <w:pPr>
              <w:spacing w:line="240" w:lineRule="auto"/>
              <w:contextualSpacing/>
              <w:rPr>
                <w:rStyle w:val="tlid-translation"/>
                <w:rFonts w:ascii="Times New Roman" w:hAnsi="Times New Roman" w:cs="Times New Roman"/>
                <w:sz w:val="24"/>
                <w:szCs w:val="24"/>
                <w:lang w:val="en-US"/>
              </w:rPr>
            </w:pPr>
            <w:r w:rsidRPr="00B83CE4">
              <w:rPr>
                <w:rStyle w:val="tlid-translation"/>
                <w:rFonts w:ascii="Times New Roman" w:hAnsi="Times New Roman" w:cs="Times New Roman"/>
                <w:sz w:val="24"/>
                <w:szCs w:val="24"/>
                <w:lang w:val="en-US"/>
              </w:rPr>
              <w:t>VOL (3,12)</w:t>
            </w:r>
          </w:p>
        </w:tc>
        <w:tc>
          <w:tcPr>
            <w:tcW w:w="2099" w:type="dxa"/>
            <w:vAlign w:val="center"/>
          </w:tcPr>
          <w:p w14:paraId="18893F32"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6D8899BE" w14:textId="77777777"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644A2B31" w14:textId="1FDFF361" w:rsidR="00B83CE4" w:rsidRPr="00B83CE4" w:rsidRDefault="00B83CE4" w:rsidP="00B83CE4">
            <w:pPr>
              <w:spacing w:line="240" w:lineRule="auto"/>
              <w:contextualSpacing/>
              <w:jc w:val="center"/>
              <w:rPr>
                <w:rStyle w:val="tlid-translation"/>
                <w:rFonts w:ascii="Times New Roman" w:hAnsi="Times New Roman" w:cs="Times New Roman"/>
                <w:sz w:val="24"/>
                <w:szCs w:val="24"/>
              </w:rPr>
            </w:pPr>
          </w:p>
        </w:tc>
      </w:tr>
      <w:tr w:rsidR="00AF5ED6" w:rsidRPr="00B83CE4" w14:paraId="346EC8B1" w14:textId="77777777" w:rsidTr="00EA4626">
        <w:trPr>
          <w:jc w:val="center"/>
        </w:trPr>
        <w:tc>
          <w:tcPr>
            <w:tcW w:w="1435" w:type="dxa"/>
            <w:vAlign w:val="center"/>
          </w:tcPr>
          <w:p w14:paraId="7F276387" w14:textId="40AFF33D" w:rsidR="00AF5ED6" w:rsidRPr="00B83CE4" w:rsidRDefault="00AF5ED6" w:rsidP="00B83CE4">
            <w:pPr>
              <w:spacing w:line="240" w:lineRule="auto"/>
              <w:contextualSpacing/>
              <w:rPr>
                <w:rStyle w:val="tlid-translation"/>
                <w:rFonts w:ascii="Times New Roman" w:hAnsi="Times New Roman" w:cs="Times New Roman"/>
                <w:sz w:val="24"/>
                <w:szCs w:val="24"/>
                <w:lang w:val="en-US"/>
              </w:rPr>
            </w:pPr>
            <w:r>
              <w:rPr>
                <w:rStyle w:val="tlid-translation"/>
                <w:rFonts w:ascii="Times New Roman" w:hAnsi="Times New Roman" w:cs="Times New Roman"/>
                <w:sz w:val="24"/>
                <w:szCs w:val="24"/>
                <w:lang w:val="en-US"/>
              </w:rPr>
              <w:t>SI</w:t>
            </w:r>
            <w:r w:rsidR="00BE736E">
              <w:rPr>
                <w:rStyle w:val="tlid-translation"/>
                <w:rFonts w:ascii="Times New Roman" w:hAnsi="Times New Roman" w:cs="Times New Roman"/>
                <w:sz w:val="24"/>
                <w:szCs w:val="24"/>
                <w:lang w:val="en-US"/>
              </w:rPr>
              <w:t>R</w:t>
            </w:r>
          </w:p>
        </w:tc>
        <w:tc>
          <w:tcPr>
            <w:tcW w:w="2099" w:type="dxa"/>
            <w:vAlign w:val="center"/>
          </w:tcPr>
          <w:p w14:paraId="25221E3E" w14:textId="77777777" w:rsidR="00AF5ED6" w:rsidRPr="00B83CE4" w:rsidRDefault="00AF5ED6"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28EEEF17" w14:textId="77777777" w:rsidR="00AF5ED6" w:rsidRPr="00B83CE4" w:rsidRDefault="00AF5ED6"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71571287" w14:textId="77777777" w:rsidR="00AF5ED6" w:rsidRPr="00B83CE4" w:rsidRDefault="00AF5ED6" w:rsidP="00B83CE4">
            <w:pPr>
              <w:spacing w:line="240" w:lineRule="auto"/>
              <w:contextualSpacing/>
              <w:jc w:val="center"/>
              <w:rPr>
                <w:rStyle w:val="tlid-translation"/>
                <w:rFonts w:ascii="Times New Roman" w:hAnsi="Times New Roman" w:cs="Times New Roman"/>
                <w:sz w:val="24"/>
                <w:szCs w:val="24"/>
              </w:rPr>
            </w:pPr>
          </w:p>
        </w:tc>
      </w:tr>
      <w:tr w:rsidR="00AF5ED6" w:rsidRPr="00B83CE4" w14:paraId="5629CA61" w14:textId="77777777" w:rsidTr="00EA4626">
        <w:trPr>
          <w:jc w:val="center"/>
        </w:trPr>
        <w:tc>
          <w:tcPr>
            <w:tcW w:w="1435" w:type="dxa"/>
            <w:vAlign w:val="center"/>
          </w:tcPr>
          <w:p w14:paraId="59989157" w14:textId="182E1F4F" w:rsidR="00AF5ED6" w:rsidRPr="00B83CE4" w:rsidRDefault="00BE736E" w:rsidP="00B83CE4">
            <w:pPr>
              <w:spacing w:line="240" w:lineRule="auto"/>
              <w:contextualSpacing/>
              <w:rPr>
                <w:rStyle w:val="tlid-translation"/>
                <w:rFonts w:ascii="Times New Roman" w:hAnsi="Times New Roman" w:cs="Times New Roman"/>
                <w:sz w:val="24"/>
                <w:szCs w:val="24"/>
                <w:lang w:val="en-US"/>
              </w:rPr>
            </w:pPr>
            <w:r>
              <w:rPr>
                <w:rStyle w:val="tlid-translation"/>
                <w:rFonts w:ascii="Times New Roman" w:hAnsi="Times New Roman" w:cs="Times New Roman"/>
                <w:sz w:val="24"/>
                <w:szCs w:val="24"/>
                <w:lang w:val="en-US"/>
              </w:rPr>
              <w:t>SRV</w:t>
            </w:r>
          </w:p>
        </w:tc>
        <w:tc>
          <w:tcPr>
            <w:tcW w:w="2099" w:type="dxa"/>
            <w:vAlign w:val="center"/>
          </w:tcPr>
          <w:p w14:paraId="4D0C8F2C" w14:textId="77777777" w:rsidR="00AF5ED6" w:rsidRPr="00B83CE4" w:rsidRDefault="00AF5ED6" w:rsidP="00B83CE4">
            <w:pPr>
              <w:spacing w:line="240" w:lineRule="auto"/>
              <w:contextualSpacing/>
              <w:jc w:val="center"/>
              <w:rPr>
                <w:rStyle w:val="tlid-translation"/>
                <w:rFonts w:ascii="Times New Roman" w:hAnsi="Times New Roman" w:cs="Times New Roman"/>
                <w:sz w:val="24"/>
                <w:szCs w:val="24"/>
              </w:rPr>
            </w:pPr>
          </w:p>
        </w:tc>
        <w:tc>
          <w:tcPr>
            <w:tcW w:w="2349" w:type="dxa"/>
          </w:tcPr>
          <w:p w14:paraId="75DD5948" w14:textId="77777777" w:rsidR="00AF5ED6" w:rsidRPr="00B83CE4" w:rsidRDefault="00AF5ED6" w:rsidP="00B83CE4">
            <w:pPr>
              <w:spacing w:line="240" w:lineRule="auto"/>
              <w:contextualSpacing/>
              <w:jc w:val="center"/>
              <w:rPr>
                <w:rStyle w:val="tlid-translation"/>
                <w:rFonts w:ascii="Times New Roman" w:hAnsi="Times New Roman" w:cs="Times New Roman"/>
                <w:sz w:val="24"/>
                <w:szCs w:val="24"/>
              </w:rPr>
            </w:pPr>
          </w:p>
        </w:tc>
        <w:tc>
          <w:tcPr>
            <w:tcW w:w="2349" w:type="dxa"/>
            <w:vAlign w:val="center"/>
          </w:tcPr>
          <w:p w14:paraId="47B7183D" w14:textId="77777777" w:rsidR="00AF5ED6" w:rsidRPr="00B83CE4" w:rsidRDefault="00AF5ED6" w:rsidP="00B83CE4">
            <w:pPr>
              <w:spacing w:line="240" w:lineRule="auto"/>
              <w:contextualSpacing/>
              <w:jc w:val="center"/>
              <w:rPr>
                <w:rStyle w:val="tlid-translation"/>
                <w:rFonts w:ascii="Times New Roman" w:hAnsi="Times New Roman" w:cs="Times New Roman"/>
                <w:sz w:val="24"/>
                <w:szCs w:val="24"/>
              </w:rPr>
            </w:pPr>
          </w:p>
        </w:tc>
      </w:tr>
    </w:tbl>
    <w:p w14:paraId="765E123A" w14:textId="77777777" w:rsidR="005B6C5C" w:rsidRPr="005B6C5C" w:rsidDel="00C6394A" w:rsidRDefault="005B6C5C">
      <w:pPr>
        <w:spacing w:after="0" w:line="360" w:lineRule="auto"/>
        <w:jc w:val="both"/>
        <w:rPr>
          <w:del w:id="1085" w:author="Александр Гордеев" w:date="2020-02-26T11:43:00Z"/>
          <w:rStyle w:val="tlid-translation"/>
          <w:rFonts w:ascii="Times New Roman" w:hAnsi="Times New Roman" w:cs="Times New Roman"/>
          <w:sz w:val="28"/>
          <w:szCs w:val="28"/>
        </w:rPr>
        <w:pPrChange w:id="1086" w:author="Александр Гордеев" w:date="2020-02-26T11:43:00Z">
          <w:pPr>
            <w:spacing w:line="360" w:lineRule="auto"/>
            <w:ind w:firstLine="567"/>
            <w:jc w:val="both"/>
          </w:pPr>
        </w:pPrChange>
      </w:pPr>
    </w:p>
    <w:p w14:paraId="1692EEEB" w14:textId="1DDF3A96" w:rsidR="000B35DF" w:rsidRPr="005B6C5C" w:rsidDel="00C6394A" w:rsidRDefault="000B35DF">
      <w:pPr>
        <w:spacing w:after="0" w:line="360" w:lineRule="auto"/>
        <w:jc w:val="both"/>
        <w:rPr>
          <w:del w:id="1087" w:author="Александр Гордеев" w:date="2020-02-26T11:43:00Z"/>
          <w:rStyle w:val="tlid-translation"/>
          <w:rFonts w:ascii="Times New Roman" w:hAnsi="Times New Roman" w:cs="Times New Roman"/>
          <w:sz w:val="28"/>
          <w:szCs w:val="28"/>
        </w:rPr>
        <w:pPrChange w:id="1088" w:author="Александр Гордеев" w:date="2020-02-26T11:43:00Z">
          <w:pPr>
            <w:spacing w:line="360" w:lineRule="auto"/>
            <w:ind w:firstLine="567"/>
            <w:jc w:val="both"/>
          </w:pPr>
        </w:pPrChange>
      </w:pPr>
      <w:del w:id="1089" w:author="Александр Гордеев" w:date="2020-02-26T11:43:00Z">
        <w:r w:rsidDel="00C6394A">
          <w:rPr>
            <w:rStyle w:val="tlid-translation"/>
            <w:rFonts w:ascii="Times New Roman" w:hAnsi="Times New Roman" w:cs="Times New Roman"/>
            <w:sz w:val="28"/>
            <w:szCs w:val="28"/>
          </w:rPr>
          <w:delText>В</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данной</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работе</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предпринята</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попытка</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создания</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процесс</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формирования</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роботоспособного</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инструмета</w:delText>
        </w:r>
        <w:r w:rsidRPr="005B6C5C" w:rsidDel="00C6394A">
          <w:rPr>
            <w:rStyle w:val="tlid-translation"/>
            <w:rFonts w:ascii="Times New Roman" w:hAnsi="Times New Roman" w:cs="Times New Roman"/>
            <w:sz w:val="28"/>
            <w:szCs w:val="28"/>
          </w:rPr>
          <w:delText xml:space="preserve"> </w:delText>
        </w:r>
      </w:del>
    </w:p>
    <w:p w14:paraId="1DE47741" w14:textId="37AF7F6A" w:rsidR="000B35DF" w:rsidRPr="005B6C5C" w:rsidDel="00700A88" w:rsidRDefault="000B35DF">
      <w:pPr>
        <w:spacing w:after="0" w:line="360" w:lineRule="auto"/>
        <w:jc w:val="both"/>
        <w:rPr>
          <w:del w:id="1090" w:author="Александр Гордеев" w:date="2020-02-25T15:13:00Z"/>
          <w:rStyle w:val="tlid-translation"/>
          <w:rFonts w:ascii="Times New Roman" w:hAnsi="Times New Roman" w:cs="Times New Roman"/>
          <w:sz w:val="28"/>
          <w:szCs w:val="28"/>
        </w:rPr>
        <w:pPrChange w:id="1091" w:author="Александр Гордеев" w:date="2020-02-26T11:43:00Z">
          <w:pPr>
            <w:spacing w:line="360" w:lineRule="auto"/>
            <w:ind w:firstLine="567"/>
            <w:jc w:val="both"/>
          </w:pPr>
        </w:pPrChange>
      </w:pPr>
      <w:del w:id="1092" w:author="Александр Гордеев" w:date="2020-02-26T11:43:00Z">
        <w:r w:rsidDel="00C6394A">
          <w:rPr>
            <w:rStyle w:val="tlid-translation"/>
            <w:rFonts w:ascii="Times New Roman" w:hAnsi="Times New Roman" w:cs="Times New Roman"/>
            <w:sz w:val="28"/>
            <w:szCs w:val="28"/>
          </w:rPr>
          <w:delText>Корректно</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сформированный</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рейтинг</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компаний</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который</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отражает</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их</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реальное</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финансовое</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положение</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поможет</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подготовиться</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к</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изменениям</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в</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рыночной</w:delText>
        </w:r>
        <w:r w:rsidRPr="005B6C5C" w:rsidDel="00C6394A">
          <w:rPr>
            <w:rStyle w:val="tlid-translation"/>
            <w:rFonts w:ascii="Times New Roman" w:hAnsi="Times New Roman" w:cs="Times New Roman"/>
            <w:sz w:val="28"/>
            <w:szCs w:val="28"/>
          </w:rPr>
          <w:delText xml:space="preserve"> </w:delText>
        </w:r>
        <w:r w:rsidDel="00C6394A">
          <w:rPr>
            <w:rStyle w:val="tlid-translation"/>
            <w:rFonts w:ascii="Times New Roman" w:hAnsi="Times New Roman" w:cs="Times New Roman"/>
            <w:sz w:val="28"/>
            <w:szCs w:val="28"/>
          </w:rPr>
          <w:delText>среде</w:delText>
        </w:r>
        <w:r w:rsidRPr="005B6C5C" w:rsidDel="00C6394A">
          <w:rPr>
            <w:rStyle w:val="tlid-translation"/>
            <w:rFonts w:ascii="Times New Roman" w:hAnsi="Times New Roman" w:cs="Times New Roman"/>
            <w:sz w:val="28"/>
            <w:szCs w:val="28"/>
          </w:rPr>
          <w:delText xml:space="preserve">. </w:delText>
        </w:r>
      </w:del>
    </w:p>
    <w:p w14:paraId="60BFAFD5" w14:textId="77777777" w:rsidR="000B35DF" w:rsidRPr="005B6C5C" w:rsidDel="00700A88" w:rsidRDefault="000B35DF">
      <w:pPr>
        <w:spacing w:after="0" w:line="360" w:lineRule="auto"/>
        <w:jc w:val="both"/>
        <w:rPr>
          <w:del w:id="1093" w:author="Александр Гордеев" w:date="2020-02-25T15:13:00Z"/>
          <w:rStyle w:val="tlid-translation"/>
        </w:rPr>
        <w:pPrChange w:id="1094" w:author="Александр Гордеев" w:date="2020-02-26T11:43:00Z">
          <w:pPr>
            <w:spacing w:line="360" w:lineRule="auto"/>
            <w:ind w:firstLine="567"/>
            <w:jc w:val="both"/>
          </w:pPr>
        </w:pPrChange>
      </w:pPr>
    </w:p>
    <w:p w14:paraId="0EB1D174" w14:textId="62B7CD23" w:rsidR="0051009A" w:rsidRPr="005B6C5C" w:rsidDel="00C6394A" w:rsidRDefault="0051009A">
      <w:pPr>
        <w:spacing w:after="0" w:line="360" w:lineRule="auto"/>
        <w:jc w:val="both"/>
        <w:rPr>
          <w:del w:id="1095" w:author="Александр Гордеев" w:date="2020-02-26T11:43:00Z"/>
          <w:rStyle w:val="tlid-translation"/>
        </w:rPr>
        <w:pPrChange w:id="1096" w:author="Александр Гордеев" w:date="2020-02-26T11:43:00Z">
          <w:pPr/>
        </w:pPrChange>
      </w:pPr>
    </w:p>
    <w:p w14:paraId="30495478" w14:textId="4045AA6E" w:rsidR="000B35DF" w:rsidRPr="005B6C5C" w:rsidDel="00C6394A" w:rsidRDefault="000B35DF">
      <w:pPr>
        <w:spacing w:after="0" w:line="360" w:lineRule="auto"/>
        <w:rPr>
          <w:del w:id="1097" w:author="Александр Гордеев" w:date="2020-02-26T11:43:00Z"/>
          <w:rStyle w:val="tlid-translation"/>
        </w:rPr>
        <w:pPrChange w:id="1098" w:author="Александр Гордеев" w:date="2020-02-26T11:43:00Z">
          <w:pPr/>
        </w:pPrChange>
      </w:pPr>
    </w:p>
    <w:p w14:paraId="083A3A31" w14:textId="4BA81B52" w:rsidR="000B35DF" w:rsidRPr="005B6C5C" w:rsidDel="00C6394A" w:rsidRDefault="000B35DF">
      <w:pPr>
        <w:spacing w:after="0" w:line="360" w:lineRule="auto"/>
        <w:rPr>
          <w:del w:id="1099" w:author="Александр Гордеев" w:date="2020-02-26T11:43:00Z"/>
          <w:rStyle w:val="tlid-translation"/>
        </w:rPr>
        <w:pPrChange w:id="1100" w:author="Александр Гордеев" w:date="2020-02-26T11:43:00Z">
          <w:pPr/>
        </w:pPrChange>
      </w:pPr>
    </w:p>
    <w:p w14:paraId="3CD71EED" w14:textId="0B2CFF12" w:rsidR="000B35DF" w:rsidRPr="005B6C5C" w:rsidDel="00C6394A" w:rsidRDefault="000B35DF">
      <w:pPr>
        <w:spacing w:after="0" w:line="360" w:lineRule="auto"/>
        <w:rPr>
          <w:del w:id="1101" w:author="Александр Гордеев" w:date="2020-02-26T11:43:00Z"/>
          <w:rStyle w:val="tlid-translation"/>
        </w:rPr>
        <w:pPrChange w:id="1102" w:author="Александр Гордеев" w:date="2020-02-26T11:43:00Z">
          <w:pPr/>
        </w:pPrChange>
      </w:pPr>
    </w:p>
    <w:p w14:paraId="53542A72" w14:textId="36AC7025" w:rsidR="00CF0F3F" w:rsidRPr="005B6C5C" w:rsidRDefault="000B35DF" w:rsidP="00D06078">
      <w:pPr>
        <w:spacing w:after="0" w:line="360" w:lineRule="auto"/>
        <w:ind w:firstLine="720"/>
        <w:jc w:val="both"/>
        <w:rPr>
          <w:rStyle w:val="tlid-translation"/>
          <w:rFonts w:ascii="Times New Roman" w:hAnsi="Times New Roman" w:cs="Times New Roman"/>
          <w:sz w:val="28"/>
          <w:szCs w:val="28"/>
        </w:rPr>
      </w:pPr>
      <w:del w:id="1103" w:author="Александр Гордеев" w:date="2020-02-25T15:13:00Z">
        <w:r w:rsidRPr="00650F68" w:rsidDel="00700A88">
          <w:rPr>
            <w:rStyle w:val="tlid-translation"/>
          </w:rPr>
          <w:delText>В</w:delText>
        </w:r>
        <w:r w:rsidRPr="005B6C5C" w:rsidDel="00700A88">
          <w:rPr>
            <w:rStyle w:val="tlid-translation"/>
          </w:rPr>
          <w:delText xml:space="preserve"> </w:delText>
        </w:r>
        <w:r w:rsidRPr="00650F68" w:rsidDel="00700A88">
          <w:rPr>
            <w:rStyle w:val="tlid-translation"/>
          </w:rPr>
          <w:delText>данном</w:delText>
        </w:r>
        <w:r w:rsidRPr="005B6C5C" w:rsidDel="00700A88">
          <w:rPr>
            <w:rStyle w:val="tlid-translation"/>
          </w:rPr>
          <w:delText xml:space="preserve"> </w:delText>
        </w:r>
        <w:r w:rsidRPr="00650F68" w:rsidDel="00700A88">
          <w:rPr>
            <w:rStyle w:val="tlid-translation"/>
          </w:rPr>
          <w:delText>проекте</w:delText>
        </w:r>
        <w:r w:rsidRPr="005B6C5C" w:rsidDel="00700A88">
          <w:rPr>
            <w:rStyle w:val="tlid-translation"/>
          </w:rPr>
          <w:delText xml:space="preserve"> </w:delText>
        </w:r>
        <w:r w:rsidRPr="00650F68" w:rsidDel="00700A88">
          <w:rPr>
            <w:rStyle w:val="tlid-translation"/>
          </w:rPr>
          <w:delText>и</w:delText>
        </w:r>
      </w:del>
      <w:del w:id="1104" w:author="Александр Гордеев" w:date="2020-02-25T15:15:00Z">
        <w:r w:rsidRPr="00650F68" w:rsidDel="00700A88">
          <w:rPr>
            <w:rStyle w:val="tlid-translation"/>
          </w:rPr>
          <w:delText>В</w:delText>
        </w:r>
        <w:r w:rsidRPr="005B6C5C" w:rsidDel="00700A88">
          <w:rPr>
            <w:rStyle w:val="tlid-translation"/>
          </w:rPr>
          <w:delText xml:space="preserve"> </w:delText>
        </w:r>
        <w:r w:rsidRPr="00650F68" w:rsidDel="00700A88">
          <w:rPr>
            <w:rStyle w:val="tlid-translation"/>
          </w:rPr>
          <w:delText>основе</w:delText>
        </w:r>
        <w:r w:rsidRPr="005B6C5C" w:rsidDel="00700A88">
          <w:rPr>
            <w:rStyle w:val="tlid-translation"/>
          </w:rPr>
          <w:delText xml:space="preserve"> </w:delText>
        </w:r>
        <w:r w:rsidRPr="005B6C5C" w:rsidDel="00700A88">
          <w:rPr>
            <w:rStyle w:val="tlid-translation"/>
            <w:lang w:val="en-US"/>
          </w:rPr>
          <w:delText>Python</w:delText>
        </w:r>
        <w:r w:rsidRPr="005B6C5C" w:rsidDel="00700A88">
          <w:rPr>
            <w:rStyle w:val="tlid-translation"/>
          </w:rPr>
          <w:delText xml:space="preserve"> </w:delText>
        </w:r>
        <w:r w:rsidRPr="00650F68" w:rsidDel="00700A88">
          <w:rPr>
            <w:rStyle w:val="tlid-translation"/>
          </w:rPr>
          <w:delText>лежат</w:delText>
        </w:r>
        <w:r w:rsidRPr="005B6C5C" w:rsidDel="00700A88">
          <w:rPr>
            <w:rStyle w:val="tlid-translation"/>
          </w:rPr>
          <w:delText xml:space="preserve"> </w:delText>
        </w:r>
        <w:r w:rsidRPr="00650F68" w:rsidDel="00700A88">
          <w:rPr>
            <w:rStyle w:val="tlid-translation"/>
          </w:rPr>
          <w:delText>структуры</w:delText>
        </w:r>
        <w:r w:rsidRPr="005B6C5C" w:rsidDel="00700A88">
          <w:rPr>
            <w:rStyle w:val="tlid-translation"/>
          </w:rPr>
          <w:delText xml:space="preserve"> </w:delText>
        </w:r>
        <w:r w:rsidRPr="00650F68" w:rsidDel="00700A88">
          <w:rPr>
            <w:rStyle w:val="tlid-translation"/>
          </w:rPr>
          <w:delText>данных</w:delText>
        </w:r>
        <w:r w:rsidRPr="005B6C5C" w:rsidDel="00700A88">
          <w:rPr>
            <w:rStyle w:val="tlid-translation"/>
          </w:rPr>
          <w:delText xml:space="preserve"> – </w:delText>
        </w:r>
        <w:r w:rsidRPr="00650F68" w:rsidDel="00700A88">
          <w:rPr>
            <w:rStyle w:val="tlid-translation"/>
          </w:rPr>
          <w:delText>словари</w:delText>
        </w:r>
        <w:r w:rsidRPr="005B6C5C" w:rsidDel="00700A88">
          <w:rPr>
            <w:rStyle w:val="tlid-translation"/>
          </w:rPr>
          <w:delText xml:space="preserve"> (</w:delText>
        </w:r>
        <w:r w:rsidRPr="005B6C5C" w:rsidDel="00700A88">
          <w:rPr>
            <w:rStyle w:val="tlid-translation"/>
            <w:lang w:val="en-US"/>
          </w:rPr>
          <w:delText>dict</w:delText>
        </w:r>
        <w:r w:rsidRPr="005B6C5C" w:rsidDel="00700A88">
          <w:rPr>
            <w:rStyle w:val="tlid-translation"/>
          </w:rPr>
          <w:delText xml:space="preserve">), </w:delText>
        </w:r>
        <w:r w:rsidRPr="00650F68" w:rsidDel="00700A88">
          <w:rPr>
            <w:rStyle w:val="tlid-translation"/>
          </w:rPr>
          <w:delText>кортежи</w:delText>
        </w:r>
        <w:r w:rsidRPr="005B6C5C" w:rsidDel="00700A88">
          <w:rPr>
            <w:rStyle w:val="tlid-translation"/>
          </w:rPr>
          <w:delText xml:space="preserve"> (</w:delText>
        </w:r>
        <w:r w:rsidRPr="005B6C5C" w:rsidDel="00700A88">
          <w:rPr>
            <w:rStyle w:val="tlid-translation"/>
            <w:lang w:val="en-US"/>
          </w:rPr>
          <w:delText>tuples</w:delText>
        </w:r>
        <w:r w:rsidRPr="005B6C5C" w:rsidDel="00700A88">
          <w:rPr>
            <w:rStyle w:val="tlid-translation"/>
          </w:rPr>
          <w:delText xml:space="preserve">), </w:delText>
        </w:r>
        <w:r w:rsidRPr="00650F68" w:rsidDel="00700A88">
          <w:rPr>
            <w:rStyle w:val="tlid-translation"/>
          </w:rPr>
          <w:delText>списки</w:delText>
        </w:r>
        <w:r w:rsidRPr="005B6C5C" w:rsidDel="00700A88">
          <w:rPr>
            <w:rStyle w:val="tlid-translation"/>
          </w:rPr>
          <w:delText xml:space="preserve"> (</w:delText>
        </w:r>
        <w:r w:rsidRPr="005B6C5C" w:rsidDel="00700A88">
          <w:rPr>
            <w:rStyle w:val="tlid-translation"/>
            <w:lang w:val="en-US"/>
          </w:rPr>
          <w:delText>lists</w:delText>
        </w:r>
        <w:r w:rsidRPr="005B6C5C" w:rsidDel="00700A88">
          <w:rPr>
            <w:rStyle w:val="tlid-translation"/>
          </w:rPr>
          <w:delText xml:space="preserve">). </w:delText>
        </w:r>
        <w:r w:rsidRPr="00650F68" w:rsidDel="00700A88">
          <w:rPr>
            <w:rStyle w:val="tlid-translation"/>
          </w:rPr>
          <w:delText>Наборы</w:delText>
        </w:r>
        <w:r w:rsidRPr="005B6C5C" w:rsidDel="00700A88">
          <w:rPr>
            <w:rStyle w:val="tlid-translation"/>
          </w:rPr>
          <w:delText xml:space="preserve"> </w:delText>
        </w:r>
        <w:r w:rsidRPr="00650F68" w:rsidDel="00700A88">
          <w:rPr>
            <w:rStyle w:val="tlid-translation"/>
          </w:rPr>
          <w:delText>можно</w:delText>
        </w:r>
        <w:r w:rsidRPr="005B6C5C" w:rsidDel="00700A88">
          <w:rPr>
            <w:rStyle w:val="tlid-translation"/>
          </w:rPr>
          <w:delText xml:space="preserve"> </w:delText>
        </w:r>
        <w:r w:rsidRPr="00650F68" w:rsidDel="00700A88">
          <w:rPr>
            <w:rStyle w:val="tlid-translation"/>
          </w:rPr>
          <w:delText>найти</w:delText>
        </w:r>
        <w:r w:rsidRPr="005B6C5C" w:rsidDel="00700A88">
          <w:rPr>
            <w:rStyle w:val="tlid-translation"/>
          </w:rPr>
          <w:delText xml:space="preserve"> </w:delText>
        </w:r>
        <w:r w:rsidRPr="00650F68" w:rsidDel="00700A88">
          <w:rPr>
            <w:rStyle w:val="tlid-translation"/>
          </w:rPr>
          <w:delText>в</w:delText>
        </w:r>
        <w:r w:rsidRPr="005B6C5C" w:rsidDel="00700A88">
          <w:rPr>
            <w:rStyle w:val="tlid-translation"/>
          </w:rPr>
          <w:delText xml:space="preserve"> </w:delText>
        </w:r>
        <w:r w:rsidRPr="00650F68" w:rsidDel="00700A88">
          <w:rPr>
            <w:rStyle w:val="tlid-translation"/>
          </w:rPr>
          <w:delText>библиотеке</w:delText>
        </w:r>
        <w:r w:rsidRPr="005B6C5C" w:rsidDel="00700A88">
          <w:rPr>
            <w:rStyle w:val="tlid-translation"/>
          </w:rPr>
          <w:delText xml:space="preserve">, </w:delText>
        </w:r>
        <w:r w:rsidRPr="00650F68" w:rsidDel="00700A88">
          <w:rPr>
            <w:rStyle w:val="tlid-translation"/>
          </w:rPr>
          <w:delText>которые</w:delText>
        </w:r>
        <w:r w:rsidRPr="005B6C5C" w:rsidDel="00700A88">
          <w:rPr>
            <w:rStyle w:val="tlid-translation"/>
          </w:rPr>
          <w:delText xml:space="preserve"> </w:delText>
        </w:r>
        <w:r w:rsidRPr="00650F68" w:rsidDel="00700A88">
          <w:rPr>
            <w:rStyle w:val="tlid-translation"/>
          </w:rPr>
          <w:delText>доступны</w:delText>
        </w:r>
        <w:r w:rsidRPr="005B6C5C" w:rsidDel="00700A88">
          <w:rPr>
            <w:rStyle w:val="tlid-translation"/>
          </w:rPr>
          <w:delText xml:space="preserve"> </w:delText>
        </w:r>
        <w:r w:rsidRPr="00650F68" w:rsidDel="00700A88">
          <w:rPr>
            <w:rStyle w:val="tlid-translation"/>
          </w:rPr>
          <w:delText>во</w:delText>
        </w:r>
        <w:r w:rsidRPr="005B6C5C" w:rsidDel="00700A88">
          <w:rPr>
            <w:rStyle w:val="tlid-translation"/>
          </w:rPr>
          <w:delText xml:space="preserve"> </w:delText>
        </w:r>
        <w:r w:rsidRPr="00650F68" w:rsidDel="00700A88">
          <w:rPr>
            <w:rStyle w:val="tlid-translation"/>
          </w:rPr>
          <w:delText>всех</w:delText>
        </w:r>
        <w:r w:rsidRPr="005B6C5C" w:rsidDel="00700A88">
          <w:rPr>
            <w:rStyle w:val="tlid-translation"/>
          </w:rPr>
          <w:delText xml:space="preserve"> </w:delText>
        </w:r>
        <w:r w:rsidRPr="00650F68" w:rsidDel="00700A88">
          <w:rPr>
            <w:rStyle w:val="tlid-translation"/>
          </w:rPr>
          <w:delText>версиях</w:delText>
        </w:r>
        <w:r w:rsidRPr="005B6C5C" w:rsidDel="00700A88">
          <w:rPr>
            <w:rStyle w:val="tlid-translation"/>
          </w:rPr>
          <w:delText xml:space="preserve">. </w:delText>
        </w:r>
        <w:r w:rsidRPr="00650F68" w:rsidDel="00700A88">
          <w:rPr>
            <w:rStyle w:val="tlid-translation"/>
          </w:rPr>
          <w:delText>Списки</w:delText>
        </w:r>
        <w:r w:rsidRPr="005B6C5C" w:rsidDel="00700A88">
          <w:rPr>
            <w:rStyle w:val="tlid-translation"/>
          </w:rPr>
          <w:delText xml:space="preserve"> </w:delText>
        </w:r>
        <w:r w:rsidRPr="00650F68" w:rsidDel="00700A88">
          <w:rPr>
            <w:rStyle w:val="tlid-translation"/>
          </w:rPr>
          <w:delText>похожи</w:delText>
        </w:r>
        <w:r w:rsidRPr="005B6C5C" w:rsidDel="00700A88">
          <w:rPr>
            <w:rStyle w:val="tlid-translation"/>
          </w:rPr>
          <w:delText xml:space="preserve"> </w:delText>
        </w:r>
        <w:r w:rsidRPr="00650F68" w:rsidDel="00700A88">
          <w:rPr>
            <w:rStyle w:val="tlid-translation"/>
          </w:rPr>
          <w:delText>на</w:delText>
        </w:r>
        <w:r w:rsidRPr="005B6C5C" w:rsidDel="00700A88">
          <w:rPr>
            <w:rStyle w:val="tlid-translation"/>
          </w:rPr>
          <w:delText xml:space="preserve"> </w:delText>
        </w:r>
        <w:r w:rsidRPr="00650F68" w:rsidDel="00700A88">
          <w:rPr>
            <w:rStyle w:val="tlid-translation"/>
          </w:rPr>
          <w:delText>одномерные</w:delText>
        </w:r>
        <w:r w:rsidRPr="005B6C5C" w:rsidDel="00700A88">
          <w:rPr>
            <w:rStyle w:val="tlid-translation"/>
          </w:rPr>
          <w:delText xml:space="preserve"> </w:delText>
        </w:r>
        <w:r w:rsidRPr="00650F68" w:rsidDel="00700A88">
          <w:rPr>
            <w:rStyle w:val="tlid-translation"/>
          </w:rPr>
          <w:delText>массивы</w:delText>
        </w:r>
        <w:r w:rsidRPr="005B6C5C" w:rsidDel="00700A88">
          <w:rPr>
            <w:rStyle w:val="tlid-translation"/>
          </w:rPr>
          <w:delText xml:space="preserve">, </w:delText>
        </w:r>
        <w:r w:rsidRPr="00650F68" w:rsidDel="00700A88">
          <w:rPr>
            <w:rStyle w:val="tlid-translation"/>
          </w:rPr>
          <w:delText>а</w:delText>
        </w:r>
        <w:r w:rsidRPr="005B6C5C" w:rsidDel="00700A88">
          <w:rPr>
            <w:rStyle w:val="tlid-translation"/>
          </w:rPr>
          <w:delText xml:space="preserve"> </w:delText>
        </w:r>
        <w:r w:rsidRPr="00650F68" w:rsidDel="00700A88">
          <w:rPr>
            <w:rStyle w:val="tlid-translation"/>
          </w:rPr>
          <w:delText>словари</w:delText>
        </w:r>
        <w:r w:rsidRPr="005B6C5C" w:rsidDel="00700A88">
          <w:rPr>
            <w:rStyle w:val="tlid-translation"/>
          </w:rPr>
          <w:delText xml:space="preserve"> </w:delText>
        </w:r>
        <w:r w:rsidRPr="00650F68" w:rsidDel="00700A88">
          <w:rPr>
            <w:rStyle w:val="tlid-translation"/>
          </w:rPr>
          <w:delText>являются</w:delText>
        </w:r>
        <w:r w:rsidRPr="005B6C5C" w:rsidDel="00700A88">
          <w:rPr>
            <w:rStyle w:val="tlid-translation"/>
          </w:rPr>
          <w:delText xml:space="preserve"> </w:delText>
        </w:r>
        <w:r w:rsidRPr="00650F68" w:rsidDel="00700A88">
          <w:rPr>
            <w:rStyle w:val="tlid-translation"/>
          </w:rPr>
          <w:delText>ассоциативным</w:delText>
        </w:r>
        <w:r w:rsidRPr="005B6C5C" w:rsidDel="00700A88">
          <w:rPr>
            <w:rStyle w:val="tlid-translation"/>
          </w:rPr>
          <w:delText xml:space="preserve"> </w:delText>
        </w:r>
        <w:r w:rsidRPr="00650F68" w:rsidDel="00700A88">
          <w:rPr>
            <w:rStyle w:val="tlid-translation"/>
          </w:rPr>
          <w:delText>массивами</w:delText>
        </w:r>
        <w:r w:rsidRPr="005B6C5C" w:rsidDel="00700A88">
          <w:rPr>
            <w:rStyle w:val="tlid-translation"/>
          </w:rPr>
          <w:delText xml:space="preserve"> </w:delText>
        </w:r>
        <w:r w:rsidRPr="00650F68" w:rsidDel="00700A88">
          <w:rPr>
            <w:rStyle w:val="tlid-translation"/>
          </w:rPr>
          <w:delText>и</w:delText>
        </w:r>
        <w:r w:rsidRPr="005B6C5C" w:rsidDel="00700A88">
          <w:rPr>
            <w:rStyle w:val="tlid-translation"/>
          </w:rPr>
          <w:delText xml:space="preserve"> </w:delText>
        </w:r>
        <w:r w:rsidRPr="00650F68" w:rsidDel="00700A88">
          <w:rPr>
            <w:rStyle w:val="tlid-translation"/>
          </w:rPr>
          <w:delText>хэш</w:delText>
        </w:r>
        <w:r w:rsidRPr="005B6C5C" w:rsidDel="00700A88">
          <w:rPr>
            <w:rStyle w:val="tlid-translation"/>
          </w:rPr>
          <w:delText>-</w:delText>
        </w:r>
        <w:r w:rsidRPr="00650F68" w:rsidDel="00700A88">
          <w:rPr>
            <w:rStyle w:val="tlid-translation"/>
          </w:rPr>
          <w:delText>таблицами</w:delText>
        </w:r>
        <w:r w:rsidRPr="005B6C5C" w:rsidDel="00700A88">
          <w:rPr>
            <w:rStyle w:val="tlid-translation"/>
          </w:rPr>
          <w:delText xml:space="preserve">. </w:delText>
        </w:r>
        <w:r w:rsidRPr="00650F68" w:rsidDel="00700A88">
          <w:rPr>
            <w:rStyle w:val="tlid-translation"/>
          </w:rPr>
          <w:delText>Кортежи</w:delText>
        </w:r>
        <w:r w:rsidRPr="005B6C5C" w:rsidDel="00700A88">
          <w:rPr>
            <w:rStyle w:val="tlid-translation"/>
          </w:rPr>
          <w:delText xml:space="preserve"> </w:delText>
        </w:r>
        <w:r w:rsidRPr="00650F68" w:rsidDel="00700A88">
          <w:rPr>
            <w:rStyle w:val="tlid-translation"/>
          </w:rPr>
          <w:delText>являются</w:delText>
        </w:r>
        <w:r w:rsidRPr="005B6C5C" w:rsidDel="00700A88">
          <w:rPr>
            <w:rStyle w:val="tlid-translation"/>
          </w:rPr>
          <w:delText xml:space="preserve"> </w:delText>
        </w:r>
        <w:r w:rsidRPr="00650F68" w:rsidDel="00700A88">
          <w:rPr>
            <w:rStyle w:val="tlid-translation"/>
          </w:rPr>
          <w:delText>одномерными</w:delText>
        </w:r>
        <w:r w:rsidRPr="005B6C5C" w:rsidDel="00700A88">
          <w:rPr>
            <w:rStyle w:val="tlid-translation"/>
          </w:rPr>
          <w:delText xml:space="preserve"> </w:delText>
        </w:r>
        <w:r w:rsidRPr="00650F68" w:rsidDel="00700A88">
          <w:rPr>
            <w:rStyle w:val="tlid-translation"/>
          </w:rPr>
          <w:delText>массивами</w:delText>
        </w:r>
        <w:r w:rsidRPr="005B6C5C" w:rsidDel="00700A88">
          <w:rPr>
            <w:rStyle w:val="tlid-translation"/>
          </w:rPr>
          <w:delText>.</w:delText>
        </w:r>
      </w:del>
      <w:r w:rsidR="00CF0F3F" w:rsidRPr="005B6C5C">
        <w:rPr>
          <w:rStyle w:val="tlid-translation"/>
          <w:rFonts w:ascii="Times New Roman" w:hAnsi="Times New Roman" w:cs="Times New Roman"/>
          <w:sz w:val="28"/>
          <w:szCs w:val="28"/>
        </w:rPr>
        <w:br w:type="page"/>
      </w:r>
    </w:p>
    <w:p w14:paraId="7EC808E3" w14:textId="5C23AC3D" w:rsidR="009318B2" w:rsidRPr="009318B2" w:rsidRDefault="009318B2" w:rsidP="009318B2">
      <w:pPr>
        <w:pStyle w:val="2"/>
        <w:rPr>
          <w:rFonts w:ascii="Times New Roman" w:hAnsi="Times New Roman" w:cs="Times New Roman"/>
          <w:sz w:val="28"/>
          <w:szCs w:val="28"/>
        </w:rPr>
      </w:pPr>
      <w:bookmarkStart w:id="1105" w:name="_Toc37313193"/>
      <w:r w:rsidRPr="009318B2">
        <w:rPr>
          <w:rFonts w:ascii="Times New Roman" w:hAnsi="Times New Roman" w:cs="Times New Roman"/>
          <w:sz w:val="28"/>
          <w:szCs w:val="28"/>
        </w:rPr>
        <w:lastRenderedPageBreak/>
        <w:t>Приложения</w:t>
      </w:r>
      <w:bookmarkEnd w:id="1105"/>
    </w:p>
    <w:p w14:paraId="43B59488" w14:textId="047E5D25" w:rsidR="00D06078" w:rsidRDefault="00D06078" w:rsidP="00D06078">
      <w:pPr>
        <w:spacing w:line="259" w:lineRule="auto"/>
        <w:jc w:val="right"/>
      </w:pPr>
      <w:r>
        <w:t>Приложение 1.</w:t>
      </w:r>
    </w:p>
    <w:tbl>
      <w:tblPr>
        <w:tblW w:w="9175" w:type="dxa"/>
        <w:tblLook w:val="04A0" w:firstRow="1" w:lastRow="0" w:firstColumn="1" w:lastColumn="0" w:noHBand="0" w:noVBand="1"/>
      </w:tblPr>
      <w:tblGrid>
        <w:gridCol w:w="2420"/>
        <w:gridCol w:w="1715"/>
        <w:gridCol w:w="1620"/>
        <w:gridCol w:w="1620"/>
        <w:gridCol w:w="1800"/>
      </w:tblGrid>
      <w:tr w:rsidR="00CF0F3F" w:rsidRPr="00CF0F3F" w14:paraId="5A80B38A" w14:textId="77777777" w:rsidTr="00CF0F3F">
        <w:trPr>
          <w:trHeight w:val="576"/>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9C3110" w14:textId="77777777" w:rsidR="00CF0F3F" w:rsidRPr="00CF0F3F" w:rsidRDefault="00CF0F3F" w:rsidP="00CF0F3F">
            <w:pPr>
              <w:spacing w:after="0" w:line="240" w:lineRule="auto"/>
              <w:jc w:val="center"/>
              <w:rPr>
                <w:rFonts w:ascii="Calibri" w:eastAsia="Times New Roman" w:hAnsi="Calibri" w:cs="Calibri"/>
                <w:b/>
                <w:bCs/>
                <w:color w:val="000000"/>
                <w:lang w:eastAsia="ru-RU"/>
              </w:rPr>
            </w:pPr>
            <w:r w:rsidRPr="00CF0F3F">
              <w:rPr>
                <w:rFonts w:ascii="Calibri" w:eastAsia="Times New Roman" w:hAnsi="Calibri" w:cs="Calibri"/>
                <w:b/>
                <w:bCs/>
                <w:color w:val="000000"/>
                <w:lang w:eastAsia="ru-RU"/>
              </w:rPr>
              <w:t>Показатель</w:t>
            </w:r>
          </w:p>
        </w:tc>
        <w:tc>
          <w:tcPr>
            <w:tcW w:w="1715" w:type="dxa"/>
            <w:tcBorders>
              <w:top w:val="single" w:sz="4" w:space="0" w:color="auto"/>
              <w:left w:val="nil"/>
              <w:bottom w:val="single" w:sz="4" w:space="0" w:color="auto"/>
              <w:right w:val="single" w:sz="4" w:space="0" w:color="auto"/>
            </w:tcBorders>
            <w:shd w:val="clear" w:color="auto" w:fill="auto"/>
            <w:vAlign w:val="center"/>
            <w:hideMark/>
          </w:tcPr>
          <w:p w14:paraId="7F1303A8" w14:textId="4646ABD4" w:rsidR="00CF0F3F" w:rsidRPr="00CF0F3F" w:rsidRDefault="00CF0F3F" w:rsidP="00CF0F3F">
            <w:pPr>
              <w:spacing w:after="0" w:line="240" w:lineRule="auto"/>
              <w:jc w:val="center"/>
              <w:rPr>
                <w:rFonts w:ascii="Calibri" w:eastAsia="Times New Roman" w:hAnsi="Calibri" w:cs="Calibri"/>
                <w:b/>
                <w:bCs/>
                <w:color w:val="000000"/>
                <w:lang w:eastAsia="ru-RU"/>
              </w:rPr>
            </w:pPr>
            <w:r w:rsidRPr="00CF0F3F">
              <w:rPr>
                <w:rFonts w:ascii="Calibri" w:eastAsia="Times New Roman" w:hAnsi="Calibri" w:cs="Calibri"/>
                <w:b/>
                <w:bCs/>
                <w:color w:val="000000"/>
                <w:lang w:eastAsia="ru-RU"/>
              </w:rPr>
              <w:t>Число наблюдений</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178043DD" w14:textId="065C05B6" w:rsidR="00CF0F3F" w:rsidRPr="00CF0F3F" w:rsidRDefault="00CF0F3F" w:rsidP="00CF0F3F">
            <w:pPr>
              <w:spacing w:after="0" w:line="240" w:lineRule="auto"/>
              <w:jc w:val="center"/>
              <w:rPr>
                <w:rFonts w:ascii="Calibri" w:eastAsia="Times New Roman" w:hAnsi="Calibri" w:cs="Calibri"/>
                <w:b/>
                <w:bCs/>
                <w:color w:val="000000"/>
                <w:lang w:eastAsia="ru-RU"/>
              </w:rPr>
            </w:pPr>
            <w:r w:rsidRPr="00CF0F3F">
              <w:rPr>
                <w:rFonts w:ascii="Calibri" w:eastAsia="Times New Roman" w:hAnsi="Calibri" w:cs="Calibri"/>
                <w:b/>
                <w:bCs/>
                <w:color w:val="000000"/>
                <w:lang w:eastAsia="ru-RU"/>
              </w:rPr>
              <w:t>Медиана</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2EB82444" w14:textId="116D50F0" w:rsidR="00CF0F3F" w:rsidRPr="00CF0F3F" w:rsidRDefault="00CF0F3F" w:rsidP="00CF0F3F">
            <w:pPr>
              <w:spacing w:after="0" w:line="240" w:lineRule="auto"/>
              <w:jc w:val="center"/>
              <w:rPr>
                <w:rFonts w:ascii="Calibri" w:eastAsia="Times New Roman" w:hAnsi="Calibri" w:cs="Calibri"/>
                <w:b/>
                <w:bCs/>
                <w:color w:val="000000"/>
                <w:lang w:eastAsia="ru-RU"/>
              </w:rPr>
            </w:pPr>
            <w:r w:rsidRPr="00CF0F3F">
              <w:rPr>
                <w:rFonts w:ascii="Calibri" w:eastAsia="Times New Roman" w:hAnsi="Calibri" w:cs="Calibri"/>
                <w:b/>
                <w:bCs/>
                <w:color w:val="000000"/>
                <w:lang w:eastAsia="ru-RU"/>
              </w:rPr>
              <w:t>Среднее</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69541A45" w14:textId="4653102F" w:rsidR="00CF0F3F" w:rsidRPr="00CF0F3F" w:rsidRDefault="00CF0F3F" w:rsidP="00CF0F3F">
            <w:pPr>
              <w:spacing w:after="0" w:line="240" w:lineRule="auto"/>
              <w:jc w:val="center"/>
              <w:rPr>
                <w:rFonts w:ascii="Calibri" w:eastAsia="Times New Roman" w:hAnsi="Calibri" w:cs="Calibri"/>
                <w:b/>
                <w:bCs/>
                <w:color w:val="000000"/>
                <w:lang w:eastAsia="ru-RU"/>
              </w:rPr>
            </w:pPr>
            <w:r w:rsidRPr="00CF0F3F">
              <w:rPr>
                <w:rFonts w:ascii="Calibri" w:eastAsia="Times New Roman" w:hAnsi="Calibri" w:cs="Calibri"/>
                <w:b/>
                <w:bCs/>
                <w:color w:val="000000"/>
                <w:lang w:eastAsia="ru-RU"/>
              </w:rPr>
              <w:t>STD</w:t>
            </w:r>
          </w:p>
        </w:tc>
      </w:tr>
      <w:tr w:rsidR="00CF0F3F" w:rsidRPr="00CF0F3F" w14:paraId="45461331"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674933F"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total_assets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14190C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1B5B3726" w14:textId="3062F04C"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11,334.00</w:t>
            </w:r>
            <w:r w:rsidR="00D06078">
              <w:rPr>
                <w:rFonts w:ascii="Calibri" w:eastAsia="Times New Roman" w:hAnsi="Calibri" w:cs="Calibri"/>
                <w:color w:val="000000"/>
                <w:lang w:eastAsia="ru-RU"/>
              </w:rPr>
              <w:t xml:space="preserve"> </w:t>
            </w:r>
            <w:r w:rsidRPr="00CF0F3F">
              <w:rPr>
                <w:rFonts w:ascii="Calibri" w:eastAsia="Times New Roman" w:hAnsi="Calibri" w:cs="Calibri"/>
                <w:color w:val="000000"/>
                <w:lang w:eastAsia="ru-RU"/>
              </w:rPr>
              <w:t xml:space="preserve"> </w:t>
            </w:r>
          </w:p>
        </w:tc>
        <w:tc>
          <w:tcPr>
            <w:tcW w:w="1620" w:type="dxa"/>
            <w:tcBorders>
              <w:top w:val="nil"/>
              <w:left w:val="nil"/>
              <w:bottom w:val="single" w:sz="4" w:space="0" w:color="auto"/>
              <w:right w:val="single" w:sz="4" w:space="0" w:color="auto"/>
            </w:tcBorders>
            <w:shd w:val="clear" w:color="auto" w:fill="auto"/>
            <w:noWrap/>
            <w:vAlign w:val="center"/>
            <w:hideMark/>
          </w:tcPr>
          <w:p w14:paraId="155F6A0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52,181.06 </w:t>
            </w:r>
          </w:p>
        </w:tc>
        <w:tc>
          <w:tcPr>
            <w:tcW w:w="1800" w:type="dxa"/>
            <w:tcBorders>
              <w:top w:val="nil"/>
              <w:left w:val="nil"/>
              <w:bottom w:val="single" w:sz="4" w:space="0" w:color="auto"/>
              <w:right w:val="single" w:sz="4" w:space="0" w:color="auto"/>
            </w:tcBorders>
            <w:shd w:val="clear" w:color="auto" w:fill="auto"/>
            <w:noWrap/>
            <w:vAlign w:val="center"/>
            <w:hideMark/>
          </w:tcPr>
          <w:p w14:paraId="08732B0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184,136.58 </w:t>
            </w:r>
          </w:p>
        </w:tc>
      </w:tr>
      <w:tr w:rsidR="00CF0F3F" w:rsidRPr="00CF0F3F" w14:paraId="6877C36C"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C5B175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equity</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D9C3F7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2E3AF18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3,927.95 </w:t>
            </w:r>
          </w:p>
        </w:tc>
        <w:tc>
          <w:tcPr>
            <w:tcW w:w="1620" w:type="dxa"/>
            <w:tcBorders>
              <w:top w:val="nil"/>
              <w:left w:val="nil"/>
              <w:bottom w:val="single" w:sz="4" w:space="0" w:color="auto"/>
              <w:right w:val="single" w:sz="4" w:space="0" w:color="auto"/>
            </w:tcBorders>
            <w:shd w:val="clear" w:color="auto" w:fill="auto"/>
            <w:noWrap/>
            <w:vAlign w:val="center"/>
            <w:hideMark/>
          </w:tcPr>
          <w:p w14:paraId="264F835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10,307.38 </w:t>
            </w:r>
          </w:p>
        </w:tc>
        <w:tc>
          <w:tcPr>
            <w:tcW w:w="1800" w:type="dxa"/>
            <w:tcBorders>
              <w:top w:val="nil"/>
              <w:left w:val="nil"/>
              <w:bottom w:val="single" w:sz="4" w:space="0" w:color="auto"/>
              <w:right w:val="single" w:sz="4" w:space="0" w:color="auto"/>
            </w:tcBorders>
            <w:shd w:val="clear" w:color="auto" w:fill="auto"/>
            <w:noWrap/>
            <w:vAlign w:val="center"/>
            <w:hideMark/>
          </w:tcPr>
          <w:p w14:paraId="536F1B5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21,629.12 </w:t>
            </w:r>
          </w:p>
        </w:tc>
      </w:tr>
      <w:tr w:rsidR="00CF0F3F" w:rsidRPr="00CF0F3F" w14:paraId="49438888"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590EDA2"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ebit</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3F9532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7EF8610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950.00 </w:t>
            </w:r>
          </w:p>
        </w:tc>
        <w:tc>
          <w:tcPr>
            <w:tcW w:w="1620" w:type="dxa"/>
            <w:tcBorders>
              <w:top w:val="nil"/>
              <w:left w:val="nil"/>
              <w:bottom w:val="single" w:sz="4" w:space="0" w:color="auto"/>
              <w:right w:val="single" w:sz="4" w:space="0" w:color="auto"/>
            </w:tcBorders>
            <w:shd w:val="clear" w:color="auto" w:fill="auto"/>
            <w:noWrap/>
            <w:vAlign w:val="center"/>
            <w:hideMark/>
          </w:tcPr>
          <w:p w14:paraId="19AE28A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2,657.19 </w:t>
            </w:r>
          </w:p>
        </w:tc>
        <w:tc>
          <w:tcPr>
            <w:tcW w:w="1800" w:type="dxa"/>
            <w:tcBorders>
              <w:top w:val="nil"/>
              <w:left w:val="nil"/>
              <w:bottom w:val="single" w:sz="4" w:space="0" w:color="auto"/>
              <w:right w:val="single" w:sz="4" w:space="0" w:color="auto"/>
            </w:tcBorders>
            <w:shd w:val="clear" w:color="auto" w:fill="auto"/>
            <w:noWrap/>
            <w:vAlign w:val="center"/>
            <w:hideMark/>
          </w:tcPr>
          <w:p w14:paraId="495B291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5,885.45 </w:t>
            </w:r>
          </w:p>
        </w:tc>
      </w:tr>
      <w:tr w:rsidR="00CF0F3F" w:rsidRPr="00CF0F3F" w14:paraId="62F8DA7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ED99FF3"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Invested_capital</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DD9FF4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6F22092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6,815.00 </w:t>
            </w:r>
          </w:p>
        </w:tc>
        <w:tc>
          <w:tcPr>
            <w:tcW w:w="1620" w:type="dxa"/>
            <w:tcBorders>
              <w:top w:val="nil"/>
              <w:left w:val="nil"/>
              <w:bottom w:val="single" w:sz="4" w:space="0" w:color="auto"/>
              <w:right w:val="single" w:sz="4" w:space="0" w:color="auto"/>
            </w:tcBorders>
            <w:shd w:val="clear" w:color="auto" w:fill="auto"/>
            <w:noWrap/>
            <w:vAlign w:val="center"/>
            <w:hideMark/>
          </w:tcPr>
          <w:p w14:paraId="07C5DAE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18,757.83 </w:t>
            </w:r>
          </w:p>
        </w:tc>
        <w:tc>
          <w:tcPr>
            <w:tcW w:w="1800" w:type="dxa"/>
            <w:tcBorders>
              <w:top w:val="nil"/>
              <w:left w:val="nil"/>
              <w:bottom w:val="single" w:sz="4" w:space="0" w:color="auto"/>
              <w:right w:val="single" w:sz="4" w:space="0" w:color="auto"/>
            </w:tcBorders>
            <w:shd w:val="clear" w:color="auto" w:fill="auto"/>
            <w:noWrap/>
            <w:vAlign w:val="center"/>
            <w:hideMark/>
          </w:tcPr>
          <w:p w14:paraId="4C6BE9E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44,764.57 </w:t>
            </w:r>
          </w:p>
        </w:tc>
      </w:tr>
      <w:tr w:rsidR="00CF0F3F" w:rsidRPr="00CF0F3F" w14:paraId="35D89863"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FE12299"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other_liabilities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7AF949F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489717F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616.00 </w:t>
            </w:r>
          </w:p>
        </w:tc>
        <w:tc>
          <w:tcPr>
            <w:tcW w:w="1620" w:type="dxa"/>
            <w:tcBorders>
              <w:top w:val="nil"/>
              <w:left w:val="nil"/>
              <w:bottom w:val="single" w:sz="4" w:space="0" w:color="auto"/>
              <w:right w:val="single" w:sz="4" w:space="0" w:color="auto"/>
            </w:tcBorders>
            <w:shd w:val="clear" w:color="auto" w:fill="auto"/>
            <w:noWrap/>
            <w:vAlign w:val="center"/>
            <w:hideMark/>
          </w:tcPr>
          <w:p w14:paraId="677E4D9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10,457.79 </w:t>
            </w:r>
          </w:p>
        </w:tc>
        <w:tc>
          <w:tcPr>
            <w:tcW w:w="1800" w:type="dxa"/>
            <w:tcBorders>
              <w:top w:val="nil"/>
              <w:left w:val="nil"/>
              <w:bottom w:val="single" w:sz="4" w:space="0" w:color="auto"/>
              <w:right w:val="single" w:sz="4" w:space="0" w:color="auto"/>
            </w:tcBorders>
            <w:shd w:val="clear" w:color="auto" w:fill="auto"/>
            <w:noWrap/>
            <w:vAlign w:val="center"/>
            <w:hideMark/>
          </w:tcPr>
          <w:p w14:paraId="7373A04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51,276.12 </w:t>
            </w:r>
          </w:p>
        </w:tc>
      </w:tr>
      <w:tr w:rsidR="00CF0F3F" w:rsidRPr="00CF0F3F" w14:paraId="0BF1C52A"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15AEAA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net_income</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7E8D69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2A7D5B7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509.00 </w:t>
            </w:r>
          </w:p>
        </w:tc>
        <w:tc>
          <w:tcPr>
            <w:tcW w:w="1620" w:type="dxa"/>
            <w:tcBorders>
              <w:top w:val="nil"/>
              <w:left w:val="nil"/>
              <w:bottom w:val="single" w:sz="4" w:space="0" w:color="auto"/>
              <w:right w:val="single" w:sz="4" w:space="0" w:color="auto"/>
            </w:tcBorders>
            <w:shd w:val="clear" w:color="auto" w:fill="auto"/>
            <w:noWrap/>
            <w:vAlign w:val="center"/>
            <w:hideMark/>
          </w:tcPr>
          <w:p w14:paraId="262A9A5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1,465.08 </w:t>
            </w:r>
          </w:p>
        </w:tc>
        <w:tc>
          <w:tcPr>
            <w:tcW w:w="1800" w:type="dxa"/>
            <w:tcBorders>
              <w:top w:val="nil"/>
              <w:left w:val="nil"/>
              <w:bottom w:val="single" w:sz="4" w:space="0" w:color="auto"/>
              <w:right w:val="single" w:sz="4" w:space="0" w:color="auto"/>
            </w:tcBorders>
            <w:shd w:val="clear" w:color="auto" w:fill="auto"/>
            <w:noWrap/>
            <w:vAlign w:val="center"/>
            <w:hideMark/>
          </w:tcPr>
          <w:p w14:paraId="4B6F67E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3,695.05 </w:t>
            </w:r>
          </w:p>
        </w:tc>
      </w:tr>
      <w:tr w:rsidR="00CF0F3F" w:rsidRPr="00CF0F3F" w14:paraId="5C75502E"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525913B"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op_inc_after_dep</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D416E6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7234794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950.00 </w:t>
            </w:r>
          </w:p>
        </w:tc>
        <w:tc>
          <w:tcPr>
            <w:tcW w:w="1620" w:type="dxa"/>
            <w:tcBorders>
              <w:top w:val="nil"/>
              <w:left w:val="nil"/>
              <w:bottom w:val="single" w:sz="4" w:space="0" w:color="auto"/>
              <w:right w:val="single" w:sz="4" w:space="0" w:color="auto"/>
            </w:tcBorders>
            <w:shd w:val="clear" w:color="auto" w:fill="auto"/>
            <w:noWrap/>
            <w:vAlign w:val="center"/>
            <w:hideMark/>
          </w:tcPr>
          <w:p w14:paraId="621E2E5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2,657.19 </w:t>
            </w:r>
          </w:p>
        </w:tc>
        <w:tc>
          <w:tcPr>
            <w:tcW w:w="1800" w:type="dxa"/>
            <w:tcBorders>
              <w:top w:val="nil"/>
              <w:left w:val="nil"/>
              <w:bottom w:val="single" w:sz="4" w:space="0" w:color="auto"/>
              <w:right w:val="single" w:sz="4" w:space="0" w:color="auto"/>
            </w:tcBorders>
            <w:shd w:val="clear" w:color="auto" w:fill="auto"/>
            <w:noWrap/>
            <w:vAlign w:val="center"/>
            <w:hideMark/>
          </w:tcPr>
          <w:p w14:paraId="3AE41E9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5,885.45 </w:t>
            </w:r>
          </w:p>
        </w:tc>
      </w:tr>
      <w:tr w:rsidR="00CF0F3F" w:rsidRPr="00CF0F3F" w14:paraId="589F27DE"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B91D4B2"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sales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4997E4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4F8EBD9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6,470.60 </w:t>
            </w:r>
          </w:p>
        </w:tc>
        <w:tc>
          <w:tcPr>
            <w:tcW w:w="1620" w:type="dxa"/>
            <w:tcBorders>
              <w:top w:val="nil"/>
              <w:left w:val="nil"/>
              <w:bottom w:val="single" w:sz="4" w:space="0" w:color="auto"/>
              <w:right w:val="single" w:sz="4" w:space="0" w:color="auto"/>
            </w:tcBorders>
            <w:shd w:val="clear" w:color="auto" w:fill="auto"/>
            <w:noWrap/>
            <w:vAlign w:val="center"/>
            <w:hideMark/>
          </w:tcPr>
          <w:p w14:paraId="320D1CF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17,677.30 </w:t>
            </w:r>
          </w:p>
        </w:tc>
        <w:tc>
          <w:tcPr>
            <w:tcW w:w="1800" w:type="dxa"/>
            <w:tcBorders>
              <w:top w:val="nil"/>
              <w:left w:val="nil"/>
              <w:bottom w:val="single" w:sz="4" w:space="0" w:color="auto"/>
              <w:right w:val="single" w:sz="4" w:space="0" w:color="auto"/>
            </w:tcBorders>
            <w:shd w:val="clear" w:color="auto" w:fill="auto"/>
            <w:noWrap/>
            <w:vAlign w:val="center"/>
            <w:hideMark/>
          </w:tcPr>
          <w:p w14:paraId="3C1DA71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35,807.99 </w:t>
            </w:r>
          </w:p>
        </w:tc>
      </w:tr>
      <w:tr w:rsidR="00CF0F3F" w:rsidRPr="00CF0F3F" w14:paraId="4609D95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CC950A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stockholders_equity</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022905A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7ACB3EA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3,964.98 </w:t>
            </w:r>
          </w:p>
        </w:tc>
        <w:tc>
          <w:tcPr>
            <w:tcW w:w="1620" w:type="dxa"/>
            <w:tcBorders>
              <w:top w:val="nil"/>
              <w:left w:val="nil"/>
              <w:bottom w:val="single" w:sz="4" w:space="0" w:color="auto"/>
              <w:right w:val="single" w:sz="4" w:space="0" w:color="auto"/>
            </w:tcBorders>
            <w:shd w:val="clear" w:color="auto" w:fill="auto"/>
            <w:noWrap/>
            <w:vAlign w:val="center"/>
            <w:hideMark/>
          </w:tcPr>
          <w:p w14:paraId="6230264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10,518.98 </w:t>
            </w:r>
          </w:p>
        </w:tc>
        <w:tc>
          <w:tcPr>
            <w:tcW w:w="1800" w:type="dxa"/>
            <w:tcBorders>
              <w:top w:val="nil"/>
              <w:left w:val="nil"/>
              <w:bottom w:val="single" w:sz="4" w:space="0" w:color="auto"/>
              <w:right w:val="single" w:sz="4" w:space="0" w:color="auto"/>
            </w:tcBorders>
            <w:shd w:val="clear" w:color="auto" w:fill="auto"/>
            <w:noWrap/>
            <w:vAlign w:val="center"/>
            <w:hideMark/>
          </w:tcPr>
          <w:p w14:paraId="6C38470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22,525.88 </w:t>
            </w:r>
          </w:p>
        </w:tc>
      </w:tr>
      <w:tr w:rsidR="00CF0F3F" w:rsidRPr="00CF0F3F" w14:paraId="2376E973"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02E2E959"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STD</w:t>
            </w:r>
          </w:p>
        </w:tc>
        <w:tc>
          <w:tcPr>
            <w:tcW w:w="1715" w:type="dxa"/>
            <w:tcBorders>
              <w:top w:val="nil"/>
              <w:left w:val="nil"/>
              <w:bottom w:val="single" w:sz="4" w:space="0" w:color="auto"/>
              <w:right w:val="single" w:sz="4" w:space="0" w:color="auto"/>
            </w:tcBorders>
            <w:shd w:val="clear" w:color="auto" w:fill="auto"/>
            <w:noWrap/>
            <w:vAlign w:val="center"/>
            <w:hideMark/>
          </w:tcPr>
          <w:p w14:paraId="561EA48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7,456 </w:t>
            </w:r>
          </w:p>
        </w:tc>
        <w:tc>
          <w:tcPr>
            <w:tcW w:w="1620" w:type="dxa"/>
            <w:tcBorders>
              <w:top w:val="nil"/>
              <w:left w:val="nil"/>
              <w:bottom w:val="single" w:sz="4" w:space="0" w:color="auto"/>
              <w:right w:val="single" w:sz="4" w:space="0" w:color="auto"/>
            </w:tcBorders>
            <w:shd w:val="clear" w:color="auto" w:fill="auto"/>
            <w:noWrap/>
            <w:vAlign w:val="center"/>
            <w:hideMark/>
          </w:tcPr>
          <w:p w14:paraId="709B3E9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202.57 </w:t>
            </w:r>
          </w:p>
        </w:tc>
        <w:tc>
          <w:tcPr>
            <w:tcW w:w="1620" w:type="dxa"/>
            <w:tcBorders>
              <w:top w:val="nil"/>
              <w:left w:val="nil"/>
              <w:bottom w:val="single" w:sz="4" w:space="0" w:color="auto"/>
              <w:right w:val="single" w:sz="4" w:space="0" w:color="auto"/>
            </w:tcBorders>
            <w:shd w:val="clear" w:color="auto" w:fill="auto"/>
            <w:noWrap/>
            <w:vAlign w:val="center"/>
            <w:hideMark/>
          </w:tcPr>
          <w:p w14:paraId="0EBD0C6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5,352.10 </w:t>
            </w:r>
          </w:p>
        </w:tc>
        <w:tc>
          <w:tcPr>
            <w:tcW w:w="1800" w:type="dxa"/>
            <w:tcBorders>
              <w:top w:val="nil"/>
              <w:left w:val="nil"/>
              <w:bottom w:val="single" w:sz="4" w:space="0" w:color="auto"/>
              <w:right w:val="single" w:sz="4" w:space="0" w:color="auto"/>
            </w:tcBorders>
            <w:shd w:val="clear" w:color="auto" w:fill="auto"/>
            <w:noWrap/>
            <w:vAlign w:val="center"/>
            <w:hideMark/>
          </w:tcPr>
          <w:p w14:paraId="0590EA3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34,689.95 </w:t>
            </w:r>
          </w:p>
        </w:tc>
      </w:tr>
      <w:tr w:rsidR="00CF0F3F" w:rsidRPr="00CF0F3F" w14:paraId="1B0C19C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3E6989A"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income_taxes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0790BC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7,456 </w:t>
            </w:r>
          </w:p>
        </w:tc>
        <w:tc>
          <w:tcPr>
            <w:tcW w:w="1620" w:type="dxa"/>
            <w:tcBorders>
              <w:top w:val="nil"/>
              <w:left w:val="nil"/>
              <w:bottom w:val="single" w:sz="4" w:space="0" w:color="auto"/>
              <w:right w:val="single" w:sz="4" w:space="0" w:color="auto"/>
            </w:tcBorders>
            <w:shd w:val="clear" w:color="auto" w:fill="auto"/>
            <w:noWrap/>
            <w:vAlign w:val="center"/>
            <w:hideMark/>
          </w:tcPr>
          <w:p w14:paraId="1EC5EE9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208.68 </w:t>
            </w:r>
          </w:p>
        </w:tc>
        <w:tc>
          <w:tcPr>
            <w:tcW w:w="1620" w:type="dxa"/>
            <w:tcBorders>
              <w:top w:val="nil"/>
              <w:left w:val="nil"/>
              <w:bottom w:val="single" w:sz="4" w:space="0" w:color="auto"/>
              <w:right w:val="single" w:sz="4" w:space="0" w:color="auto"/>
            </w:tcBorders>
            <w:shd w:val="clear" w:color="auto" w:fill="auto"/>
            <w:noWrap/>
            <w:vAlign w:val="center"/>
            <w:hideMark/>
          </w:tcPr>
          <w:p w14:paraId="2A5E14A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626.00 </w:t>
            </w:r>
          </w:p>
        </w:tc>
        <w:tc>
          <w:tcPr>
            <w:tcW w:w="1800" w:type="dxa"/>
            <w:tcBorders>
              <w:top w:val="nil"/>
              <w:left w:val="nil"/>
              <w:bottom w:val="single" w:sz="4" w:space="0" w:color="auto"/>
              <w:right w:val="single" w:sz="4" w:space="0" w:color="auto"/>
            </w:tcBorders>
            <w:shd w:val="clear" w:color="auto" w:fill="auto"/>
            <w:noWrap/>
            <w:vAlign w:val="center"/>
            <w:hideMark/>
          </w:tcPr>
          <w:p w14:paraId="764A4A2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1,811.83 </w:t>
            </w:r>
          </w:p>
        </w:tc>
      </w:tr>
      <w:tr w:rsidR="00CF0F3F" w:rsidRPr="00CF0F3F" w14:paraId="573939E8"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A44DB8D"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Retained</w:t>
            </w:r>
            <w:proofErr w:type="spellEnd"/>
            <w:r w:rsidRPr="00CF0F3F">
              <w:rPr>
                <w:rFonts w:ascii="Calibri" w:eastAsia="Times New Roman" w:hAnsi="Calibri" w:cs="Calibri"/>
                <w:color w:val="000000"/>
                <w:lang w:eastAsia="ru-RU"/>
              </w:rPr>
              <w:t xml:space="preserve"> </w:t>
            </w:r>
            <w:proofErr w:type="spellStart"/>
            <w:r w:rsidRPr="00CF0F3F">
              <w:rPr>
                <w:rFonts w:ascii="Calibri" w:eastAsia="Times New Roman" w:hAnsi="Calibri" w:cs="Calibri"/>
                <w:color w:val="000000"/>
                <w:lang w:eastAsia="ru-RU"/>
              </w:rPr>
              <w:t>Earnings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7EA7934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7,454 </w:t>
            </w:r>
          </w:p>
        </w:tc>
        <w:tc>
          <w:tcPr>
            <w:tcW w:w="1620" w:type="dxa"/>
            <w:tcBorders>
              <w:top w:val="nil"/>
              <w:left w:val="nil"/>
              <w:bottom w:val="single" w:sz="4" w:space="0" w:color="auto"/>
              <w:right w:val="single" w:sz="4" w:space="0" w:color="auto"/>
            </w:tcBorders>
            <w:shd w:val="clear" w:color="auto" w:fill="auto"/>
            <w:noWrap/>
            <w:vAlign w:val="center"/>
            <w:hideMark/>
          </w:tcPr>
          <w:p w14:paraId="7DC9E99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2,147.75 </w:t>
            </w:r>
          </w:p>
        </w:tc>
        <w:tc>
          <w:tcPr>
            <w:tcW w:w="1620" w:type="dxa"/>
            <w:tcBorders>
              <w:top w:val="nil"/>
              <w:left w:val="nil"/>
              <w:bottom w:val="single" w:sz="4" w:space="0" w:color="auto"/>
              <w:right w:val="single" w:sz="4" w:space="0" w:color="auto"/>
            </w:tcBorders>
            <w:shd w:val="clear" w:color="auto" w:fill="auto"/>
            <w:noWrap/>
            <w:vAlign w:val="center"/>
            <w:hideMark/>
          </w:tcPr>
          <w:p w14:paraId="4612A41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7,551.77 </w:t>
            </w:r>
          </w:p>
        </w:tc>
        <w:tc>
          <w:tcPr>
            <w:tcW w:w="1800" w:type="dxa"/>
            <w:tcBorders>
              <w:top w:val="nil"/>
              <w:left w:val="nil"/>
              <w:bottom w:val="single" w:sz="4" w:space="0" w:color="auto"/>
              <w:right w:val="single" w:sz="4" w:space="0" w:color="auto"/>
            </w:tcBorders>
            <w:shd w:val="clear" w:color="auto" w:fill="auto"/>
            <w:noWrap/>
            <w:vAlign w:val="center"/>
            <w:hideMark/>
          </w:tcPr>
          <w:p w14:paraId="542CD6C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20,651.60 </w:t>
            </w:r>
          </w:p>
        </w:tc>
      </w:tr>
      <w:tr w:rsidR="00CF0F3F" w:rsidRPr="00CF0F3F" w14:paraId="7A0071DF"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496F656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EarningsYld</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5191FE6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7,452 </w:t>
            </w:r>
          </w:p>
        </w:tc>
        <w:tc>
          <w:tcPr>
            <w:tcW w:w="1620" w:type="dxa"/>
            <w:tcBorders>
              <w:top w:val="nil"/>
              <w:left w:val="nil"/>
              <w:bottom w:val="single" w:sz="4" w:space="0" w:color="auto"/>
              <w:right w:val="single" w:sz="4" w:space="0" w:color="auto"/>
            </w:tcBorders>
            <w:shd w:val="clear" w:color="auto" w:fill="auto"/>
            <w:noWrap/>
            <w:vAlign w:val="center"/>
            <w:hideMark/>
          </w:tcPr>
          <w:p w14:paraId="68D8A08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4.62 </w:t>
            </w:r>
          </w:p>
        </w:tc>
        <w:tc>
          <w:tcPr>
            <w:tcW w:w="1620" w:type="dxa"/>
            <w:tcBorders>
              <w:top w:val="nil"/>
              <w:left w:val="nil"/>
              <w:bottom w:val="single" w:sz="4" w:space="0" w:color="auto"/>
              <w:right w:val="single" w:sz="4" w:space="0" w:color="auto"/>
            </w:tcBorders>
            <w:shd w:val="clear" w:color="auto" w:fill="auto"/>
            <w:noWrap/>
            <w:vAlign w:val="center"/>
            <w:hideMark/>
          </w:tcPr>
          <w:p w14:paraId="599384A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2.27 </w:t>
            </w:r>
          </w:p>
        </w:tc>
        <w:tc>
          <w:tcPr>
            <w:tcW w:w="1800" w:type="dxa"/>
            <w:tcBorders>
              <w:top w:val="nil"/>
              <w:left w:val="nil"/>
              <w:bottom w:val="single" w:sz="4" w:space="0" w:color="auto"/>
              <w:right w:val="single" w:sz="4" w:space="0" w:color="auto"/>
            </w:tcBorders>
            <w:shd w:val="clear" w:color="auto" w:fill="auto"/>
            <w:noWrap/>
            <w:vAlign w:val="center"/>
            <w:hideMark/>
          </w:tcPr>
          <w:p w14:paraId="0B55EA0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102.92 </w:t>
            </w:r>
          </w:p>
        </w:tc>
      </w:tr>
      <w:tr w:rsidR="00CF0F3F" w:rsidRPr="00CF0F3F" w14:paraId="1D34DCD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E1D7BF5"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OperatingMargin</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C29614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7,452 </w:t>
            </w:r>
          </w:p>
        </w:tc>
        <w:tc>
          <w:tcPr>
            <w:tcW w:w="1620" w:type="dxa"/>
            <w:tcBorders>
              <w:top w:val="nil"/>
              <w:left w:val="nil"/>
              <w:bottom w:val="single" w:sz="4" w:space="0" w:color="auto"/>
              <w:right w:val="single" w:sz="4" w:space="0" w:color="auto"/>
            </w:tcBorders>
            <w:shd w:val="clear" w:color="auto" w:fill="auto"/>
            <w:noWrap/>
            <w:vAlign w:val="center"/>
            <w:hideMark/>
          </w:tcPr>
          <w:p w14:paraId="6A85198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15.95 </w:t>
            </w:r>
          </w:p>
        </w:tc>
        <w:tc>
          <w:tcPr>
            <w:tcW w:w="1620" w:type="dxa"/>
            <w:tcBorders>
              <w:top w:val="nil"/>
              <w:left w:val="nil"/>
              <w:bottom w:val="single" w:sz="4" w:space="0" w:color="auto"/>
              <w:right w:val="single" w:sz="4" w:space="0" w:color="auto"/>
            </w:tcBorders>
            <w:shd w:val="clear" w:color="auto" w:fill="auto"/>
            <w:noWrap/>
            <w:vAlign w:val="center"/>
            <w:hideMark/>
          </w:tcPr>
          <w:p w14:paraId="0F31809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3.45 </w:t>
            </w:r>
          </w:p>
        </w:tc>
        <w:tc>
          <w:tcPr>
            <w:tcW w:w="1800" w:type="dxa"/>
            <w:tcBorders>
              <w:top w:val="nil"/>
              <w:left w:val="nil"/>
              <w:bottom w:val="single" w:sz="4" w:space="0" w:color="auto"/>
              <w:right w:val="single" w:sz="4" w:space="0" w:color="auto"/>
            </w:tcBorders>
            <w:shd w:val="clear" w:color="auto" w:fill="auto"/>
            <w:noWrap/>
            <w:vAlign w:val="center"/>
            <w:hideMark/>
          </w:tcPr>
          <w:p w14:paraId="791E5F2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579.61 </w:t>
            </w:r>
          </w:p>
        </w:tc>
      </w:tr>
      <w:tr w:rsidR="00CF0F3F" w:rsidRPr="00CF0F3F" w14:paraId="1185E576"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00817C5"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ROA</w:t>
            </w:r>
          </w:p>
        </w:tc>
        <w:tc>
          <w:tcPr>
            <w:tcW w:w="1715" w:type="dxa"/>
            <w:tcBorders>
              <w:top w:val="nil"/>
              <w:left w:val="nil"/>
              <w:bottom w:val="single" w:sz="4" w:space="0" w:color="auto"/>
              <w:right w:val="single" w:sz="4" w:space="0" w:color="auto"/>
            </w:tcBorders>
            <w:shd w:val="clear" w:color="auto" w:fill="auto"/>
            <w:noWrap/>
            <w:vAlign w:val="center"/>
            <w:hideMark/>
          </w:tcPr>
          <w:p w14:paraId="21848BE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7,452 </w:t>
            </w:r>
          </w:p>
        </w:tc>
        <w:tc>
          <w:tcPr>
            <w:tcW w:w="1620" w:type="dxa"/>
            <w:tcBorders>
              <w:top w:val="nil"/>
              <w:left w:val="nil"/>
              <w:bottom w:val="single" w:sz="4" w:space="0" w:color="auto"/>
              <w:right w:val="single" w:sz="4" w:space="0" w:color="auto"/>
            </w:tcBorders>
            <w:shd w:val="clear" w:color="auto" w:fill="auto"/>
            <w:noWrap/>
            <w:vAlign w:val="center"/>
            <w:hideMark/>
          </w:tcPr>
          <w:p w14:paraId="74F6E9C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5.23 </w:t>
            </w:r>
          </w:p>
        </w:tc>
        <w:tc>
          <w:tcPr>
            <w:tcW w:w="1620" w:type="dxa"/>
            <w:tcBorders>
              <w:top w:val="nil"/>
              <w:left w:val="nil"/>
              <w:bottom w:val="single" w:sz="4" w:space="0" w:color="auto"/>
              <w:right w:val="single" w:sz="4" w:space="0" w:color="auto"/>
            </w:tcBorders>
            <w:shd w:val="clear" w:color="auto" w:fill="auto"/>
            <w:noWrap/>
            <w:vAlign w:val="center"/>
            <w:hideMark/>
          </w:tcPr>
          <w:p w14:paraId="3F72D26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5.59 </w:t>
            </w:r>
          </w:p>
        </w:tc>
        <w:tc>
          <w:tcPr>
            <w:tcW w:w="1800" w:type="dxa"/>
            <w:tcBorders>
              <w:top w:val="nil"/>
              <w:left w:val="nil"/>
              <w:bottom w:val="single" w:sz="4" w:space="0" w:color="auto"/>
              <w:right w:val="single" w:sz="4" w:space="0" w:color="auto"/>
            </w:tcBorders>
            <w:shd w:val="clear" w:color="auto" w:fill="auto"/>
            <w:noWrap/>
            <w:vAlign w:val="center"/>
            <w:hideMark/>
          </w:tcPr>
          <w:p w14:paraId="32FF91B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11.09 </w:t>
            </w:r>
          </w:p>
        </w:tc>
      </w:tr>
      <w:tr w:rsidR="00CF0F3F" w:rsidRPr="00CF0F3F" w14:paraId="757BF891"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8C09A63"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SalesYld</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FEF9C7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7,452 </w:t>
            </w:r>
          </w:p>
        </w:tc>
        <w:tc>
          <w:tcPr>
            <w:tcW w:w="1620" w:type="dxa"/>
            <w:tcBorders>
              <w:top w:val="nil"/>
              <w:left w:val="nil"/>
              <w:bottom w:val="single" w:sz="4" w:space="0" w:color="auto"/>
              <w:right w:val="single" w:sz="4" w:space="0" w:color="auto"/>
            </w:tcBorders>
            <w:shd w:val="clear" w:color="auto" w:fill="auto"/>
            <w:noWrap/>
            <w:vAlign w:val="center"/>
            <w:hideMark/>
          </w:tcPr>
          <w:p w14:paraId="565316B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51.61 </w:t>
            </w:r>
          </w:p>
        </w:tc>
        <w:tc>
          <w:tcPr>
            <w:tcW w:w="1620" w:type="dxa"/>
            <w:tcBorders>
              <w:top w:val="nil"/>
              <w:left w:val="nil"/>
              <w:bottom w:val="single" w:sz="4" w:space="0" w:color="auto"/>
              <w:right w:val="single" w:sz="4" w:space="0" w:color="auto"/>
            </w:tcBorders>
            <w:shd w:val="clear" w:color="auto" w:fill="auto"/>
            <w:noWrap/>
            <w:vAlign w:val="center"/>
            <w:hideMark/>
          </w:tcPr>
          <w:p w14:paraId="4C9A4F7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80.64 </w:t>
            </w:r>
          </w:p>
        </w:tc>
        <w:tc>
          <w:tcPr>
            <w:tcW w:w="1800" w:type="dxa"/>
            <w:tcBorders>
              <w:top w:val="nil"/>
              <w:left w:val="nil"/>
              <w:bottom w:val="single" w:sz="4" w:space="0" w:color="auto"/>
              <w:right w:val="single" w:sz="4" w:space="0" w:color="auto"/>
            </w:tcBorders>
            <w:shd w:val="clear" w:color="auto" w:fill="auto"/>
            <w:noWrap/>
            <w:vAlign w:val="center"/>
            <w:hideMark/>
          </w:tcPr>
          <w:p w14:paraId="56E6F61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110.62 </w:t>
            </w:r>
          </w:p>
        </w:tc>
      </w:tr>
      <w:tr w:rsidR="00CF0F3F" w:rsidRPr="00CF0F3F" w14:paraId="49F268B1"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FFBCA90"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tangible_equity</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996C1C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7,451 </w:t>
            </w:r>
          </w:p>
        </w:tc>
        <w:tc>
          <w:tcPr>
            <w:tcW w:w="1620" w:type="dxa"/>
            <w:tcBorders>
              <w:top w:val="nil"/>
              <w:left w:val="nil"/>
              <w:bottom w:val="single" w:sz="4" w:space="0" w:color="auto"/>
              <w:right w:val="single" w:sz="4" w:space="0" w:color="auto"/>
            </w:tcBorders>
            <w:shd w:val="clear" w:color="auto" w:fill="auto"/>
            <w:noWrap/>
            <w:vAlign w:val="center"/>
            <w:hideMark/>
          </w:tcPr>
          <w:p w14:paraId="579452A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1,468.37 </w:t>
            </w:r>
          </w:p>
        </w:tc>
        <w:tc>
          <w:tcPr>
            <w:tcW w:w="1620" w:type="dxa"/>
            <w:tcBorders>
              <w:top w:val="nil"/>
              <w:left w:val="nil"/>
              <w:bottom w:val="single" w:sz="4" w:space="0" w:color="auto"/>
              <w:right w:val="single" w:sz="4" w:space="0" w:color="auto"/>
            </w:tcBorders>
            <w:shd w:val="clear" w:color="auto" w:fill="auto"/>
            <w:noWrap/>
            <w:vAlign w:val="center"/>
            <w:hideMark/>
          </w:tcPr>
          <w:p w14:paraId="70345B7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4,903.44 </w:t>
            </w:r>
          </w:p>
        </w:tc>
        <w:tc>
          <w:tcPr>
            <w:tcW w:w="1800" w:type="dxa"/>
            <w:tcBorders>
              <w:top w:val="nil"/>
              <w:left w:val="nil"/>
              <w:bottom w:val="single" w:sz="4" w:space="0" w:color="auto"/>
              <w:right w:val="single" w:sz="4" w:space="0" w:color="auto"/>
            </w:tcBorders>
            <w:shd w:val="clear" w:color="auto" w:fill="auto"/>
            <w:noWrap/>
            <w:vAlign w:val="center"/>
            <w:hideMark/>
          </w:tcPr>
          <w:p w14:paraId="23A69D6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16,970.20 </w:t>
            </w:r>
          </w:p>
        </w:tc>
      </w:tr>
      <w:tr w:rsidR="00CF0F3F" w:rsidRPr="00CF0F3F" w14:paraId="564BA8BF"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3A71F12"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book_value_per_share</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D5FEE6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7,449 </w:t>
            </w:r>
          </w:p>
        </w:tc>
        <w:tc>
          <w:tcPr>
            <w:tcW w:w="1620" w:type="dxa"/>
            <w:tcBorders>
              <w:top w:val="nil"/>
              <w:left w:val="nil"/>
              <w:bottom w:val="single" w:sz="4" w:space="0" w:color="auto"/>
              <w:right w:val="single" w:sz="4" w:space="0" w:color="auto"/>
            </w:tcBorders>
            <w:shd w:val="clear" w:color="auto" w:fill="auto"/>
            <w:noWrap/>
            <w:vAlign w:val="center"/>
            <w:hideMark/>
          </w:tcPr>
          <w:p w14:paraId="1449987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14.94 </w:t>
            </w:r>
          </w:p>
        </w:tc>
        <w:tc>
          <w:tcPr>
            <w:tcW w:w="1620" w:type="dxa"/>
            <w:tcBorders>
              <w:top w:val="nil"/>
              <w:left w:val="nil"/>
              <w:bottom w:val="single" w:sz="4" w:space="0" w:color="auto"/>
              <w:right w:val="single" w:sz="4" w:space="0" w:color="auto"/>
            </w:tcBorders>
            <w:shd w:val="clear" w:color="auto" w:fill="auto"/>
            <w:noWrap/>
            <w:vAlign w:val="center"/>
            <w:hideMark/>
          </w:tcPr>
          <w:p w14:paraId="666A1BB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178.19 </w:t>
            </w:r>
          </w:p>
        </w:tc>
        <w:tc>
          <w:tcPr>
            <w:tcW w:w="1800" w:type="dxa"/>
            <w:tcBorders>
              <w:top w:val="nil"/>
              <w:left w:val="nil"/>
              <w:bottom w:val="single" w:sz="4" w:space="0" w:color="auto"/>
              <w:right w:val="single" w:sz="4" w:space="0" w:color="auto"/>
            </w:tcBorders>
            <w:shd w:val="clear" w:color="auto" w:fill="auto"/>
            <w:noWrap/>
            <w:vAlign w:val="center"/>
            <w:hideMark/>
          </w:tcPr>
          <w:p w14:paraId="0FB60E3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3,152.92 </w:t>
            </w:r>
          </w:p>
        </w:tc>
      </w:tr>
      <w:tr w:rsidR="00CF0F3F" w:rsidRPr="00CF0F3F" w14:paraId="44A30F70"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F9588A5"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preference_stock</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6A7F2F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7,449 </w:t>
            </w:r>
          </w:p>
        </w:tc>
        <w:tc>
          <w:tcPr>
            <w:tcW w:w="1620" w:type="dxa"/>
            <w:tcBorders>
              <w:top w:val="nil"/>
              <w:left w:val="nil"/>
              <w:bottom w:val="single" w:sz="4" w:space="0" w:color="auto"/>
              <w:right w:val="single" w:sz="4" w:space="0" w:color="auto"/>
            </w:tcBorders>
            <w:shd w:val="clear" w:color="auto" w:fill="auto"/>
            <w:noWrap/>
            <w:vAlign w:val="center"/>
            <w:hideMark/>
          </w:tcPr>
          <w:p w14:paraId="441FC89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125F15C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211.88 </w:t>
            </w:r>
          </w:p>
        </w:tc>
        <w:tc>
          <w:tcPr>
            <w:tcW w:w="1800" w:type="dxa"/>
            <w:tcBorders>
              <w:top w:val="nil"/>
              <w:left w:val="nil"/>
              <w:bottom w:val="single" w:sz="4" w:space="0" w:color="auto"/>
              <w:right w:val="single" w:sz="4" w:space="0" w:color="auto"/>
            </w:tcBorders>
            <w:shd w:val="clear" w:color="auto" w:fill="auto"/>
            <w:noWrap/>
            <w:vAlign w:val="center"/>
            <w:hideMark/>
          </w:tcPr>
          <w:p w14:paraId="64D46E9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1,895.75 </w:t>
            </w:r>
          </w:p>
        </w:tc>
      </w:tr>
      <w:tr w:rsidR="00CF0F3F" w:rsidRPr="00CF0F3F" w14:paraId="009D6126"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E941634"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liabilities_total</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52248C8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7,435 </w:t>
            </w:r>
          </w:p>
        </w:tc>
        <w:tc>
          <w:tcPr>
            <w:tcW w:w="1620" w:type="dxa"/>
            <w:tcBorders>
              <w:top w:val="nil"/>
              <w:left w:val="nil"/>
              <w:bottom w:val="single" w:sz="4" w:space="0" w:color="auto"/>
              <w:right w:val="single" w:sz="4" w:space="0" w:color="auto"/>
            </w:tcBorders>
            <w:shd w:val="clear" w:color="auto" w:fill="auto"/>
            <w:noWrap/>
            <w:vAlign w:val="center"/>
            <w:hideMark/>
          </w:tcPr>
          <w:p w14:paraId="5F30D7E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6,657.00 </w:t>
            </w:r>
          </w:p>
        </w:tc>
        <w:tc>
          <w:tcPr>
            <w:tcW w:w="1620" w:type="dxa"/>
            <w:tcBorders>
              <w:top w:val="nil"/>
              <w:left w:val="nil"/>
              <w:bottom w:val="single" w:sz="4" w:space="0" w:color="auto"/>
              <w:right w:val="single" w:sz="4" w:space="0" w:color="auto"/>
            </w:tcBorders>
            <w:shd w:val="clear" w:color="auto" w:fill="auto"/>
            <w:noWrap/>
            <w:vAlign w:val="center"/>
            <w:hideMark/>
          </w:tcPr>
          <w:p w14:paraId="6FD6F10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41,489.55 </w:t>
            </w:r>
          </w:p>
        </w:tc>
        <w:tc>
          <w:tcPr>
            <w:tcW w:w="1800" w:type="dxa"/>
            <w:tcBorders>
              <w:top w:val="nil"/>
              <w:left w:val="nil"/>
              <w:bottom w:val="single" w:sz="4" w:space="0" w:color="auto"/>
              <w:right w:val="single" w:sz="4" w:space="0" w:color="auto"/>
            </w:tcBorders>
            <w:shd w:val="clear" w:color="auto" w:fill="auto"/>
            <w:noWrap/>
            <w:vAlign w:val="center"/>
            <w:hideMark/>
          </w:tcPr>
          <w:p w14:paraId="23EAC53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166,250.71 </w:t>
            </w:r>
          </w:p>
        </w:tc>
      </w:tr>
      <w:tr w:rsidR="00CF0F3F" w:rsidRPr="00CF0F3F" w14:paraId="071107A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0A493D2"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LTD</w:t>
            </w:r>
          </w:p>
        </w:tc>
        <w:tc>
          <w:tcPr>
            <w:tcW w:w="1715" w:type="dxa"/>
            <w:tcBorders>
              <w:top w:val="nil"/>
              <w:left w:val="nil"/>
              <w:bottom w:val="single" w:sz="4" w:space="0" w:color="auto"/>
              <w:right w:val="single" w:sz="4" w:space="0" w:color="auto"/>
            </w:tcBorders>
            <w:shd w:val="clear" w:color="auto" w:fill="auto"/>
            <w:noWrap/>
            <w:vAlign w:val="center"/>
            <w:hideMark/>
          </w:tcPr>
          <w:p w14:paraId="34C7AEC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7,433 </w:t>
            </w:r>
          </w:p>
        </w:tc>
        <w:tc>
          <w:tcPr>
            <w:tcW w:w="1620" w:type="dxa"/>
            <w:tcBorders>
              <w:top w:val="nil"/>
              <w:left w:val="nil"/>
              <w:bottom w:val="single" w:sz="4" w:space="0" w:color="auto"/>
              <w:right w:val="single" w:sz="4" w:space="0" w:color="auto"/>
            </w:tcBorders>
            <w:shd w:val="clear" w:color="auto" w:fill="auto"/>
            <w:noWrap/>
            <w:vAlign w:val="center"/>
            <w:hideMark/>
          </w:tcPr>
          <w:p w14:paraId="6B89560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2,223.04 </w:t>
            </w:r>
          </w:p>
        </w:tc>
        <w:tc>
          <w:tcPr>
            <w:tcW w:w="1620" w:type="dxa"/>
            <w:tcBorders>
              <w:top w:val="nil"/>
              <w:left w:val="nil"/>
              <w:bottom w:val="single" w:sz="4" w:space="0" w:color="auto"/>
              <w:right w:val="single" w:sz="4" w:space="0" w:color="auto"/>
            </w:tcBorders>
            <w:shd w:val="clear" w:color="auto" w:fill="auto"/>
            <w:noWrap/>
            <w:vAlign w:val="center"/>
            <w:hideMark/>
          </w:tcPr>
          <w:p w14:paraId="0EB56C0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7,964.63 </w:t>
            </w:r>
          </w:p>
        </w:tc>
        <w:tc>
          <w:tcPr>
            <w:tcW w:w="1800" w:type="dxa"/>
            <w:tcBorders>
              <w:top w:val="nil"/>
              <w:left w:val="nil"/>
              <w:bottom w:val="single" w:sz="4" w:space="0" w:color="auto"/>
              <w:right w:val="single" w:sz="4" w:space="0" w:color="auto"/>
            </w:tcBorders>
            <w:shd w:val="clear" w:color="auto" w:fill="auto"/>
            <w:noWrap/>
            <w:vAlign w:val="center"/>
            <w:hideMark/>
          </w:tcPr>
          <w:p w14:paraId="60FDE39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24,986.44 </w:t>
            </w:r>
          </w:p>
        </w:tc>
      </w:tr>
      <w:tr w:rsidR="00CF0F3F" w:rsidRPr="00CF0F3F" w14:paraId="69152FE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35F4572"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employees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8F7ED9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7,417 </w:t>
            </w:r>
          </w:p>
        </w:tc>
        <w:tc>
          <w:tcPr>
            <w:tcW w:w="1620" w:type="dxa"/>
            <w:tcBorders>
              <w:top w:val="nil"/>
              <w:left w:val="nil"/>
              <w:bottom w:val="single" w:sz="4" w:space="0" w:color="auto"/>
              <w:right w:val="single" w:sz="4" w:space="0" w:color="auto"/>
            </w:tcBorders>
            <w:shd w:val="clear" w:color="auto" w:fill="auto"/>
            <w:noWrap/>
            <w:vAlign w:val="center"/>
            <w:hideMark/>
          </w:tcPr>
          <w:p w14:paraId="0A62CF7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15.85 </w:t>
            </w:r>
          </w:p>
        </w:tc>
        <w:tc>
          <w:tcPr>
            <w:tcW w:w="1620" w:type="dxa"/>
            <w:tcBorders>
              <w:top w:val="nil"/>
              <w:left w:val="nil"/>
              <w:bottom w:val="single" w:sz="4" w:space="0" w:color="auto"/>
              <w:right w:val="single" w:sz="4" w:space="0" w:color="auto"/>
            </w:tcBorders>
            <w:shd w:val="clear" w:color="auto" w:fill="auto"/>
            <w:noWrap/>
            <w:vAlign w:val="center"/>
            <w:hideMark/>
          </w:tcPr>
          <w:p w14:paraId="0BBEBE2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47.97 </w:t>
            </w:r>
          </w:p>
        </w:tc>
        <w:tc>
          <w:tcPr>
            <w:tcW w:w="1800" w:type="dxa"/>
            <w:tcBorders>
              <w:top w:val="nil"/>
              <w:left w:val="nil"/>
              <w:bottom w:val="single" w:sz="4" w:space="0" w:color="auto"/>
              <w:right w:val="single" w:sz="4" w:space="0" w:color="auto"/>
            </w:tcBorders>
            <w:shd w:val="clear" w:color="auto" w:fill="auto"/>
            <w:noWrap/>
            <w:vAlign w:val="center"/>
            <w:hideMark/>
          </w:tcPr>
          <w:p w14:paraId="2F91026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118.91 </w:t>
            </w:r>
          </w:p>
        </w:tc>
      </w:tr>
      <w:tr w:rsidR="00CF0F3F" w:rsidRPr="00CF0F3F" w14:paraId="4F3F860B"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CDAD979"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dividends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2D5F82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7,403 </w:t>
            </w:r>
          </w:p>
        </w:tc>
        <w:tc>
          <w:tcPr>
            <w:tcW w:w="1620" w:type="dxa"/>
            <w:tcBorders>
              <w:top w:val="nil"/>
              <w:left w:val="nil"/>
              <w:bottom w:val="single" w:sz="4" w:space="0" w:color="auto"/>
              <w:right w:val="single" w:sz="4" w:space="0" w:color="auto"/>
            </w:tcBorders>
            <w:shd w:val="clear" w:color="auto" w:fill="auto"/>
            <w:noWrap/>
            <w:vAlign w:val="center"/>
            <w:hideMark/>
          </w:tcPr>
          <w:p w14:paraId="059D0FE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157.75 </w:t>
            </w:r>
          </w:p>
        </w:tc>
        <w:tc>
          <w:tcPr>
            <w:tcW w:w="1620" w:type="dxa"/>
            <w:tcBorders>
              <w:top w:val="nil"/>
              <w:left w:val="nil"/>
              <w:bottom w:val="single" w:sz="4" w:space="0" w:color="auto"/>
              <w:right w:val="single" w:sz="4" w:space="0" w:color="auto"/>
            </w:tcBorders>
            <w:shd w:val="clear" w:color="auto" w:fill="auto"/>
            <w:noWrap/>
            <w:vAlign w:val="center"/>
            <w:hideMark/>
          </w:tcPr>
          <w:p w14:paraId="757741A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579.71 </w:t>
            </w:r>
          </w:p>
        </w:tc>
        <w:tc>
          <w:tcPr>
            <w:tcW w:w="1800" w:type="dxa"/>
            <w:tcBorders>
              <w:top w:val="nil"/>
              <w:left w:val="nil"/>
              <w:bottom w:val="single" w:sz="4" w:space="0" w:color="auto"/>
              <w:right w:val="single" w:sz="4" w:space="0" w:color="auto"/>
            </w:tcBorders>
            <w:shd w:val="clear" w:color="auto" w:fill="auto"/>
            <w:noWrap/>
            <w:vAlign w:val="center"/>
            <w:hideMark/>
          </w:tcPr>
          <w:p w14:paraId="7B1E2A0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1,418.43 </w:t>
            </w:r>
          </w:p>
        </w:tc>
      </w:tr>
      <w:tr w:rsidR="00CF0F3F" w:rsidRPr="00CF0F3F" w14:paraId="10701DCC"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30627B1"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acc_receivables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E2D870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7,395 </w:t>
            </w:r>
          </w:p>
        </w:tc>
        <w:tc>
          <w:tcPr>
            <w:tcW w:w="1620" w:type="dxa"/>
            <w:tcBorders>
              <w:top w:val="nil"/>
              <w:left w:val="nil"/>
              <w:bottom w:val="single" w:sz="4" w:space="0" w:color="auto"/>
              <w:right w:val="single" w:sz="4" w:space="0" w:color="auto"/>
            </w:tcBorders>
            <w:shd w:val="clear" w:color="auto" w:fill="auto"/>
            <w:noWrap/>
            <w:vAlign w:val="center"/>
            <w:hideMark/>
          </w:tcPr>
          <w:p w14:paraId="23A19CD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953.00 </w:t>
            </w:r>
          </w:p>
        </w:tc>
        <w:tc>
          <w:tcPr>
            <w:tcW w:w="1620" w:type="dxa"/>
            <w:tcBorders>
              <w:top w:val="nil"/>
              <w:left w:val="nil"/>
              <w:bottom w:val="single" w:sz="4" w:space="0" w:color="auto"/>
              <w:right w:val="single" w:sz="4" w:space="0" w:color="auto"/>
            </w:tcBorders>
            <w:shd w:val="clear" w:color="auto" w:fill="auto"/>
            <w:noWrap/>
            <w:vAlign w:val="center"/>
            <w:hideMark/>
          </w:tcPr>
          <w:p w14:paraId="0A0BA02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13,884.67 </w:t>
            </w:r>
          </w:p>
        </w:tc>
        <w:tc>
          <w:tcPr>
            <w:tcW w:w="1800" w:type="dxa"/>
            <w:tcBorders>
              <w:top w:val="nil"/>
              <w:left w:val="nil"/>
              <w:bottom w:val="single" w:sz="4" w:space="0" w:color="auto"/>
              <w:right w:val="single" w:sz="4" w:space="0" w:color="auto"/>
            </w:tcBorders>
            <w:shd w:val="clear" w:color="auto" w:fill="auto"/>
            <w:noWrap/>
            <w:vAlign w:val="center"/>
            <w:hideMark/>
          </w:tcPr>
          <w:p w14:paraId="7B0BD82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73,081.77 </w:t>
            </w:r>
          </w:p>
        </w:tc>
      </w:tr>
      <w:tr w:rsidR="00CF0F3F" w:rsidRPr="00CF0F3F" w14:paraId="75BC6943"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833D57B"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SalesGrowth1Yr</w:t>
            </w:r>
          </w:p>
        </w:tc>
        <w:tc>
          <w:tcPr>
            <w:tcW w:w="1715" w:type="dxa"/>
            <w:tcBorders>
              <w:top w:val="nil"/>
              <w:left w:val="nil"/>
              <w:bottom w:val="single" w:sz="4" w:space="0" w:color="auto"/>
              <w:right w:val="single" w:sz="4" w:space="0" w:color="auto"/>
            </w:tcBorders>
            <w:shd w:val="clear" w:color="auto" w:fill="auto"/>
            <w:noWrap/>
            <w:vAlign w:val="center"/>
            <w:hideMark/>
          </w:tcPr>
          <w:p w14:paraId="3791964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7,389 </w:t>
            </w:r>
          </w:p>
        </w:tc>
        <w:tc>
          <w:tcPr>
            <w:tcW w:w="1620" w:type="dxa"/>
            <w:tcBorders>
              <w:top w:val="nil"/>
              <w:left w:val="nil"/>
              <w:bottom w:val="single" w:sz="4" w:space="0" w:color="auto"/>
              <w:right w:val="single" w:sz="4" w:space="0" w:color="auto"/>
            </w:tcBorders>
            <w:shd w:val="clear" w:color="auto" w:fill="auto"/>
            <w:noWrap/>
            <w:vAlign w:val="center"/>
            <w:hideMark/>
          </w:tcPr>
          <w:p w14:paraId="673E8C9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7.10 </w:t>
            </w:r>
          </w:p>
        </w:tc>
        <w:tc>
          <w:tcPr>
            <w:tcW w:w="1620" w:type="dxa"/>
            <w:tcBorders>
              <w:top w:val="nil"/>
              <w:left w:val="nil"/>
              <w:bottom w:val="single" w:sz="4" w:space="0" w:color="auto"/>
              <w:right w:val="single" w:sz="4" w:space="0" w:color="auto"/>
            </w:tcBorders>
            <w:shd w:val="clear" w:color="auto" w:fill="auto"/>
            <w:noWrap/>
            <w:vAlign w:val="center"/>
            <w:hideMark/>
          </w:tcPr>
          <w:p w14:paraId="65A4472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62.49 </w:t>
            </w:r>
          </w:p>
        </w:tc>
        <w:tc>
          <w:tcPr>
            <w:tcW w:w="1800" w:type="dxa"/>
            <w:tcBorders>
              <w:top w:val="nil"/>
              <w:left w:val="nil"/>
              <w:bottom w:val="single" w:sz="4" w:space="0" w:color="auto"/>
              <w:right w:val="single" w:sz="4" w:space="0" w:color="auto"/>
            </w:tcBorders>
            <w:shd w:val="clear" w:color="auto" w:fill="auto"/>
            <w:noWrap/>
            <w:vAlign w:val="center"/>
            <w:hideMark/>
          </w:tcPr>
          <w:p w14:paraId="6A4BB71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4,306.77 </w:t>
            </w:r>
          </w:p>
        </w:tc>
      </w:tr>
      <w:tr w:rsidR="00CF0F3F" w:rsidRPr="00CF0F3F" w14:paraId="08F0819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81F231A"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op_act_net_CF</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D928EB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7,384 </w:t>
            </w:r>
          </w:p>
        </w:tc>
        <w:tc>
          <w:tcPr>
            <w:tcW w:w="1620" w:type="dxa"/>
            <w:tcBorders>
              <w:top w:val="nil"/>
              <w:left w:val="nil"/>
              <w:bottom w:val="single" w:sz="4" w:space="0" w:color="auto"/>
              <w:right w:val="single" w:sz="4" w:space="0" w:color="auto"/>
            </w:tcBorders>
            <w:shd w:val="clear" w:color="auto" w:fill="auto"/>
            <w:noWrap/>
            <w:vAlign w:val="center"/>
            <w:hideMark/>
          </w:tcPr>
          <w:p w14:paraId="3A79B60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949.16 </w:t>
            </w:r>
          </w:p>
        </w:tc>
        <w:tc>
          <w:tcPr>
            <w:tcW w:w="1620" w:type="dxa"/>
            <w:tcBorders>
              <w:top w:val="nil"/>
              <w:left w:val="nil"/>
              <w:bottom w:val="single" w:sz="4" w:space="0" w:color="auto"/>
              <w:right w:val="single" w:sz="4" w:space="0" w:color="auto"/>
            </w:tcBorders>
            <w:shd w:val="clear" w:color="auto" w:fill="auto"/>
            <w:noWrap/>
            <w:vAlign w:val="center"/>
            <w:hideMark/>
          </w:tcPr>
          <w:p w14:paraId="6A49298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2,630.28 </w:t>
            </w:r>
          </w:p>
        </w:tc>
        <w:tc>
          <w:tcPr>
            <w:tcW w:w="1800" w:type="dxa"/>
            <w:tcBorders>
              <w:top w:val="nil"/>
              <w:left w:val="nil"/>
              <w:bottom w:val="single" w:sz="4" w:space="0" w:color="auto"/>
              <w:right w:val="single" w:sz="4" w:space="0" w:color="auto"/>
            </w:tcBorders>
            <w:shd w:val="clear" w:color="auto" w:fill="auto"/>
            <w:noWrap/>
            <w:vAlign w:val="center"/>
            <w:hideMark/>
          </w:tcPr>
          <w:p w14:paraId="13CBB52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6,970.98 </w:t>
            </w:r>
          </w:p>
        </w:tc>
      </w:tr>
      <w:tr w:rsidR="00CF0F3F" w:rsidRPr="00CF0F3F" w14:paraId="79B871C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0DA8461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acc_payable</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0B9597B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7,383 </w:t>
            </w:r>
          </w:p>
        </w:tc>
        <w:tc>
          <w:tcPr>
            <w:tcW w:w="1620" w:type="dxa"/>
            <w:tcBorders>
              <w:top w:val="nil"/>
              <w:left w:val="nil"/>
              <w:bottom w:val="single" w:sz="4" w:space="0" w:color="auto"/>
              <w:right w:val="single" w:sz="4" w:space="0" w:color="auto"/>
            </w:tcBorders>
            <w:shd w:val="clear" w:color="auto" w:fill="auto"/>
            <w:noWrap/>
            <w:vAlign w:val="center"/>
            <w:hideMark/>
          </w:tcPr>
          <w:p w14:paraId="04EA9D5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568.76 </w:t>
            </w:r>
          </w:p>
        </w:tc>
        <w:tc>
          <w:tcPr>
            <w:tcW w:w="1620" w:type="dxa"/>
            <w:tcBorders>
              <w:top w:val="nil"/>
              <w:left w:val="nil"/>
              <w:bottom w:val="single" w:sz="4" w:space="0" w:color="auto"/>
              <w:right w:val="single" w:sz="4" w:space="0" w:color="auto"/>
            </w:tcBorders>
            <w:shd w:val="clear" w:color="auto" w:fill="auto"/>
            <w:noWrap/>
            <w:vAlign w:val="center"/>
            <w:hideMark/>
          </w:tcPr>
          <w:p w14:paraId="37A2626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14,410.58 </w:t>
            </w:r>
          </w:p>
        </w:tc>
        <w:tc>
          <w:tcPr>
            <w:tcW w:w="1800" w:type="dxa"/>
            <w:tcBorders>
              <w:top w:val="nil"/>
              <w:left w:val="nil"/>
              <w:bottom w:val="single" w:sz="4" w:space="0" w:color="auto"/>
              <w:right w:val="single" w:sz="4" w:space="0" w:color="auto"/>
            </w:tcBorders>
            <w:shd w:val="clear" w:color="auto" w:fill="auto"/>
            <w:noWrap/>
            <w:vAlign w:val="center"/>
            <w:hideMark/>
          </w:tcPr>
          <w:p w14:paraId="6BA6D14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88,211.86 </w:t>
            </w:r>
          </w:p>
        </w:tc>
      </w:tr>
      <w:tr w:rsidR="00CF0F3F" w:rsidRPr="00CF0F3F" w14:paraId="673D4ACB"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3F1D468"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GrossMargin</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5F6E700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7,358 </w:t>
            </w:r>
          </w:p>
        </w:tc>
        <w:tc>
          <w:tcPr>
            <w:tcW w:w="1620" w:type="dxa"/>
            <w:tcBorders>
              <w:top w:val="nil"/>
              <w:left w:val="nil"/>
              <w:bottom w:val="single" w:sz="4" w:space="0" w:color="auto"/>
              <w:right w:val="single" w:sz="4" w:space="0" w:color="auto"/>
            </w:tcBorders>
            <w:shd w:val="clear" w:color="auto" w:fill="auto"/>
            <w:noWrap/>
            <w:vAlign w:val="center"/>
            <w:hideMark/>
          </w:tcPr>
          <w:p w14:paraId="2ACC72A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38.99 </w:t>
            </w:r>
          </w:p>
        </w:tc>
        <w:tc>
          <w:tcPr>
            <w:tcW w:w="1620" w:type="dxa"/>
            <w:tcBorders>
              <w:top w:val="nil"/>
              <w:left w:val="nil"/>
              <w:bottom w:val="single" w:sz="4" w:space="0" w:color="auto"/>
              <w:right w:val="single" w:sz="4" w:space="0" w:color="auto"/>
            </w:tcBorders>
            <w:shd w:val="clear" w:color="auto" w:fill="auto"/>
            <w:noWrap/>
            <w:vAlign w:val="center"/>
            <w:hideMark/>
          </w:tcPr>
          <w:p w14:paraId="0056DCF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35.96 </w:t>
            </w:r>
          </w:p>
        </w:tc>
        <w:tc>
          <w:tcPr>
            <w:tcW w:w="1800" w:type="dxa"/>
            <w:tcBorders>
              <w:top w:val="nil"/>
              <w:left w:val="nil"/>
              <w:bottom w:val="single" w:sz="4" w:space="0" w:color="auto"/>
              <w:right w:val="single" w:sz="4" w:space="0" w:color="auto"/>
            </w:tcBorders>
            <w:shd w:val="clear" w:color="auto" w:fill="auto"/>
            <w:noWrap/>
            <w:vAlign w:val="center"/>
            <w:hideMark/>
          </w:tcPr>
          <w:p w14:paraId="1F67ABF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196.93 </w:t>
            </w:r>
          </w:p>
        </w:tc>
      </w:tr>
      <w:tr w:rsidR="00CF0F3F" w:rsidRPr="00CF0F3F" w14:paraId="1B2A21F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56B4615"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COGS</w:t>
            </w:r>
          </w:p>
        </w:tc>
        <w:tc>
          <w:tcPr>
            <w:tcW w:w="1715" w:type="dxa"/>
            <w:tcBorders>
              <w:top w:val="nil"/>
              <w:left w:val="nil"/>
              <w:bottom w:val="single" w:sz="4" w:space="0" w:color="auto"/>
              <w:right w:val="single" w:sz="4" w:space="0" w:color="auto"/>
            </w:tcBorders>
            <w:shd w:val="clear" w:color="auto" w:fill="auto"/>
            <w:noWrap/>
            <w:vAlign w:val="center"/>
            <w:hideMark/>
          </w:tcPr>
          <w:p w14:paraId="6F6C628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7,358 </w:t>
            </w:r>
          </w:p>
        </w:tc>
        <w:tc>
          <w:tcPr>
            <w:tcW w:w="1620" w:type="dxa"/>
            <w:tcBorders>
              <w:top w:val="nil"/>
              <w:left w:val="nil"/>
              <w:bottom w:val="single" w:sz="4" w:space="0" w:color="auto"/>
              <w:right w:val="single" w:sz="4" w:space="0" w:color="auto"/>
            </w:tcBorders>
            <w:shd w:val="clear" w:color="auto" w:fill="auto"/>
            <w:noWrap/>
            <w:vAlign w:val="center"/>
            <w:hideMark/>
          </w:tcPr>
          <w:p w14:paraId="2C0CB92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3,608.12 </w:t>
            </w:r>
          </w:p>
        </w:tc>
        <w:tc>
          <w:tcPr>
            <w:tcW w:w="1620" w:type="dxa"/>
            <w:tcBorders>
              <w:top w:val="nil"/>
              <w:left w:val="nil"/>
              <w:bottom w:val="single" w:sz="4" w:space="0" w:color="auto"/>
              <w:right w:val="single" w:sz="4" w:space="0" w:color="auto"/>
            </w:tcBorders>
            <w:shd w:val="clear" w:color="auto" w:fill="auto"/>
            <w:noWrap/>
            <w:vAlign w:val="center"/>
            <w:hideMark/>
          </w:tcPr>
          <w:p w14:paraId="7F27B40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11,570.72 </w:t>
            </w:r>
          </w:p>
        </w:tc>
        <w:tc>
          <w:tcPr>
            <w:tcW w:w="1800" w:type="dxa"/>
            <w:tcBorders>
              <w:top w:val="nil"/>
              <w:left w:val="nil"/>
              <w:bottom w:val="single" w:sz="4" w:space="0" w:color="auto"/>
              <w:right w:val="single" w:sz="4" w:space="0" w:color="auto"/>
            </w:tcBorders>
            <w:shd w:val="clear" w:color="auto" w:fill="auto"/>
            <w:noWrap/>
            <w:vAlign w:val="center"/>
            <w:hideMark/>
          </w:tcPr>
          <w:p w14:paraId="3133615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26,753.14 </w:t>
            </w:r>
          </w:p>
        </w:tc>
      </w:tr>
      <w:tr w:rsidR="00CF0F3F" w:rsidRPr="00CF0F3F" w14:paraId="5E25D67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A650480"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Other_exp</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506A763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7,358 </w:t>
            </w:r>
          </w:p>
        </w:tc>
        <w:tc>
          <w:tcPr>
            <w:tcW w:w="1620" w:type="dxa"/>
            <w:tcBorders>
              <w:top w:val="nil"/>
              <w:left w:val="nil"/>
              <w:bottom w:val="single" w:sz="4" w:space="0" w:color="auto"/>
              <w:right w:val="single" w:sz="4" w:space="0" w:color="auto"/>
            </w:tcBorders>
            <w:shd w:val="clear" w:color="auto" w:fill="auto"/>
            <w:noWrap/>
            <w:vAlign w:val="center"/>
            <w:hideMark/>
          </w:tcPr>
          <w:p w14:paraId="1F4531E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1,175.50 </w:t>
            </w:r>
          </w:p>
        </w:tc>
        <w:tc>
          <w:tcPr>
            <w:tcW w:w="1620" w:type="dxa"/>
            <w:tcBorders>
              <w:top w:val="nil"/>
              <w:left w:val="nil"/>
              <w:bottom w:val="single" w:sz="4" w:space="0" w:color="auto"/>
              <w:right w:val="single" w:sz="4" w:space="0" w:color="auto"/>
            </w:tcBorders>
            <w:shd w:val="clear" w:color="auto" w:fill="auto"/>
            <w:noWrap/>
            <w:vAlign w:val="center"/>
            <w:hideMark/>
          </w:tcPr>
          <w:p w14:paraId="3C977D2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3,523.24 </w:t>
            </w:r>
          </w:p>
        </w:tc>
        <w:tc>
          <w:tcPr>
            <w:tcW w:w="1800" w:type="dxa"/>
            <w:tcBorders>
              <w:top w:val="nil"/>
              <w:left w:val="nil"/>
              <w:bottom w:val="single" w:sz="4" w:space="0" w:color="auto"/>
              <w:right w:val="single" w:sz="4" w:space="0" w:color="auto"/>
            </w:tcBorders>
            <w:shd w:val="clear" w:color="auto" w:fill="auto"/>
            <w:noWrap/>
            <w:vAlign w:val="center"/>
            <w:hideMark/>
          </w:tcPr>
          <w:p w14:paraId="1AA8F0A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7,783.20 </w:t>
            </w:r>
          </w:p>
        </w:tc>
      </w:tr>
      <w:tr w:rsidR="00CF0F3F" w:rsidRPr="00CF0F3F" w14:paraId="65D8AD38"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CA18738"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capex</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0BCD501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7,351 </w:t>
            </w:r>
          </w:p>
        </w:tc>
        <w:tc>
          <w:tcPr>
            <w:tcW w:w="1620" w:type="dxa"/>
            <w:tcBorders>
              <w:top w:val="nil"/>
              <w:left w:val="nil"/>
              <w:bottom w:val="single" w:sz="4" w:space="0" w:color="auto"/>
              <w:right w:val="single" w:sz="4" w:space="0" w:color="auto"/>
            </w:tcBorders>
            <w:shd w:val="clear" w:color="auto" w:fill="auto"/>
            <w:noWrap/>
            <w:vAlign w:val="center"/>
            <w:hideMark/>
          </w:tcPr>
          <w:p w14:paraId="5E85D5E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232.00 </w:t>
            </w:r>
          </w:p>
        </w:tc>
        <w:tc>
          <w:tcPr>
            <w:tcW w:w="1620" w:type="dxa"/>
            <w:tcBorders>
              <w:top w:val="nil"/>
              <w:left w:val="nil"/>
              <w:bottom w:val="single" w:sz="4" w:space="0" w:color="auto"/>
              <w:right w:val="single" w:sz="4" w:space="0" w:color="auto"/>
            </w:tcBorders>
            <w:shd w:val="clear" w:color="auto" w:fill="auto"/>
            <w:noWrap/>
            <w:vAlign w:val="center"/>
            <w:hideMark/>
          </w:tcPr>
          <w:p w14:paraId="4F6CA39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995.43 </w:t>
            </w:r>
          </w:p>
        </w:tc>
        <w:tc>
          <w:tcPr>
            <w:tcW w:w="1800" w:type="dxa"/>
            <w:tcBorders>
              <w:top w:val="nil"/>
              <w:left w:val="nil"/>
              <w:bottom w:val="single" w:sz="4" w:space="0" w:color="auto"/>
              <w:right w:val="single" w:sz="4" w:space="0" w:color="auto"/>
            </w:tcBorders>
            <w:shd w:val="clear" w:color="auto" w:fill="auto"/>
            <w:noWrap/>
            <w:vAlign w:val="center"/>
            <w:hideMark/>
          </w:tcPr>
          <w:p w14:paraId="15CC9E1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2,443.35 </w:t>
            </w:r>
          </w:p>
        </w:tc>
      </w:tr>
      <w:tr w:rsidR="00CF0F3F" w:rsidRPr="00CF0F3F" w14:paraId="5785B52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447A1C4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inventories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B9BAEF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7,343 </w:t>
            </w:r>
          </w:p>
        </w:tc>
        <w:tc>
          <w:tcPr>
            <w:tcW w:w="1620" w:type="dxa"/>
            <w:tcBorders>
              <w:top w:val="nil"/>
              <w:left w:val="nil"/>
              <w:bottom w:val="single" w:sz="4" w:space="0" w:color="auto"/>
              <w:right w:val="single" w:sz="4" w:space="0" w:color="auto"/>
            </w:tcBorders>
            <w:shd w:val="clear" w:color="auto" w:fill="auto"/>
            <w:noWrap/>
            <w:vAlign w:val="center"/>
            <w:hideMark/>
          </w:tcPr>
          <w:p w14:paraId="3E93945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363.69 </w:t>
            </w:r>
          </w:p>
        </w:tc>
        <w:tc>
          <w:tcPr>
            <w:tcW w:w="1620" w:type="dxa"/>
            <w:tcBorders>
              <w:top w:val="nil"/>
              <w:left w:val="nil"/>
              <w:bottom w:val="single" w:sz="4" w:space="0" w:color="auto"/>
              <w:right w:val="single" w:sz="4" w:space="0" w:color="auto"/>
            </w:tcBorders>
            <w:shd w:val="clear" w:color="auto" w:fill="auto"/>
            <w:noWrap/>
            <w:vAlign w:val="center"/>
            <w:hideMark/>
          </w:tcPr>
          <w:p w14:paraId="3EAEB54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3,582.99 </w:t>
            </w:r>
          </w:p>
        </w:tc>
        <w:tc>
          <w:tcPr>
            <w:tcW w:w="1800" w:type="dxa"/>
            <w:tcBorders>
              <w:top w:val="nil"/>
              <w:left w:val="nil"/>
              <w:bottom w:val="single" w:sz="4" w:space="0" w:color="auto"/>
              <w:right w:val="single" w:sz="4" w:space="0" w:color="auto"/>
            </w:tcBorders>
            <w:shd w:val="clear" w:color="auto" w:fill="auto"/>
            <w:noWrap/>
            <w:vAlign w:val="center"/>
            <w:hideMark/>
          </w:tcPr>
          <w:p w14:paraId="4F6E5A2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24,884.96 </w:t>
            </w:r>
          </w:p>
        </w:tc>
      </w:tr>
      <w:tr w:rsidR="00CF0F3F" w:rsidRPr="00CF0F3F" w14:paraId="56EE53CB"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F83865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PriceBook</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3C5840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7,295 </w:t>
            </w:r>
          </w:p>
        </w:tc>
        <w:tc>
          <w:tcPr>
            <w:tcW w:w="1620" w:type="dxa"/>
            <w:tcBorders>
              <w:top w:val="nil"/>
              <w:left w:val="nil"/>
              <w:bottom w:val="single" w:sz="4" w:space="0" w:color="auto"/>
              <w:right w:val="single" w:sz="4" w:space="0" w:color="auto"/>
            </w:tcBorders>
            <w:shd w:val="clear" w:color="auto" w:fill="auto"/>
            <w:noWrap/>
            <w:vAlign w:val="center"/>
            <w:hideMark/>
          </w:tcPr>
          <w:p w14:paraId="3B670B3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2.95 </w:t>
            </w:r>
          </w:p>
        </w:tc>
        <w:tc>
          <w:tcPr>
            <w:tcW w:w="1620" w:type="dxa"/>
            <w:tcBorders>
              <w:top w:val="nil"/>
              <w:left w:val="nil"/>
              <w:bottom w:val="single" w:sz="4" w:space="0" w:color="auto"/>
              <w:right w:val="single" w:sz="4" w:space="0" w:color="auto"/>
            </w:tcBorders>
            <w:shd w:val="clear" w:color="auto" w:fill="auto"/>
            <w:noWrap/>
            <w:vAlign w:val="center"/>
            <w:hideMark/>
          </w:tcPr>
          <w:p w14:paraId="7B26DEF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8.62 </w:t>
            </w:r>
          </w:p>
        </w:tc>
        <w:tc>
          <w:tcPr>
            <w:tcW w:w="1800" w:type="dxa"/>
            <w:tcBorders>
              <w:top w:val="nil"/>
              <w:left w:val="nil"/>
              <w:bottom w:val="single" w:sz="4" w:space="0" w:color="auto"/>
              <w:right w:val="single" w:sz="4" w:space="0" w:color="auto"/>
            </w:tcBorders>
            <w:shd w:val="clear" w:color="auto" w:fill="auto"/>
            <w:noWrap/>
            <w:vAlign w:val="center"/>
            <w:hideMark/>
          </w:tcPr>
          <w:p w14:paraId="1D440E8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92.66 </w:t>
            </w:r>
          </w:p>
        </w:tc>
      </w:tr>
      <w:tr w:rsidR="00CF0F3F" w:rsidRPr="00CF0F3F" w14:paraId="0D98ACA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0116B2A"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ROE</w:t>
            </w:r>
          </w:p>
        </w:tc>
        <w:tc>
          <w:tcPr>
            <w:tcW w:w="1715" w:type="dxa"/>
            <w:tcBorders>
              <w:top w:val="nil"/>
              <w:left w:val="nil"/>
              <w:bottom w:val="single" w:sz="4" w:space="0" w:color="auto"/>
              <w:right w:val="single" w:sz="4" w:space="0" w:color="auto"/>
            </w:tcBorders>
            <w:shd w:val="clear" w:color="auto" w:fill="auto"/>
            <w:noWrap/>
            <w:vAlign w:val="center"/>
            <w:hideMark/>
          </w:tcPr>
          <w:p w14:paraId="0748EAA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7,295 </w:t>
            </w:r>
          </w:p>
        </w:tc>
        <w:tc>
          <w:tcPr>
            <w:tcW w:w="1620" w:type="dxa"/>
            <w:tcBorders>
              <w:top w:val="nil"/>
              <w:left w:val="nil"/>
              <w:bottom w:val="single" w:sz="4" w:space="0" w:color="auto"/>
              <w:right w:val="single" w:sz="4" w:space="0" w:color="auto"/>
            </w:tcBorders>
            <w:shd w:val="clear" w:color="auto" w:fill="auto"/>
            <w:noWrap/>
            <w:vAlign w:val="center"/>
            <w:hideMark/>
          </w:tcPr>
          <w:p w14:paraId="135DB0B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14.01 </w:t>
            </w:r>
          </w:p>
        </w:tc>
        <w:tc>
          <w:tcPr>
            <w:tcW w:w="1620" w:type="dxa"/>
            <w:tcBorders>
              <w:top w:val="nil"/>
              <w:left w:val="nil"/>
              <w:bottom w:val="single" w:sz="4" w:space="0" w:color="auto"/>
              <w:right w:val="single" w:sz="4" w:space="0" w:color="auto"/>
            </w:tcBorders>
            <w:shd w:val="clear" w:color="auto" w:fill="auto"/>
            <w:noWrap/>
            <w:vAlign w:val="center"/>
            <w:hideMark/>
          </w:tcPr>
          <w:p w14:paraId="0C5196A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18.11 </w:t>
            </w:r>
          </w:p>
        </w:tc>
        <w:tc>
          <w:tcPr>
            <w:tcW w:w="1800" w:type="dxa"/>
            <w:tcBorders>
              <w:top w:val="nil"/>
              <w:left w:val="nil"/>
              <w:bottom w:val="single" w:sz="4" w:space="0" w:color="auto"/>
              <w:right w:val="single" w:sz="4" w:space="0" w:color="auto"/>
            </w:tcBorders>
            <w:shd w:val="clear" w:color="auto" w:fill="auto"/>
            <w:noWrap/>
            <w:vAlign w:val="center"/>
            <w:hideMark/>
          </w:tcPr>
          <w:p w14:paraId="310E532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212.11 </w:t>
            </w:r>
          </w:p>
        </w:tc>
      </w:tr>
      <w:tr w:rsidR="00CF0F3F" w:rsidRPr="00CF0F3F" w14:paraId="661F7E00"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5243FF6"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cash</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AB68A2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7,254 </w:t>
            </w:r>
          </w:p>
        </w:tc>
        <w:tc>
          <w:tcPr>
            <w:tcW w:w="1620" w:type="dxa"/>
            <w:tcBorders>
              <w:top w:val="nil"/>
              <w:left w:val="nil"/>
              <w:bottom w:val="single" w:sz="4" w:space="0" w:color="auto"/>
              <w:right w:val="single" w:sz="4" w:space="0" w:color="auto"/>
            </w:tcBorders>
            <w:shd w:val="clear" w:color="auto" w:fill="auto"/>
            <w:noWrap/>
            <w:vAlign w:val="center"/>
            <w:hideMark/>
          </w:tcPr>
          <w:p w14:paraId="57DF909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569.65 </w:t>
            </w:r>
          </w:p>
        </w:tc>
        <w:tc>
          <w:tcPr>
            <w:tcW w:w="1620" w:type="dxa"/>
            <w:tcBorders>
              <w:top w:val="nil"/>
              <w:left w:val="nil"/>
              <w:bottom w:val="single" w:sz="4" w:space="0" w:color="auto"/>
              <w:right w:val="single" w:sz="4" w:space="0" w:color="auto"/>
            </w:tcBorders>
            <w:shd w:val="clear" w:color="auto" w:fill="auto"/>
            <w:noWrap/>
            <w:vAlign w:val="center"/>
            <w:hideMark/>
          </w:tcPr>
          <w:p w14:paraId="36BB3CE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2,264.00 </w:t>
            </w:r>
          </w:p>
        </w:tc>
        <w:tc>
          <w:tcPr>
            <w:tcW w:w="1800" w:type="dxa"/>
            <w:tcBorders>
              <w:top w:val="nil"/>
              <w:left w:val="nil"/>
              <w:bottom w:val="single" w:sz="4" w:space="0" w:color="auto"/>
              <w:right w:val="single" w:sz="4" w:space="0" w:color="auto"/>
            </w:tcBorders>
            <w:shd w:val="clear" w:color="auto" w:fill="auto"/>
            <w:noWrap/>
            <w:vAlign w:val="center"/>
            <w:hideMark/>
          </w:tcPr>
          <w:p w14:paraId="481B9B3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7,161.80 </w:t>
            </w:r>
          </w:p>
        </w:tc>
      </w:tr>
      <w:tr w:rsidR="00CF0F3F" w:rsidRPr="00CF0F3F" w14:paraId="03747244"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131B61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intangible_assets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B23865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7,187 </w:t>
            </w:r>
          </w:p>
        </w:tc>
        <w:tc>
          <w:tcPr>
            <w:tcW w:w="1620" w:type="dxa"/>
            <w:tcBorders>
              <w:top w:val="nil"/>
              <w:left w:val="nil"/>
              <w:bottom w:val="single" w:sz="4" w:space="0" w:color="auto"/>
              <w:right w:val="single" w:sz="4" w:space="0" w:color="auto"/>
            </w:tcBorders>
            <w:shd w:val="clear" w:color="auto" w:fill="auto"/>
            <w:noWrap/>
            <w:vAlign w:val="center"/>
            <w:hideMark/>
          </w:tcPr>
          <w:p w14:paraId="2CE6A13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1,273.00 </w:t>
            </w:r>
          </w:p>
        </w:tc>
        <w:tc>
          <w:tcPr>
            <w:tcW w:w="1620" w:type="dxa"/>
            <w:tcBorders>
              <w:top w:val="nil"/>
              <w:left w:val="nil"/>
              <w:bottom w:val="single" w:sz="4" w:space="0" w:color="auto"/>
              <w:right w:val="single" w:sz="4" w:space="0" w:color="auto"/>
            </w:tcBorders>
            <w:shd w:val="clear" w:color="auto" w:fill="auto"/>
            <w:noWrap/>
            <w:vAlign w:val="center"/>
            <w:hideMark/>
          </w:tcPr>
          <w:p w14:paraId="26C35F0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5,595.74 </w:t>
            </w:r>
          </w:p>
        </w:tc>
        <w:tc>
          <w:tcPr>
            <w:tcW w:w="1800" w:type="dxa"/>
            <w:tcBorders>
              <w:top w:val="nil"/>
              <w:left w:val="nil"/>
              <w:bottom w:val="single" w:sz="4" w:space="0" w:color="auto"/>
              <w:right w:val="single" w:sz="4" w:space="0" w:color="auto"/>
            </w:tcBorders>
            <w:shd w:val="clear" w:color="auto" w:fill="auto"/>
            <w:noWrap/>
            <w:vAlign w:val="center"/>
            <w:hideMark/>
          </w:tcPr>
          <w:p w14:paraId="30212AD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14,213.34 </w:t>
            </w:r>
          </w:p>
        </w:tc>
      </w:tr>
      <w:tr w:rsidR="00CF0F3F" w:rsidRPr="00CF0F3F" w14:paraId="2B1209A8"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550421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interests_paid_net</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305413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7,042 </w:t>
            </w:r>
          </w:p>
        </w:tc>
        <w:tc>
          <w:tcPr>
            <w:tcW w:w="1620" w:type="dxa"/>
            <w:tcBorders>
              <w:top w:val="nil"/>
              <w:left w:val="nil"/>
              <w:bottom w:val="single" w:sz="4" w:space="0" w:color="auto"/>
              <w:right w:val="single" w:sz="4" w:space="0" w:color="auto"/>
            </w:tcBorders>
            <w:shd w:val="clear" w:color="auto" w:fill="auto"/>
            <w:noWrap/>
            <w:vAlign w:val="center"/>
            <w:hideMark/>
          </w:tcPr>
          <w:p w14:paraId="4BA34C9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123.13 </w:t>
            </w:r>
          </w:p>
        </w:tc>
        <w:tc>
          <w:tcPr>
            <w:tcW w:w="1620" w:type="dxa"/>
            <w:tcBorders>
              <w:top w:val="nil"/>
              <w:left w:val="nil"/>
              <w:bottom w:val="single" w:sz="4" w:space="0" w:color="auto"/>
              <w:right w:val="single" w:sz="4" w:space="0" w:color="auto"/>
            </w:tcBorders>
            <w:shd w:val="clear" w:color="auto" w:fill="auto"/>
            <w:noWrap/>
            <w:vAlign w:val="center"/>
            <w:hideMark/>
          </w:tcPr>
          <w:p w14:paraId="52BE41D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560.81 </w:t>
            </w:r>
          </w:p>
        </w:tc>
        <w:tc>
          <w:tcPr>
            <w:tcW w:w="1800" w:type="dxa"/>
            <w:tcBorders>
              <w:top w:val="nil"/>
              <w:left w:val="nil"/>
              <w:bottom w:val="single" w:sz="4" w:space="0" w:color="auto"/>
              <w:right w:val="single" w:sz="4" w:space="0" w:color="auto"/>
            </w:tcBorders>
            <w:shd w:val="clear" w:color="auto" w:fill="auto"/>
            <w:noWrap/>
            <w:vAlign w:val="center"/>
            <w:hideMark/>
          </w:tcPr>
          <w:p w14:paraId="67F131D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2,707.20 </w:t>
            </w:r>
          </w:p>
        </w:tc>
      </w:tr>
      <w:tr w:rsidR="00CF0F3F" w:rsidRPr="00CF0F3F" w14:paraId="0F370004"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E0931D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tax</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71CB088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7,042 </w:t>
            </w:r>
          </w:p>
        </w:tc>
        <w:tc>
          <w:tcPr>
            <w:tcW w:w="1620" w:type="dxa"/>
            <w:tcBorders>
              <w:top w:val="nil"/>
              <w:left w:val="nil"/>
              <w:bottom w:val="single" w:sz="4" w:space="0" w:color="auto"/>
              <w:right w:val="single" w:sz="4" w:space="0" w:color="auto"/>
            </w:tcBorders>
            <w:shd w:val="clear" w:color="auto" w:fill="auto"/>
            <w:noWrap/>
            <w:vAlign w:val="center"/>
            <w:hideMark/>
          </w:tcPr>
          <w:p w14:paraId="151439F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244.70 </w:t>
            </w:r>
          </w:p>
        </w:tc>
        <w:tc>
          <w:tcPr>
            <w:tcW w:w="1620" w:type="dxa"/>
            <w:tcBorders>
              <w:top w:val="nil"/>
              <w:left w:val="nil"/>
              <w:bottom w:val="single" w:sz="4" w:space="0" w:color="auto"/>
              <w:right w:val="single" w:sz="4" w:space="0" w:color="auto"/>
            </w:tcBorders>
            <w:shd w:val="clear" w:color="auto" w:fill="auto"/>
            <w:noWrap/>
            <w:vAlign w:val="center"/>
            <w:hideMark/>
          </w:tcPr>
          <w:p w14:paraId="4401188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625.90 </w:t>
            </w:r>
          </w:p>
        </w:tc>
        <w:tc>
          <w:tcPr>
            <w:tcW w:w="1800" w:type="dxa"/>
            <w:tcBorders>
              <w:top w:val="nil"/>
              <w:left w:val="nil"/>
              <w:bottom w:val="single" w:sz="4" w:space="0" w:color="auto"/>
              <w:right w:val="single" w:sz="4" w:space="0" w:color="auto"/>
            </w:tcBorders>
            <w:shd w:val="clear" w:color="auto" w:fill="auto"/>
            <w:noWrap/>
            <w:vAlign w:val="center"/>
            <w:hideMark/>
          </w:tcPr>
          <w:p w14:paraId="7917557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2,177.10 </w:t>
            </w:r>
          </w:p>
        </w:tc>
      </w:tr>
      <w:tr w:rsidR="00CF0F3F" w:rsidRPr="00CF0F3F" w14:paraId="3055CDB6"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4C085313"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marketable_sec</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7667CD8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7,022 </w:t>
            </w:r>
          </w:p>
        </w:tc>
        <w:tc>
          <w:tcPr>
            <w:tcW w:w="1620" w:type="dxa"/>
            <w:tcBorders>
              <w:top w:val="nil"/>
              <w:left w:val="nil"/>
              <w:bottom w:val="single" w:sz="4" w:space="0" w:color="auto"/>
              <w:right w:val="single" w:sz="4" w:space="0" w:color="auto"/>
            </w:tcBorders>
            <w:shd w:val="clear" w:color="auto" w:fill="auto"/>
            <w:noWrap/>
            <w:vAlign w:val="center"/>
            <w:hideMark/>
          </w:tcPr>
          <w:p w14:paraId="074494C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6D0C5CF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145.41 </w:t>
            </w:r>
          </w:p>
        </w:tc>
        <w:tc>
          <w:tcPr>
            <w:tcW w:w="1800" w:type="dxa"/>
            <w:tcBorders>
              <w:top w:val="nil"/>
              <w:left w:val="nil"/>
              <w:bottom w:val="single" w:sz="4" w:space="0" w:color="auto"/>
              <w:right w:val="single" w:sz="4" w:space="0" w:color="auto"/>
            </w:tcBorders>
            <w:shd w:val="clear" w:color="auto" w:fill="auto"/>
            <w:noWrap/>
            <w:vAlign w:val="center"/>
            <w:hideMark/>
          </w:tcPr>
          <w:p w14:paraId="0E56BB2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1,268.48 </w:t>
            </w:r>
          </w:p>
        </w:tc>
      </w:tr>
      <w:tr w:rsidR="00CF0F3F" w:rsidRPr="00CF0F3F" w14:paraId="34928DBE"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6C18818"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op_in_before_dep</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98EFDC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7,006 </w:t>
            </w:r>
          </w:p>
        </w:tc>
        <w:tc>
          <w:tcPr>
            <w:tcW w:w="1620" w:type="dxa"/>
            <w:tcBorders>
              <w:top w:val="nil"/>
              <w:left w:val="nil"/>
              <w:bottom w:val="single" w:sz="4" w:space="0" w:color="auto"/>
              <w:right w:val="single" w:sz="4" w:space="0" w:color="auto"/>
            </w:tcBorders>
            <w:shd w:val="clear" w:color="auto" w:fill="auto"/>
            <w:noWrap/>
            <w:vAlign w:val="center"/>
            <w:hideMark/>
          </w:tcPr>
          <w:p w14:paraId="6DAA74D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1,393.38 </w:t>
            </w:r>
          </w:p>
        </w:tc>
        <w:tc>
          <w:tcPr>
            <w:tcW w:w="1620" w:type="dxa"/>
            <w:tcBorders>
              <w:top w:val="nil"/>
              <w:left w:val="nil"/>
              <w:bottom w:val="single" w:sz="4" w:space="0" w:color="auto"/>
              <w:right w:val="single" w:sz="4" w:space="0" w:color="auto"/>
            </w:tcBorders>
            <w:shd w:val="clear" w:color="auto" w:fill="auto"/>
            <w:noWrap/>
            <w:vAlign w:val="center"/>
            <w:hideMark/>
          </w:tcPr>
          <w:p w14:paraId="3F5122C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3,653.15 </w:t>
            </w:r>
          </w:p>
        </w:tc>
        <w:tc>
          <w:tcPr>
            <w:tcW w:w="1800" w:type="dxa"/>
            <w:tcBorders>
              <w:top w:val="nil"/>
              <w:left w:val="nil"/>
              <w:bottom w:val="single" w:sz="4" w:space="0" w:color="auto"/>
              <w:right w:val="single" w:sz="4" w:space="0" w:color="auto"/>
            </w:tcBorders>
            <w:shd w:val="clear" w:color="auto" w:fill="auto"/>
            <w:noWrap/>
            <w:vAlign w:val="center"/>
            <w:hideMark/>
          </w:tcPr>
          <w:p w14:paraId="26AF77C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7,352.76 </w:t>
            </w:r>
          </w:p>
        </w:tc>
      </w:tr>
      <w:tr w:rsidR="00CF0F3F" w:rsidRPr="00CF0F3F" w14:paraId="42EDC24C"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5548F4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lastRenderedPageBreak/>
              <w:t>amort</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80AA90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6,958 </w:t>
            </w:r>
          </w:p>
        </w:tc>
        <w:tc>
          <w:tcPr>
            <w:tcW w:w="1620" w:type="dxa"/>
            <w:tcBorders>
              <w:top w:val="nil"/>
              <w:left w:val="nil"/>
              <w:bottom w:val="single" w:sz="4" w:space="0" w:color="auto"/>
              <w:right w:val="single" w:sz="4" w:space="0" w:color="auto"/>
            </w:tcBorders>
            <w:shd w:val="clear" w:color="auto" w:fill="auto"/>
            <w:noWrap/>
            <w:vAlign w:val="center"/>
            <w:hideMark/>
          </w:tcPr>
          <w:p w14:paraId="5C028D5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294.73 </w:t>
            </w:r>
          </w:p>
        </w:tc>
        <w:tc>
          <w:tcPr>
            <w:tcW w:w="1620" w:type="dxa"/>
            <w:tcBorders>
              <w:top w:val="nil"/>
              <w:left w:val="nil"/>
              <w:bottom w:val="single" w:sz="4" w:space="0" w:color="auto"/>
              <w:right w:val="single" w:sz="4" w:space="0" w:color="auto"/>
            </w:tcBorders>
            <w:shd w:val="clear" w:color="auto" w:fill="auto"/>
            <w:noWrap/>
            <w:vAlign w:val="center"/>
            <w:hideMark/>
          </w:tcPr>
          <w:p w14:paraId="68F6083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873.08 </w:t>
            </w:r>
          </w:p>
        </w:tc>
        <w:tc>
          <w:tcPr>
            <w:tcW w:w="1800" w:type="dxa"/>
            <w:tcBorders>
              <w:top w:val="nil"/>
              <w:left w:val="nil"/>
              <w:bottom w:val="single" w:sz="4" w:space="0" w:color="auto"/>
              <w:right w:val="single" w:sz="4" w:space="0" w:color="auto"/>
            </w:tcBorders>
            <w:shd w:val="clear" w:color="auto" w:fill="auto"/>
            <w:noWrap/>
            <w:vAlign w:val="center"/>
            <w:hideMark/>
          </w:tcPr>
          <w:p w14:paraId="41A71C1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1,969.51 </w:t>
            </w:r>
          </w:p>
        </w:tc>
      </w:tr>
      <w:tr w:rsidR="00CF0F3F" w:rsidRPr="00CF0F3F" w14:paraId="6FD0BDE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643C7EF"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int_exp</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159EBF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6,858 </w:t>
            </w:r>
          </w:p>
        </w:tc>
        <w:tc>
          <w:tcPr>
            <w:tcW w:w="1620" w:type="dxa"/>
            <w:tcBorders>
              <w:top w:val="nil"/>
              <w:left w:val="nil"/>
              <w:bottom w:val="single" w:sz="4" w:space="0" w:color="auto"/>
              <w:right w:val="single" w:sz="4" w:space="0" w:color="auto"/>
            </w:tcBorders>
            <w:shd w:val="clear" w:color="auto" w:fill="auto"/>
            <w:noWrap/>
            <w:vAlign w:val="center"/>
            <w:hideMark/>
          </w:tcPr>
          <w:p w14:paraId="51BF7D1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128.68 </w:t>
            </w:r>
          </w:p>
        </w:tc>
        <w:tc>
          <w:tcPr>
            <w:tcW w:w="1620" w:type="dxa"/>
            <w:tcBorders>
              <w:top w:val="nil"/>
              <w:left w:val="nil"/>
              <w:bottom w:val="single" w:sz="4" w:space="0" w:color="auto"/>
              <w:right w:val="single" w:sz="4" w:space="0" w:color="auto"/>
            </w:tcBorders>
            <w:shd w:val="clear" w:color="auto" w:fill="auto"/>
            <w:noWrap/>
            <w:vAlign w:val="center"/>
            <w:hideMark/>
          </w:tcPr>
          <w:p w14:paraId="3A2F957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452.56 </w:t>
            </w:r>
          </w:p>
        </w:tc>
        <w:tc>
          <w:tcPr>
            <w:tcW w:w="1800" w:type="dxa"/>
            <w:tcBorders>
              <w:top w:val="nil"/>
              <w:left w:val="nil"/>
              <w:bottom w:val="single" w:sz="4" w:space="0" w:color="auto"/>
              <w:right w:val="single" w:sz="4" w:space="0" w:color="auto"/>
            </w:tcBorders>
            <w:shd w:val="clear" w:color="auto" w:fill="auto"/>
            <w:noWrap/>
            <w:vAlign w:val="center"/>
            <w:hideMark/>
          </w:tcPr>
          <w:p w14:paraId="4E856DC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1,993.41 </w:t>
            </w:r>
          </w:p>
        </w:tc>
      </w:tr>
      <w:tr w:rsidR="00CF0F3F" w:rsidRPr="00CF0F3F" w14:paraId="576A6924"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6118475"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EpsGrowth1Yr</w:t>
            </w:r>
          </w:p>
        </w:tc>
        <w:tc>
          <w:tcPr>
            <w:tcW w:w="1715" w:type="dxa"/>
            <w:tcBorders>
              <w:top w:val="nil"/>
              <w:left w:val="nil"/>
              <w:bottom w:val="single" w:sz="4" w:space="0" w:color="auto"/>
              <w:right w:val="single" w:sz="4" w:space="0" w:color="auto"/>
            </w:tcBorders>
            <w:shd w:val="clear" w:color="auto" w:fill="auto"/>
            <w:noWrap/>
            <w:vAlign w:val="center"/>
            <w:hideMark/>
          </w:tcPr>
          <w:p w14:paraId="591351F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6,756 </w:t>
            </w:r>
          </w:p>
        </w:tc>
        <w:tc>
          <w:tcPr>
            <w:tcW w:w="1620" w:type="dxa"/>
            <w:tcBorders>
              <w:top w:val="nil"/>
              <w:left w:val="nil"/>
              <w:bottom w:val="single" w:sz="4" w:space="0" w:color="auto"/>
              <w:right w:val="single" w:sz="4" w:space="0" w:color="auto"/>
            </w:tcBorders>
            <w:shd w:val="clear" w:color="auto" w:fill="auto"/>
            <w:noWrap/>
            <w:vAlign w:val="center"/>
            <w:hideMark/>
          </w:tcPr>
          <w:p w14:paraId="553D872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11.11 </w:t>
            </w:r>
          </w:p>
        </w:tc>
        <w:tc>
          <w:tcPr>
            <w:tcW w:w="1620" w:type="dxa"/>
            <w:tcBorders>
              <w:top w:val="nil"/>
              <w:left w:val="nil"/>
              <w:bottom w:val="single" w:sz="4" w:space="0" w:color="auto"/>
              <w:right w:val="single" w:sz="4" w:space="0" w:color="auto"/>
            </w:tcBorders>
            <w:shd w:val="clear" w:color="auto" w:fill="auto"/>
            <w:noWrap/>
            <w:vAlign w:val="center"/>
            <w:hideMark/>
          </w:tcPr>
          <w:p w14:paraId="3476524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24.28 </w:t>
            </w:r>
          </w:p>
        </w:tc>
        <w:tc>
          <w:tcPr>
            <w:tcW w:w="1800" w:type="dxa"/>
            <w:tcBorders>
              <w:top w:val="nil"/>
              <w:left w:val="nil"/>
              <w:bottom w:val="single" w:sz="4" w:space="0" w:color="auto"/>
              <w:right w:val="single" w:sz="4" w:space="0" w:color="auto"/>
            </w:tcBorders>
            <w:shd w:val="clear" w:color="auto" w:fill="auto"/>
            <w:noWrap/>
            <w:vAlign w:val="center"/>
            <w:hideMark/>
          </w:tcPr>
          <w:p w14:paraId="3A407F8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1,002.87 </w:t>
            </w:r>
          </w:p>
        </w:tc>
      </w:tr>
      <w:tr w:rsidR="00CF0F3F" w:rsidRPr="00CF0F3F" w14:paraId="0B251294"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8505BE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minority_interests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DE26DE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6,634 </w:t>
            </w:r>
          </w:p>
        </w:tc>
        <w:tc>
          <w:tcPr>
            <w:tcW w:w="1620" w:type="dxa"/>
            <w:tcBorders>
              <w:top w:val="nil"/>
              <w:left w:val="nil"/>
              <w:bottom w:val="single" w:sz="4" w:space="0" w:color="auto"/>
              <w:right w:val="single" w:sz="4" w:space="0" w:color="auto"/>
            </w:tcBorders>
            <w:shd w:val="clear" w:color="auto" w:fill="auto"/>
            <w:noWrap/>
            <w:vAlign w:val="center"/>
            <w:hideMark/>
          </w:tcPr>
          <w:p w14:paraId="629E3D1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6B9A417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158.18 </w:t>
            </w:r>
          </w:p>
        </w:tc>
        <w:tc>
          <w:tcPr>
            <w:tcW w:w="1800" w:type="dxa"/>
            <w:tcBorders>
              <w:top w:val="nil"/>
              <w:left w:val="nil"/>
              <w:bottom w:val="single" w:sz="4" w:space="0" w:color="auto"/>
              <w:right w:val="single" w:sz="4" w:space="0" w:color="auto"/>
            </w:tcBorders>
            <w:shd w:val="clear" w:color="auto" w:fill="auto"/>
            <w:noWrap/>
            <w:vAlign w:val="center"/>
            <w:hideMark/>
          </w:tcPr>
          <w:p w14:paraId="17CF6A1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1,214.84 </w:t>
            </w:r>
          </w:p>
        </w:tc>
      </w:tr>
      <w:tr w:rsidR="00CF0F3F" w:rsidRPr="00CF0F3F" w14:paraId="0F0F485F"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84669AB"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deferred_taxes_fed</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0509DE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6,471 </w:t>
            </w:r>
          </w:p>
        </w:tc>
        <w:tc>
          <w:tcPr>
            <w:tcW w:w="1620" w:type="dxa"/>
            <w:tcBorders>
              <w:top w:val="nil"/>
              <w:left w:val="nil"/>
              <w:bottom w:val="single" w:sz="4" w:space="0" w:color="auto"/>
              <w:right w:val="single" w:sz="4" w:space="0" w:color="auto"/>
            </w:tcBorders>
            <w:shd w:val="clear" w:color="auto" w:fill="auto"/>
            <w:noWrap/>
            <w:vAlign w:val="center"/>
            <w:hideMark/>
          </w:tcPr>
          <w:p w14:paraId="1FC6D6D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93.70 </w:t>
            </w:r>
          </w:p>
        </w:tc>
        <w:tc>
          <w:tcPr>
            <w:tcW w:w="1620" w:type="dxa"/>
            <w:tcBorders>
              <w:top w:val="nil"/>
              <w:left w:val="nil"/>
              <w:bottom w:val="single" w:sz="4" w:space="0" w:color="auto"/>
              <w:right w:val="single" w:sz="4" w:space="0" w:color="auto"/>
            </w:tcBorders>
            <w:shd w:val="clear" w:color="auto" w:fill="auto"/>
            <w:noWrap/>
            <w:vAlign w:val="center"/>
            <w:hideMark/>
          </w:tcPr>
          <w:p w14:paraId="2A2D2F8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327.60 </w:t>
            </w:r>
          </w:p>
        </w:tc>
        <w:tc>
          <w:tcPr>
            <w:tcW w:w="1800" w:type="dxa"/>
            <w:tcBorders>
              <w:top w:val="nil"/>
              <w:left w:val="nil"/>
              <w:bottom w:val="single" w:sz="4" w:space="0" w:color="auto"/>
              <w:right w:val="single" w:sz="4" w:space="0" w:color="auto"/>
            </w:tcBorders>
            <w:shd w:val="clear" w:color="auto" w:fill="auto"/>
            <w:noWrap/>
            <w:vAlign w:val="center"/>
            <w:hideMark/>
          </w:tcPr>
          <w:p w14:paraId="2286239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830.00 </w:t>
            </w:r>
          </w:p>
        </w:tc>
      </w:tr>
      <w:tr w:rsidR="00CF0F3F" w:rsidRPr="00CF0F3F" w14:paraId="4BDC0185"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8581E0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deferred_taxes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785EC1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6,329 </w:t>
            </w:r>
          </w:p>
        </w:tc>
        <w:tc>
          <w:tcPr>
            <w:tcW w:w="1620" w:type="dxa"/>
            <w:tcBorders>
              <w:top w:val="nil"/>
              <w:left w:val="nil"/>
              <w:bottom w:val="single" w:sz="4" w:space="0" w:color="auto"/>
              <w:right w:val="single" w:sz="4" w:space="0" w:color="auto"/>
            </w:tcBorders>
            <w:shd w:val="clear" w:color="auto" w:fill="auto"/>
            <w:noWrap/>
            <w:vAlign w:val="center"/>
            <w:hideMark/>
          </w:tcPr>
          <w:p w14:paraId="77BFACA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138.00 </w:t>
            </w:r>
          </w:p>
        </w:tc>
        <w:tc>
          <w:tcPr>
            <w:tcW w:w="1620" w:type="dxa"/>
            <w:tcBorders>
              <w:top w:val="nil"/>
              <w:left w:val="nil"/>
              <w:bottom w:val="single" w:sz="4" w:space="0" w:color="auto"/>
              <w:right w:val="single" w:sz="4" w:space="0" w:color="auto"/>
            </w:tcBorders>
            <w:shd w:val="clear" w:color="auto" w:fill="auto"/>
            <w:noWrap/>
            <w:vAlign w:val="center"/>
            <w:hideMark/>
          </w:tcPr>
          <w:p w14:paraId="0F4FBBF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1,413.62 </w:t>
            </w:r>
          </w:p>
        </w:tc>
        <w:tc>
          <w:tcPr>
            <w:tcW w:w="1800" w:type="dxa"/>
            <w:tcBorders>
              <w:top w:val="nil"/>
              <w:left w:val="nil"/>
              <w:bottom w:val="single" w:sz="4" w:space="0" w:color="auto"/>
              <w:right w:val="single" w:sz="4" w:space="0" w:color="auto"/>
            </w:tcBorders>
            <w:shd w:val="clear" w:color="auto" w:fill="auto"/>
            <w:noWrap/>
            <w:vAlign w:val="center"/>
            <w:hideMark/>
          </w:tcPr>
          <w:p w14:paraId="00EAD43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3,995.41 </w:t>
            </w:r>
          </w:p>
        </w:tc>
      </w:tr>
      <w:tr w:rsidR="00CF0F3F" w:rsidRPr="00CF0F3F" w14:paraId="6BB3A0FF"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233265B"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noncontrolling_interests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0F534A9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6,307 </w:t>
            </w:r>
          </w:p>
        </w:tc>
        <w:tc>
          <w:tcPr>
            <w:tcW w:w="1620" w:type="dxa"/>
            <w:tcBorders>
              <w:top w:val="nil"/>
              <w:left w:val="nil"/>
              <w:bottom w:val="single" w:sz="4" w:space="0" w:color="auto"/>
              <w:right w:val="single" w:sz="4" w:space="0" w:color="auto"/>
            </w:tcBorders>
            <w:shd w:val="clear" w:color="auto" w:fill="auto"/>
            <w:noWrap/>
            <w:vAlign w:val="center"/>
            <w:hideMark/>
          </w:tcPr>
          <w:p w14:paraId="0961ABB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030681E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357.12 </w:t>
            </w:r>
          </w:p>
        </w:tc>
        <w:tc>
          <w:tcPr>
            <w:tcW w:w="1800" w:type="dxa"/>
            <w:tcBorders>
              <w:top w:val="nil"/>
              <w:left w:val="nil"/>
              <w:bottom w:val="single" w:sz="4" w:space="0" w:color="auto"/>
              <w:right w:val="single" w:sz="4" w:space="0" w:color="auto"/>
            </w:tcBorders>
            <w:shd w:val="clear" w:color="auto" w:fill="auto"/>
            <w:noWrap/>
            <w:vAlign w:val="center"/>
            <w:hideMark/>
          </w:tcPr>
          <w:p w14:paraId="2BB2214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2,082.76 </w:t>
            </w:r>
          </w:p>
        </w:tc>
      </w:tr>
      <w:tr w:rsidR="00CF0F3F" w:rsidRPr="00CF0F3F" w14:paraId="54EB04CB"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5343F4F"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deferred_taxes_foreign</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06DB07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6,274 </w:t>
            </w:r>
          </w:p>
        </w:tc>
        <w:tc>
          <w:tcPr>
            <w:tcW w:w="1620" w:type="dxa"/>
            <w:tcBorders>
              <w:top w:val="nil"/>
              <w:left w:val="nil"/>
              <w:bottom w:val="single" w:sz="4" w:space="0" w:color="auto"/>
              <w:right w:val="single" w:sz="4" w:space="0" w:color="auto"/>
            </w:tcBorders>
            <w:shd w:val="clear" w:color="auto" w:fill="auto"/>
            <w:noWrap/>
            <w:vAlign w:val="center"/>
            <w:hideMark/>
          </w:tcPr>
          <w:p w14:paraId="2B1774E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28.69 </w:t>
            </w:r>
          </w:p>
        </w:tc>
        <w:tc>
          <w:tcPr>
            <w:tcW w:w="1620" w:type="dxa"/>
            <w:tcBorders>
              <w:top w:val="nil"/>
              <w:left w:val="nil"/>
              <w:bottom w:val="single" w:sz="4" w:space="0" w:color="auto"/>
              <w:right w:val="single" w:sz="4" w:space="0" w:color="auto"/>
            </w:tcBorders>
            <w:shd w:val="clear" w:color="auto" w:fill="auto"/>
            <w:noWrap/>
            <w:vAlign w:val="center"/>
            <w:hideMark/>
          </w:tcPr>
          <w:p w14:paraId="3DEBF00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251.08 </w:t>
            </w:r>
          </w:p>
        </w:tc>
        <w:tc>
          <w:tcPr>
            <w:tcW w:w="1800" w:type="dxa"/>
            <w:tcBorders>
              <w:top w:val="nil"/>
              <w:left w:val="nil"/>
              <w:bottom w:val="single" w:sz="4" w:space="0" w:color="auto"/>
              <w:right w:val="single" w:sz="4" w:space="0" w:color="auto"/>
            </w:tcBorders>
            <w:shd w:val="clear" w:color="auto" w:fill="auto"/>
            <w:noWrap/>
            <w:vAlign w:val="center"/>
            <w:hideMark/>
          </w:tcPr>
          <w:p w14:paraId="1F63DB9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1,179.31 </w:t>
            </w:r>
          </w:p>
        </w:tc>
      </w:tr>
      <w:tr w:rsidR="00CF0F3F" w:rsidRPr="00CF0F3F" w14:paraId="07FD00D0"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723C5A6"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Implied</w:t>
            </w:r>
            <w:proofErr w:type="spellEnd"/>
            <w:r w:rsidRPr="00CF0F3F">
              <w:rPr>
                <w:rFonts w:ascii="Calibri" w:eastAsia="Times New Roman" w:hAnsi="Calibri" w:cs="Calibri"/>
                <w:color w:val="000000"/>
                <w:lang w:eastAsia="ru-RU"/>
              </w:rPr>
              <w:t xml:space="preserve"> </w:t>
            </w:r>
            <w:proofErr w:type="spellStart"/>
            <w:r w:rsidRPr="00CF0F3F">
              <w:rPr>
                <w:rFonts w:ascii="Calibri" w:eastAsia="Times New Roman" w:hAnsi="Calibri" w:cs="Calibri"/>
                <w:color w:val="000000"/>
                <w:lang w:eastAsia="ru-RU"/>
              </w:rPr>
              <w:t>Option</w:t>
            </w:r>
            <w:proofErr w:type="spellEnd"/>
            <w:r w:rsidRPr="00CF0F3F">
              <w:rPr>
                <w:rFonts w:ascii="Calibri" w:eastAsia="Times New Roman" w:hAnsi="Calibri" w:cs="Calibri"/>
                <w:color w:val="000000"/>
                <w:lang w:eastAsia="ru-RU"/>
              </w:rPr>
              <w:t xml:space="preserve"> </w:t>
            </w:r>
            <w:proofErr w:type="spellStart"/>
            <w:r w:rsidRPr="00CF0F3F">
              <w:rPr>
                <w:rFonts w:ascii="Calibri" w:eastAsia="Times New Roman" w:hAnsi="Calibri" w:cs="Calibri"/>
                <w:color w:val="000000"/>
                <w:lang w:eastAsia="ru-RU"/>
              </w:rPr>
              <w:t>Expense</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2624C5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6,073 </w:t>
            </w:r>
          </w:p>
        </w:tc>
        <w:tc>
          <w:tcPr>
            <w:tcW w:w="1620" w:type="dxa"/>
            <w:tcBorders>
              <w:top w:val="nil"/>
              <w:left w:val="nil"/>
              <w:bottom w:val="single" w:sz="4" w:space="0" w:color="auto"/>
              <w:right w:val="single" w:sz="4" w:space="0" w:color="auto"/>
            </w:tcBorders>
            <w:shd w:val="clear" w:color="auto" w:fill="auto"/>
            <w:noWrap/>
            <w:vAlign w:val="center"/>
            <w:hideMark/>
          </w:tcPr>
          <w:p w14:paraId="60179A0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047D7C2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22.66 </w:t>
            </w:r>
          </w:p>
        </w:tc>
        <w:tc>
          <w:tcPr>
            <w:tcW w:w="1800" w:type="dxa"/>
            <w:tcBorders>
              <w:top w:val="nil"/>
              <w:left w:val="nil"/>
              <w:bottom w:val="single" w:sz="4" w:space="0" w:color="auto"/>
              <w:right w:val="single" w:sz="4" w:space="0" w:color="auto"/>
            </w:tcBorders>
            <w:shd w:val="clear" w:color="auto" w:fill="auto"/>
            <w:noWrap/>
            <w:vAlign w:val="center"/>
            <w:hideMark/>
          </w:tcPr>
          <w:p w14:paraId="5D119E9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102.71 </w:t>
            </w:r>
          </w:p>
        </w:tc>
      </w:tr>
      <w:tr w:rsidR="00CF0F3F" w:rsidRPr="00CF0F3F" w14:paraId="3875CC1D"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014E0C4"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mii</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0BFF715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6,061 </w:t>
            </w:r>
          </w:p>
        </w:tc>
        <w:tc>
          <w:tcPr>
            <w:tcW w:w="1620" w:type="dxa"/>
            <w:tcBorders>
              <w:top w:val="nil"/>
              <w:left w:val="nil"/>
              <w:bottom w:val="single" w:sz="4" w:space="0" w:color="auto"/>
              <w:right w:val="single" w:sz="4" w:space="0" w:color="auto"/>
            </w:tcBorders>
            <w:shd w:val="clear" w:color="auto" w:fill="auto"/>
            <w:noWrap/>
            <w:vAlign w:val="center"/>
            <w:hideMark/>
          </w:tcPr>
          <w:p w14:paraId="61AB913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0DEE9B7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41.54 </w:t>
            </w:r>
          </w:p>
        </w:tc>
        <w:tc>
          <w:tcPr>
            <w:tcW w:w="1800" w:type="dxa"/>
            <w:tcBorders>
              <w:top w:val="nil"/>
              <w:left w:val="nil"/>
              <w:bottom w:val="single" w:sz="4" w:space="0" w:color="auto"/>
              <w:right w:val="single" w:sz="4" w:space="0" w:color="auto"/>
            </w:tcBorders>
            <w:shd w:val="clear" w:color="auto" w:fill="auto"/>
            <w:noWrap/>
            <w:vAlign w:val="center"/>
            <w:hideMark/>
          </w:tcPr>
          <w:p w14:paraId="15CEC55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314.47 </w:t>
            </w:r>
          </w:p>
        </w:tc>
      </w:tr>
      <w:tr w:rsidR="00CF0F3F" w:rsidRPr="00CF0F3F" w14:paraId="56850FE0"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A2433C7"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SalesGrowth5Yr</w:t>
            </w:r>
          </w:p>
        </w:tc>
        <w:tc>
          <w:tcPr>
            <w:tcW w:w="1715" w:type="dxa"/>
            <w:tcBorders>
              <w:top w:val="nil"/>
              <w:left w:val="nil"/>
              <w:bottom w:val="single" w:sz="4" w:space="0" w:color="auto"/>
              <w:right w:val="single" w:sz="4" w:space="0" w:color="auto"/>
            </w:tcBorders>
            <w:shd w:val="clear" w:color="auto" w:fill="auto"/>
            <w:noWrap/>
            <w:vAlign w:val="center"/>
            <w:hideMark/>
          </w:tcPr>
          <w:p w14:paraId="79E3187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5,991 </w:t>
            </w:r>
          </w:p>
        </w:tc>
        <w:tc>
          <w:tcPr>
            <w:tcW w:w="1620" w:type="dxa"/>
            <w:tcBorders>
              <w:top w:val="nil"/>
              <w:left w:val="nil"/>
              <w:bottom w:val="single" w:sz="4" w:space="0" w:color="auto"/>
              <w:right w:val="single" w:sz="4" w:space="0" w:color="auto"/>
            </w:tcBorders>
            <w:shd w:val="clear" w:color="auto" w:fill="auto"/>
            <w:noWrap/>
            <w:vAlign w:val="center"/>
            <w:hideMark/>
          </w:tcPr>
          <w:p w14:paraId="182E1F1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38.54 </w:t>
            </w:r>
          </w:p>
        </w:tc>
        <w:tc>
          <w:tcPr>
            <w:tcW w:w="1620" w:type="dxa"/>
            <w:tcBorders>
              <w:top w:val="nil"/>
              <w:left w:val="nil"/>
              <w:bottom w:val="single" w:sz="4" w:space="0" w:color="auto"/>
              <w:right w:val="single" w:sz="4" w:space="0" w:color="auto"/>
            </w:tcBorders>
            <w:shd w:val="clear" w:color="auto" w:fill="auto"/>
            <w:noWrap/>
            <w:vAlign w:val="center"/>
            <w:hideMark/>
          </w:tcPr>
          <w:p w14:paraId="3C6A8BA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480.32 </w:t>
            </w:r>
          </w:p>
        </w:tc>
        <w:tc>
          <w:tcPr>
            <w:tcW w:w="1800" w:type="dxa"/>
            <w:tcBorders>
              <w:top w:val="nil"/>
              <w:left w:val="nil"/>
              <w:bottom w:val="single" w:sz="4" w:space="0" w:color="auto"/>
              <w:right w:val="single" w:sz="4" w:space="0" w:color="auto"/>
            </w:tcBorders>
            <w:shd w:val="clear" w:color="auto" w:fill="auto"/>
            <w:noWrap/>
            <w:vAlign w:val="center"/>
            <w:hideMark/>
          </w:tcPr>
          <w:p w14:paraId="5E7C02D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21,285.29 </w:t>
            </w:r>
          </w:p>
        </w:tc>
      </w:tr>
      <w:tr w:rsidR="00CF0F3F" w:rsidRPr="00CF0F3F" w14:paraId="5BDE8F31"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49BED932"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cur_assets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99F1E5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5,978 </w:t>
            </w:r>
          </w:p>
        </w:tc>
        <w:tc>
          <w:tcPr>
            <w:tcW w:w="1620" w:type="dxa"/>
            <w:tcBorders>
              <w:top w:val="nil"/>
              <w:left w:val="nil"/>
              <w:bottom w:val="single" w:sz="4" w:space="0" w:color="auto"/>
              <w:right w:val="single" w:sz="4" w:space="0" w:color="auto"/>
            </w:tcBorders>
            <w:shd w:val="clear" w:color="auto" w:fill="auto"/>
            <w:noWrap/>
            <w:vAlign w:val="center"/>
            <w:hideMark/>
          </w:tcPr>
          <w:p w14:paraId="285AEA6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2,758.05 </w:t>
            </w:r>
          </w:p>
        </w:tc>
        <w:tc>
          <w:tcPr>
            <w:tcW w:w="1620" w:type="dxa"/>
            <w:tcBorders>
              <w:top w:val="nil"/>
              <w:left w:val="nil"/>
              <w:bottom w:val="single" w:sz="4" w:space="0" w:color="auto"/>
              <w:right w:val="single" w:sz="4" w:space="0" w:color="auto"/>
            </w:tcBorders>
            <w:shd w:val="clear" w:color="auto" w:fill="auto"/>
            <w:noWrap/>
            <w:vAlign w:val="center"/>
            <w:hideMark/>
          </w:tcPr>
          <w:p w14:paraId="42DE8D1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6,628.20 </w:t>
            </w:r>
          </w:p>
        </w:tc>
        <w:tc>
          <w:tcPr>
            <w:tcW w:w="1800" w:type="dxa"/>
            <w:tcBorders>
              <w:top w:val="nil"/>
              <w:left w:val="nil"/>
              <w:bottom w:val="single" w:sz="4" w:space="0" w:color="auto"/>
              <w:right w:val="single" w:sz="4" w:space="0" w:color="auto"/>
            </w:tcBorders>
            <w:shd w:val="clear" w:color="auto" w:fill="auto"/>
            <w:noWrap/>
            <w:vAlign w:val="center"/>
            <w:hideMark/>
          </w:tcPr>
          <w:p w14:paraId="6ED77CE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11,626.96 </w:t>
            </w:r>
          </w:p>
        </w:tc>
      </w:tr>
      <w:tr w:rsidR="00CF0F3F" w:rsidRPr="00CF0F3F" w14:paraId="4B52D0F3"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04282159"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working_cap</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293FEF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5,978 </w:t>
            </w:r>
          </w:p>
        </w:tc>
        <w:tc>
          <w:tcPr>
            <w:tcW w:w="1620" w:type="dxa"/>
            <w:tcBorders>
              <w:top w:val="nil"/>
              <w:left w:val="nil"/>
              <w:bottom w:val="single" w:sz="4" w:space="0" w:color="auto"/>
              <w:right w:val="single" w:sz="4" w:space="0" w:color="auto"/>
            </w:tcBorders>
            <w:shd w:val="clear" w:color="auto" w:fill="auto"/>
            <w:noWrap/>
            <w:vAlign w:val="center"/>
            <w:hideMark/>
          </w:tcPr>
          <w:p w14:paraId="52A8327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662.65 </w:t>
            </w:r>
          </w:p>
        </w:tc>
        <w:tc>
          <w:tcPr>
            <w:tcW w:w="1620" w:type="dxa"/>
            <w:tcBorders>
              <w:top w:val="nil"/>
              <w:left w:val="nil"/>
              <w:bottom w:val="single" w:sz="4" w:space="0" w:color="auto"/>
              <w:right w:val="single" w:sz="4" w:space="0" w:color="auto"/>
            </w:tcBorders>
            <w:shd w:val="clear" w:color="auto" w:fill="auto"/>
            <w:noWrap/>
            <w:vAlign w:val="center"/>
            <w:hideMark/>
          </w:tcPr>
          <w:p w14:paraId="19A449E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1,819.34 </w:t>
            </w:r>
          </w:p>
        </w:tc>
        <w:tc>
          <w:tcPr>
            <w:tcW w:w="1800" w:type="dxa"/>
            <w:tcBorders>
              <w:top w:val="nil"/>
              <w:left w:val="nil"/>
              <w:bottom w:val="single" w:sz="4" w:space="0" w:color="auto"/>
              <w:right w:val="single" w:sz="4" w:space="0" w:color="auto"/>
            </w:tcBorders>
            <w:shd w:val="clear" w:color="auto" w:fill="auto"/>
            <w:noWrap/>
            <w:vAlign w:val="center"/>
            <w:hideMark/>
          </w:tcPr>
          <w:p w14:paraId="4EB3305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5,845.84 </w:t>
            </w:r>
          </w:p>
        </w:tc>
      </w:tr>
    </w:tbl>
    <w:p w14:paraId="1264E6D8" w14:textId="77777777" w:rsidR="00F932A4" w:rsidRDefault="00F932A4">
      <w:pPr>
        <w:spacing w:after="0" w:line="360" w:lineRule="auto"/>
        <w:ind w:firstLine="720"/>
        <w:pPrChange w:id="1106" w:author="Александр Гордеев" w:date="2020-02-25T14:34:00Z">
          <w:pPr/>
        </w:pPrChange>
      </w:pPr>
    </w:p>
    <w:sectPr w:rsidR="00F932A4" w:rsidSect="009724B7">
      <w:pgSz w:w="12240" w:h="15840"/>
      <w:pgMar w:top="1138" w:right="835" w:bottom="1138" w:left="200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9CCF42" w14:textId="77777777" w:rsidR="00692DE5" w:rsidRDefault="00692DE5" w:rsidP="009F098A">
      <w:pPr>
        <w:spacing w:after="0" w:line="240" w:lineRule="auto"/>
      </w:pPr>
      <w:r>
        <w:separator/>
      </w:r>
    </w:p>
  </w:endnote>
  <w:endnote w:type="continuationSeparator" w:id="0">
    <w:p w14:paraId="5935AFBC" w14:textId="77777777" w:rsidR="00692DE5" w:rsidRDefault="00692DE5" w:rsidP="009F0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MUSerif-Roman">
    <w:altName w:val="Calibri"/>
    <w:panose1 w:val="00000000000000000000"/>
    <w:charset w:val="CC"/>
    <w:family w:val="auto"/>
    <w:notTrueType/>
    <w:pitch w:val="default"/>
    <w:sig w:usb0="00000201" w:usb1="00000000" w:usb2="00000000" w:usb3="00000000" w:csb0="00000004" w:csb1="00000000"/>
  </w:font>
  <w:font w:name="Arial">
    <w:panose1 w:val="020B0604020202020204"/>
    <w:charset w:val="00"/>
    <w:family w:val="swiss"/>
    <w:pitch w:val="variable"/>
    <w:sig w:usb0="E0002EFF" w:usb1="C000785B" w:usb2="00000009" w:usb3="00000000" w:csb0="000001FF" w:csb1="00000000"/>
  </w:font>
  <w:font w:name="FuturisLightC">
    <w:altName w:val="Calibri"/>
    <w:panose1 w:val="00000000000000000000"/>
    <w:charset w:val="CC"/>
    <w:family w:val="auto"/>
    <w:notTrueType/>
    <w:pitch w:val="default"/>
    <w:sig w:usb0="00000201" w:usb1="00000000" w:usb2="00000000" w:usb3="00000000" w:csb0="00000004" w:csb1="00000000"/>
  </w:font>
  <w:font w:name="FPKDK O+ Adv O T 863180fb+ 20">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AD09F8" w14:textId="77777777" w:rsidR="00692DE5" w:rsidRDefault="00692DE5" w:rsidP="009F098A">
      <w:pPr>
        <w:spacing w:after="0" w:line="240" w:lineRule="auto"/>
      </w:pPr>
      <w:r>
        <w:separator/>
      </w:r>
    </w:p>
  </w:footnote>
  <w:footnote w:type="continuationSeparator" w:id="0">
    <w:p w14:paraId="24406B25" w14:textId="77777777" w:rsidR="00692DE5" w:rsidRDefault="00692DE5" w:rsidP="009F098A">
      <w:pPr>
        <w:spacing w:after="0" w:line="240" w:lineRule="auto"/>
      </w:pPr>
      <w:r>
        <w:continuationSeparator/>
      </w:r>
    </w:p>
  </w:footnote>
  <w:footnote w:id="1">
    <w:p w14:paraId="5816052D" w14:textId="0BB7F4AE" w:rsidR="000501D2" w:rsidRPr="004F3E30" w:rsidRDefault="000501D2">
      <w:pPr>
        <w:pStyle w:val="a7"/>
        <w:rPr>
          <w:lang w:val="en-US"/>
        </w:rPr>
      </w:pPr>
      <w:r>
        <w:rPr>
          <w:rStyle w:val="a9"/>
        </w:rPr>
        <w:footnoteRef/>
      </w:r>
      <w:r w:rsidRPr="004F3E30">
        <w:rPr>
          <w:lang w:val="en-US"/>
        </w:rPr>
        <w:t xml:space="preserve"> (</w:t>
      </w:r>
      <w:proofErr w:type="spellStart"/>
      <w:r w:rsidRPr="004F3E30">
        <w:rPr>
          <w:lang w:val="en-US"/>
        </w:rPr>
        <w:t>Karminsky</w:t>
      </w:r>
      <w:proofErr w:type="spellEnd"/>
      <w:r w:rsidRPr="004F3E30">
        <w:rPr>
          <w:lang w:val="en-US"/>
        </w:rPr>
        <w:t xml:space="preserve">, </w:t>
      </w:r>
      <w:proofErr w:type="spellStart"/>
      <w:r w:rsidRPr="004F3E30">
        <w:rPr>
          <w:lang w:val="en-US"/>
        </w:rPr>
        <w:t>Polozov</w:t>
      </w:r>
      <w:proofErr w:type="spellEnd"/>
      <w:r w:rsidRPr="004F3E30">
        <w:rPr>
          <w:lang w:val="en-US"/>
        </w:rPr>
        <w:t>, 2016)</w:t>
      </w:r>
    </w:p>
  </w:footnote>
  <w:footnote w:id="2">
    <w:p w14:paraId="5CCF23C7" w14:textId="16DFBA67" w:rsidR="000501D2" w:rsidRPr="004F3E30" w:rsidRDefault="000501D2">
      <w:pPr>
        <w:pStyle w:val="a7"/>
        <w:rPr>
          <w:lang w:val="en-US"/>
        </w:rPr>
      </w:pPr>
      <w:r>
        <w:rPr>
          <w:rStyle w:val="a9"/>
        </w:rPr>
        <w:footnoteRef/>
      </w:r>
      <w:r w:rsidRPr="004F3E30">
        <w:rPr>
          <w:lang w:val="en-US"/>
        </w:rPr>
        <w:t xml:space="preserve"> (Han, Pagano, Shin, 2012)</w:t>
      </w:r>
    </w:p>
  </w:footnote>
  <w:footnote w:id="3">
    <w:p w14:paraId="5C0BDC0F" w14:textId="0549D1C3" w:rsidR="000501D2" w:rsidRPr="00EB5FC7" w:rsidRDefault="000501D2">
      <w:pPr>
        <w:pStyle w:val="a7"/>
      </w:pPr>
      <w:r>
        <w:rPr>
          <w:rStyle w:val="a9"/>
        </w:rPr>
        <w:footnoteRef/>
      </w:r>
      <w:r w:rsidRPr="00EB5FC7">
        <w:t xml:space="preserve"> (</w:t>
      </w:r>
      <w:proofErr w:type="spellStart"/>
      <w:r w:rsidRPr="004F3E30">
        <w:rPr>
          <w:lang w:val="en-US"/>
        </w:rPr>
        <w:t>Vlasov</w:t>
      </w:r>
      <w:proofErr w:type="spellEnd"/>
      <w:r w:rsidRPr="00EB5FC7">
        <w:t xml:space="preserve">, </w:t>
      </w:r>
      <w:proofErr w:type="spellStart"/>
      <w:r w:rsidRPr="004F3E30">
        <w:rPr>
          <w:lang w:val="en-US"/>
        </w:rPr>
        <w:t>Abrekov</w:t>
      </w:r>
      <w:proofErr w:type="spellEnd"/>
      <w:r w:rsidRPr="00EB5FC7">
        <w:t>, 2018)</w:t>
      </w:r>
    </w:p>
  </w:footnote>
  <w:footnote w:id="4">
    <w:p w14:paraId="31ADBD7B" w14:textId="7448A101" w:rsidR="000501D2" w:rsidRPr="00EB5FC7" w:rsidRDefault="000501D2">
      <w:pPr>
        <w:pStyle w:val="a7"/>
      </w:pPr>
      <w:r>
        <w:rPr>
          <w:rStyle w:val="a9"/>
        </w:rPr>
        <w:footnoteRef/>
      </w:r>
      <w:r w:rsidRPr="00EB5FC7">
        <w:t xml:space="preserve"> </w:t>
      </w:r>
      <w:r>
        <w:t>Тут чел из рейтингов</w:t>
      </w:r>
    </w:p>
  </w:footnote>
  <w:footnote w:id="5">
    <w:p w14:paraId="0D03DB54" w14:textId="5C8DFC25" w:rsidR="000501D2" w:rsidRPr="004F3E30" w:rsidRDefault="000501D2">
      <w:pPr>
        <w:pStyle w:val="a7"/>
        <w:rPr>
          <w:lang w:val="en-US"/>
        </w:rPr>
      </w:pPr>
      <w:r>
        <w:rPr>
          <w:rStyle w:val="a9"/>
        </w:rPr>
        <w:footnoteRef/>
      </w:r>
      <w:r w:rsidRPr="004F3E30">
        <w:rPr>
          <w:lang w:val="en-US"/>
        </w:rPr>
        <w:t xml:space="preserve"> (</w:t>
      </w:r>
      <w:proofErr w:type="spellStart"/>
      <w:r w:rsidRPr="004F3E30">
        <w:rPr>
          <w:lang w:val="en-US"/>
        </w:rPr>
        <w:t>Karminsky</w:t>
      </w:r>
      <w:proofErr w:type="spellEnd"/>
      <w:r w:rsidRPr="004F3E30">
        <w:rPr>
          <w:lang w:val="en-US"/>
        </w:rPr>
        <w:t xml:space="preserve">, </w:t>
      </w:r>
      <w:proofErr w:type="spellStart"/>
      <w:r w:rsidRPr="004F3E30">
        <w:rPr>
          <w:lang w:val="en-US"/>
        </w:rPr>
        <w:t>Polozov</w:t>
      </w:r>
      <w:proofErr w:type="spellEnd"/>
      <w:r w:rsidRPr="004F3E30">
        <w:rPr>
          <w:lang w:val="en-US"/>
        </w:rPr>
        <w:t>, 2016).</w:t>
      </w:r>
    </w:p>
  </w:footnote>
  <w:footnote w:id="6">
    <w:p w14:paraId="583A2948" w14:textId="6B5EBBFB" w:rsidR="000501D2" w:rsidRPr="00A1389E" w:rsidRDefault="000501D2">
      <w:pPr>
        <w:pStyle w:val="a7"/>
        <w:rPr>
          <w:lang w:val="en-US"/>
        </w:rPr>
      </w:pPr>
      <w:r>
        <w:rPr>
          <w:rStyle w:val="a9"/>
        </w:rPr>
        <w:footnoteRef/>
      </w:r>
      <w:r w:rsidRPr="00A1389E">
        <w:rPr>
          <w:lang w:val="en-US"/>
        </w:rPr>
        <w:t xml:space="preserve"> </w:t>
      </w:r>
      <w:proofErr w:type="spellStart"/>
      <w:r w:rsidRPr="00A1389E">
        <w:rPr>
          <w:lang w:val="en-US"/>
        </w:rPr>
        <w:t>Breiman</w:t>
      </w:r>
      <w:proofErr w:type="spellEnd"/>
      <w:r w:rsidRPr="00A1389E">
        <w:rPr>
          <w:lang w:val="en-US"/>
        </w:rPr>
        <w:t>, Leo. Random Forests // Machine Learning, 45(1), 5-32, 2001</w:t>
      </w:r>
    </w:p>
  </w:footnote>
  <w:footnote w:id="7">
    <w:p w14:paraId="41DC4C2F" w14:textId="4C87E4F9" w:rsidR="000501D2" w:rsidRPr="00F27000" w:rsidRDefault="000501D2">
      <w:pPr>
        <w:pStyle w:val="a7"/>
      </w:pPr>
      <w:r>
        <w:rPr>
          <w:rStyle w:val="a9"/>
        </w:rPr>
        <w:footnoteRef/>
      </w:r>
      <w:r w:rsidRPr="00F27000">
        <w:t xml:space="preserve"> </w:t>
      </w:r>
      <w:r>
        <w:t>ОДС</w:t>
      </w:r>
    </w:p>
  </w:footnote>
  <w:footnote w:id="8">
    <w:p w14:paraId="6FCC33D3" w14:textId="3FC922B0" w:rsidR="000501D2" w:rsidRPr="0035275F" w:rsidRDefault="000501D2">
      <w:pPr>
        <w:pStyle w:val="a7"/>
        <w:rPr>
          <w:lang w:val="en-US"/>
        </w:rPr>
      </w:pPr>
      <w:r>
        <w:rPr>
          <w:rStyle w:val="a9"/>
        </w:rPr>
        <w:footnoteRef/>
      </w:r>
      <w:r w:rsidRPr="00881103">
        <w:t xml:space="preserve"> </w:t>
      </w:r>
      <w:r>
        <w:t xml:space="preserve">Журавлёв Ю. И. Об алгебраическом подходе к решению задач распознавания или классификации // Проблемы кибернетики. </w:t>
      </w:r>
      <w:r w:rsidRPr="00F27000">
        <w:rPr>
          <w:lang w:val="en-US"/>
        </w:rPr>
        <w:t>1978</w:t>
      </w:r>
    </w:p>
  </w:footnote>
  <w:footnote w:id="9">
    <w:p w14:paraId="7943E881" w14:textId="5608F255" w:rsidR="000501D2" w:rsidRPr="00A1389E" w:rsidRDefault="000501D2">
      <w:pPr>
        <w:pStyle w:val="a7"/>
        <w:rPr>
          <w:lang w:val="en-US"/>
        </w:rPr>
      </w:pPr>
      <w:r>
        <w:rPr>
          <w:rStyle w:val="a9"/>
        </w:rPr>
        <w:footnoteRef/>
      </w:r>
      <w:r w:rsidRPr="00A1389E">
        <w:rPr>
          <w:lang w:val="en-US"/>
        </w:rPr>
        <w:t xml:space="preserve"> </w:t>
      </w:r>
      <w:proofErr w:type="spellStart"/>
      <w:r w:rsidRPr="00A1389E">
        <w:rPr>
          <w:lang w:val="en-US"/>
        </w:rPr>
        <w:t>Breiman</w:t>
      </w:r>
      <w:proofErr w:type="spellEnd"/>
      <w:r w:rsidRPr="00A1389E">
        <w:rPr>
          <w:lang w:val="en-US"/>
        </w:rPr>
        <w:t>, Leo. Bagging predictors // Machine learning 24.2 (1996): 123-140</w:t>
      </w:r>
    </w:p>
  </w:footnote>
  <w:footnote w:id="10">
    <w:p w14:paraId="3E2B4A76" w14:textId="04413143" w:rsidR="000501D2" w:rsidRPr="00A1389E" w:rsidRDefault="000501D2">
      <w:pPr>
        <w:pStyle w:val="a7"/>
        <w:rPr>
          <w:lang w:val="en-US"/>
        </w:rPr>
      </w:pPr>
      <w:r>
        <w:rPr>
          <w:rStyle w:val="a9"/>
        </w:rPr>
        <w:footnoteRef/>
      </w:r>
      <w:r w:rsidRPr="00A1389E">
        <w:rPr>
          <w:lang w:val="en-US"/>
        </w:rPr>
        <w:t xml:space="preserve"> </w:t>
      </w:r>
      <w:proofErr w:type="spellStart"/>
      <w:r w:rsidRPr="00A1389E">
        <w:rPr>
          <w:lang w:val="en-US"/>
        </w:rPr>
        <w:t>Skurichina</w:t>
      </w:r>
      <w:proofErr w:type="spellEnd"/>
      <w:r w:rsidRPr="00A1389E">
        <w:rPr>
          <w:lang w:val="en-US"/>
        </w:rPr>
        <w:t xml:space="preserve"> M., </w:t>
      </w:r>
      <w:proofErr w:type="spellStart"/>
      <w:r w:rsidRPr="00A1389E">
        <w:rPr>
          <w:lang w:val="en-US"/>
        </w:rPr>
        <w:t>Duin</w:t>
      </w:r>
      <w:proofErr w:type="spellEnd"/>
      <w:r w:rsidRPr="00A1389E">
        <w:rPr>
          <w:lang w:val="en-US"/>
        </w:rPr>
        <w:t xml:space="preserve"> R. P. W. Limited bagging, boosting and the random subspace method for linear classifiers // Pattern Analysis &amp; Applications. 2002. Pp. 121–135.</w:t>
      </w:r>
    </w:p>
  </w:footnote>
  <w:footnote w:id="11">
    <w:p w14:paraId="5BEEFF11" w14:textId="77777777" w:rsidR="000501D2" w:rsidRPr="00090529" w:rsidRDefault="000501D2" w:rsidP="006402DA">
      <w:pPr>
        <w:pStyle w:val="a7"/>
        <w:rPr>
          <w:lang w:val="en-US"/>
        </w:rPr>
      </w:pPr>
      <w:r>
        <w:rPr>
          <w:rStyle w:val="a9"/>
        </w:rPr>
        <w:footnoteRef/>
      </w:r>
      <w:r w:rsidRPr="00A575D0">
        <w:rPr>
          <w:lang w:val="en-US"/>
        </w:rPr>
        <w:t xml:space="preserve"> </w:t>
      </w:r>
      <w:r w:rsidRPr="00090529">
        <w:rPr>
          <w:lang w:val="en-US"/>
        </w:rPr>
        <w:t>Predicting Good Probabilities with Supervised Learning, A. Niculescu-</w:t>
      </w:r>
      <w:proofErr w:type="spellStart"/>
      <w:r w:rsidRPr="00090529">
        <w:rPr>
          <w:lang w:val="en-US"/>
        </w:rPr>
        <w:t>Mizil</w:t>
      </w:r>
      <w:proofErr w:type="spellEnd"/>
      <w:r w:rsidRPr="00090529">
        <w:rPr>
          <w:lang w:val="en-US"/>
        </w:rPr>
        <w:t xml:space="preserve"> &amp; R. Caruana, ICML 2005</w:t>
      </w:r>
    </w:p>
  </w:footnote>
  <w:footnote w:id="12">
    <w:p w14:paraId="7ABC0E7B" w14:textId="77777777" w:rsidR="000501D2" w:rsidRPr="00A575D0" w:rsidRDefault="000501D2" w:rsidP="006402DA">
      <w:pPr>
        <w:pStyle w:val="a7"/>
        <w:rPr>
          <w:lang w:val="en-US"/>
        </w:rPr>
      </w:pPr>
      <w:r w:rsidRPr="00E240E0">
        <w:rPr>
          <w:rStyle w:val="a9"/>
        </w:rPr>
        <w:footnoteRef/>
      </w:r>
      <w:r w:rsidRPr="00E240E0">
        <w:rPr>
          <w:lang w:val="en-US"/>
        </w:rPr>
        <w:t xml:space="preserve"> </w:t>
      </w:r>
      <w:r w:rsidRPr="00E240E0">
        <w:rPr>
          <w:rFonts w:ascii="Segoe UI" w:hAnsi="Segoe UI" w:cs="Segoe UI"/>
          <w:color w:val="212529"/>
          <w:lang w:val="en-US"/>
        </w:rPr>
        <w:t>On the combination of forecast probabilities for consecutive precipitation periods. Wea. Forecasting, 5, 640–650., Wilks, D. S., 1990a</w:t>
      </w:r>
    </w:p>
  </w:footnote>
  <w:footnote w:id="13">
    <w:p w14:paraId="1B8486B0" w14:textId="77777777" w:rsidR="000501D2" w:rsidRPr="00090529" w:rsidRDefault="000501D2" w:rsidP="006402DA">
      <w:pPr>
        <w:pStyle w:val="a7"/>
        <w:rPr>
          <w:lang w:val="en-US"/>
        </w:rPr>
      </w:pPr>
      <w:r>
        <w:rPr>
          <w:rStyle w:val="a9"/>
        </w:rPr>
        <w:footnoteRef/>
      </w:r>
      <w:r w:rsidRPr="00090529">
        <w:rPr>
          <w:lang w:val="en-US"/>
        </w:rPr>
        <w:t xml:space="preserve"> Probabilistic Outputs for Support Vector Machines and Comparisons to Regularized Likelihood Methods</w:t>
      </w:r>
    </w:p>
    <w:p w14:paraId="462FC71C" w14:textId="77777777" w:rsidR="000501D2" w:rsidRPr="00090529" w:rsidRDefault="000501D2" w:rsidP="006402DA">
      <w:pPr>
        <w:pStyle w:val="a7"/>
        <w:rPr>
          <w:lang w:val="en-US"/>
        </w:rPr>
      </w:pPr>
      <w:r w:rsidRPr="00090529">
        <w:rPr>
          <w:lang w:val="en-US"/>
        </w:rPr>
        <w:t>John C. Platt, ADVANCES IN LARGE MARGIN CLASSIFIERS, 1999</w:t>
      </w:r>
    </w:p>
  </w:footnote>
  <w:footnote w:id="14">
    <w:p w14:paraId="31F6475A" w14:textId="77777777" w:rsidR="000501D2" w:rsidRPr="00090529" w:rsidRDefault="000501D2" w:rsidP="006402DA">
      <w:pPr>
        <w:pStyle w:val="a7"/>
        <w:rPr>
          <w:lang w:val="en-US"/>
        </w:rPr>
      </w:pPr>
      <w:r>
        <w:rPr>
          <w:rStyle w:val="a9"/>
        </w:rPr>
        <w:footnoteRef/>
      </w:r>
      <w:r w:rsidRPr="00090529">
        <w:rPr>
          <w:lang w:val="en-US"/>
        </w:rPr>
        <w:t xml:space="preserve"> </w:t>
      </w:r>
      <w:r w:rsidR="00692DE5">
        <w:fldChar w:fldCharType="begin"/>
      </w:r>
      <w:r w:rsidR="00692DE5" w:rsidRPr="007F2C0B">
        <w:rPr>
          <w:lang w:val="en-US"/>
        </w:rPr>
        <w:instrText xml:space="preserve"> HYPERLINK "https://scikit-learn.org/stable/index.html" </w:instrText>
      </w:r>
      <w:r w:rsidR="00692DE5">
        <w:fldChar w:fldCharType="separate"/>
      </w:r>
      <w:r w:rsidRPr="00090529">
        <w:rPr>
          <w:rStyle w:val="a3"/>
          <w:lang w:val="en-US"/>
        </w:rPr>
        <w:t>https://scikit-learn.org/stable/index.html</w:t>
      </w:r>
      <w:r w:rsidR="00692DE5">
        <w:rPr>
          <w:rStyle w:val="a3"/>
          <w:lang w:val="en-US"/>
        </w:rPr>
        <w:fldChar w:fldCharType="end"/>
      </w:r>
    </w:p>
  </w:footnote>
  <w:footnote w:id="15">
    <w:p w14:paraId="1AD23E72" w14:textId="5A5D2173" w:rsidR="000501D2" w:rsidRPr="00CC7CF7" w:rsidRDefault="000501D2">
      <w:pPr>
        <w:pStyle w:val="a7"/>
        <w:rPr>
          <w:lang w:val="en-US"/>
        </w:rPr>
      </w:pPr>
      <w:r>
        <w:rPr>
          <w:rStyle w:val="a9"/>
        </w:rPr>
        <w:footnoteRef/>
      </w:r>
      <w:r w:rsidRPr="00881103">
        <w:rPr>
          <w:lang w:val="en-US"/>
        </w:rPr>
        <w:t xml:space="preserve"> </w:t>
      </w:r>
      <w:r w:rsidRPr="00CC7CF7">
        <w:rPr>
          <w:lang w:val="en-US"/>
        </w:rPr>
        <w:t xml:space="preserve">Tianqi Chen, Carlos </w:t>
      </w:r>
      <w:proofErr w:type="spellStart"/>
      <w:r w:rsidRPr="00CC7CF7">
        <w:rPr>
          <w:lang w:val="en-US"/>
        </w:rPr>
        <w:t>Guestrin</w:t>
      </w:r>
      <w:proofErr w:type="spellEnd"/>
      <w:r w:rsidRPr="00CC7CF7">
        <w:rPr>
          <w:lang w:val="en-US"/>
        </w:rPr>
        <w:t xml:space="preserve"> (2016). </w:t>
      </w:r>
      <w:proofErr w:type="spellStart"/>
      <w:r w:rsidRPr="00CC7CF7">
        <w:rPr>
          <w:lang w:val="en-US"/>
        </w:rPr>
        <w:t>XGBoost</w:t>
      </w:r>
      <w:proofErr w:type="spellEnd"/>
      <w:r w:rsidRPr="00CC7CF7">
        <w:rPr>
          <w:lang w:val="en-US"/>
        </w:rPr>
        <w:t>: A Scalable Tree Boosting System</w:t>
      </w:r>
    </w:p>
  </w:footnote>
  <w:footnote w:id="16">
    <w:p w14:paraId="1021B8E6" w14:textId="5F337730" w:rsidR="000501D2" w:rsidRPr="00881103" w:rsidRDefault="000501D2">
      <w:pPr>
        <w:pStyle w:val="a7"/>
        <w:rPr>
          <w:lang w:val="en-US"/>
        </w:rPr>
      </w:pPr>
      <w:r>
        <w:rPr>
          <w:rStyle w:val="a9"/>
        </w:rPr>
        <w:footnoteRef/>
      </w:r>
      <w:r w:rsidRPr="00881103">
        <w:rPr>
          <w:lang w:val="en-US"/>
        </w:rPr>
        <w:t xml:space="preserve"> </w:t>
      </w:r>
      <w:r w:rsidR="00692DE5">
        <w:fldChar w:fldCharType="begin"/>
      </w:r>
      <w:r w:rsidR="00692DE5" w:rsidRPr="007F2C0B">
        <w:rPr>
          <w:lang w:val="en-US"/>
        </w:rPr>
        <w:instrText xml:space="preserve"> HYPERLINK "https://catboost.ai/" </w:instrText>
      </w:r>
      <w:r w:rsidR="00692DE5">
        <w:fldChar w:fldCharType="separate"/>
      </w:r>
      <w:r w:rsidRPr="00881103">
        <w:rPr>
          <w:rStyle w:val="a3"/>
          <w:lang w:val="en-US"/>
        </w:rPr>
        <w:t>https://catboost.ai/</w:t>
      </w:r>
      <w:r w:rsidR="00692DE5">
        <w:rPr>
          <w:rStyle w:val="a3"/>
          <w:lang w:val="en-US"/>
        </w:rPr>
        <w:fldChar w:fldCharType="end"/>
      </w:r>
    </w:p>
  </w:footnote>
  <w:footnote w:id="17">
    <w:p w14:paraId="62D1C09B" w14:textId="060CE4AF" w:rsidR="000501D2" w:rsidRPr="00881103" w:rsidRDefault="000501D2">
      <w:pPr>
        <w:pStyle w:val="a7"/>
        <w:rPr>
          <w:lang w:val="en-US"/>
        </w:rPr>
      </w:pPr>
      <w:r>
        <w:rPr>
          <w:rStyle w:val="a9"/>
        </w:rPr>
        <w:footnoteRef/>
      </w:r>
      <w:r w:rsidRPr="00881103">
        <w:rPr>
          <w:lang w:val="en-US"/>
        </w:rPr>
        <w:t xml:space="preserve"> </w:t>
      </w:r>
      <w:r w:rsidR="00692DE5">
        <w:fldChar w:fldCharType="begin"/>
      </w:r>
      <w:r w:rsidR="00692DE5" w:rsidRPr="007F2C0B">
        <w:rPr>
          <w:lang w:val="en-US"/>
        </w:rPr>
        <w:instrText xml:space="preserve"> HYPERLINK "</w:instrText>
      </w:r>
      <w:r w:rsidR="00692DE5" w:rsidRPr="007F2C0B">
        <w:rPr>
          <w:lang w:val="en-US"/>
        </w:rPr>
        <w:instrText xml:space="preserve">https://lightgbm.readthedocs.io/en/latest/" </w:instrText>
      </w:r>
      <w:r w:rsidR="00692DE5">
        <w:fldChar w:fldCharType="separate"/>
      </w:r>
      <w:r w:rsidRPr="00881103">
        <w:rPr>
          <w:rStyle w:val="a3"/>
          <w:lang w:val="en-US"/>
        </w:rPr>
        <w:t>https://lightgbm.readthedocs.io/en/latest/</w:t>
      </w:r>
      <w:r w:rsidR="00692DE5">
        <w:rPr>
          <w:rStyle w:val="a3"/>
          <w:lang w:val="en-US"/>
        </w:rPr>
        <w:fldChar w:fldCharType="end"/>
      </w:r>
    </w:p>
  </w:footnote>
  <w:footnote w:id="18">
    <w:p w14:paraId="02BB5778" w14:textId="604E0B64" w:rsidR="000501D2" w:rsidRPr="00917384" w:rsidRDefault="000501D2" w:rsidP="00917384">
      <w:pPr>
        <w:autoSpaceDE w:val="0"/>
        <w:autoSpaceDN w:val="0"/>
        <w:adjustRightInd w:val="0"/>
        <w:spacing w:after="0" w:line="360" w:lineRule="auto"/>
        <w:ind w:firstLine="720"/>
        <w:jc w:val="both"/>
        <w:rPr>
          <w:lang w:val="en-US"/>
        </w:rPr>
      </w:pPr>
      <w:r>
        <w:rPr>
          <w:rStyle w:val="a9"/>
        </w:rPr>
        <w:footnoteRef/>
      </w:r>
      <w:r w:rsidRPr="00917384">
        <w:rPr>
          <w:lang w:val="en-US"/>
        </w:rPr>
        <w:t xml:space="preserve"> </w:t>
      </w:r>
      <w:proofErr w:type="spellStart"/>
      <w:r w:rsidRPr="009958FD">
        <w:rPr>
          <w:lang w:val="en-US"/>
        </w:rPr>
        <w:t>Jahrer</w:t>
      </w:r>
      <w:proofErr w:type="spellEnd"/>
      <w:r w:rsidRPr="009958FD">
        <w:rPr>
          <w:lang w:val="en-US"/>
        </w:rPr>
        <w:t>, Michael. Netflix Prize report 2009 // http://elf-project.sourceforge. net/CombiningPredictionsForAccurateRecommenderSystems.pdf</w:t>
      </w:r>
    </w:p>
  </w:footnote>
  <w:footnote w:id="19">
    <w:p w14:paraId="5CB9686F" w14:textId="7AF20D36" w:rsidR="000501D2" w:rsidRPr="00917384" w:rsidRDefault="000501D2">
      <w:pPr>
        <w:pStyle w:val="a7"/>
        <w:rPr>
          <w:lang w:val="en-US"/>
        </w:rPr>
      </w:pPr>
      <w:r>
        <w:rPr>
          <w:rStyle w:val="a9"/>
        </w:rPr>
        <w:footnoteRef/>
      </w:r>
      <w:r w:rsidRPr="00917384">
        <w:rPr>
          <w:lang w:val="en-US"/>
        </w:rPr>
        <w:t xml:space="preserve"> </w:t>
      </w:r>
      <w:r w:rsidR="00692DE5">
        <w:fldChar w:fldCharType="begin"/>
      </w:r>
      <w:r w:rsidR="00692DE5" w:rsidRPr="007F2C0B">
        <w:rPr>
          <w:lang w:val="en-US"/>
        </w:rPr>
        <w:instrText xml:space="preserve"> HYPERLINK "http://www.mac</w:instrText>
      </w:r>
      <w:r w:rsidR="00692DE5" w:rsidRPr="007F2C0B">
        <w:rPr>
          <w:lang w:val="en-US"/>
        </w:rPr>
        <w:instrText xml:space="preserve">hinelearning.ru/wiki/images/5/56/Guschin2015Stacking.pdf" </w:instrText>
      </w:r>
      <w:r w:rsidR="00692DE5">
        <w:fldChar w:fldCharType="separate"/>
      </w:r>
      <w:r w:rsidRPr="00917384">
        <w:rPr>
          <w:rStyle w:val="a3"/>
          <w:lang w:val="en-US"/>
        </w:rPr>
        <w:t>http://www.machinelearning.ru/wiki/images/5/56/Guschin2015Stacking.pdf</w:t>
      </w:r>
      <w:r w:rsidR="00692DE5">
        <w:rPr>
          <w:rStyle w:val="a3"/>
          <w:lang w:val="en-US"/>
        </w:rPr>
        <w:fldChar w:fldCharType="end"/>
      </w:r>
    </w:p>
  </w:footnote>
  <w:footnote w:id="20">
    <w:p w14:paraId="103628B9" w14:textId="68D88F44" w:rsidR="000501D2" w:rsidRPr="00A065DA" w:rsidRDefault="000501D2">
      <w:pPr>
        <w:pStyle w:val="a7"/>
        <w:rPr>
          <w:lang w:val="en-US"/>
        </w:rPr>
      </w:pPr>
      <w:r>
        <w:rPr>
          <w:rStyle w:val="a9"/>
        </w:rPr>
        <w:footnoteRef/>
      </w:r>
      <w:r w:rsidRPr="00CF12DC">
        <w:rPr>
          <w:lang w:val="en-US"/>
        </w:rPr>
        <w:t xml:space="preserve"> A nested cross-validation procedure provides an almost unbiased estimate of the true error. (Varma and Simon 2006)</w:t>
      </w:r>
    </w:p>
  </w:footnote>
  <w:footnote w:id="21">
    <w:p w14:paraId="2A3B71EA" w14:textId="2BDBC304" w:rsidR="000501D2" w:rsidRPr="00A1389E" w:rsidRDefault="000501D2">
      <w:pPr>
        <w:pStyle w:val="a7"/>
        <w:rPr>
          <w:lang w:val="en-US"/>
        </w:rPr>
      </w:pPr>
      <w:ins w:id="592" w:author="Александр Гордеев" w:date="2020-02-25T14:46:00Z">
        <w:r>
          <w:rPr>
            <w:rStyle w:val="a9"/>
          </w:rPr>
          <w:footnoteRef/>
        </w:r>
        <w:r w:rsidRPr="00A1389E">
          <w:rPr>
            <w:lang w:val="en-US"/>
          </w:rPr>
          <w:t xml:space="preserve"> </w:t>
        </w:r>
        <w:r>
          <w:fldChar w:fldCharType="begin"/>
        </w:r>
        <w:r w:rsidRPr="00A1389E">
          <w:rPr>
            <w:lang w:val="en-US"/>
          </w:rPr>
          <w:instrText xml:space="preserve"> </w:instrText>
        </w:r>
        <w:r w:rsidRPr="004F3E30">
          <w:rPr>
            <w:lang w:val="en-US"/>
          </w:rPr>
          <w:instrText>HYPERLINK</w:instrText>
        </w:r>
        <w:r w:rsidRPr="00A1389E">
          <w:rPr>
            <w:lang w:val="en-US"/>
          </w:rPr>
          <w:instrText xml:space="preserve"> "</w:instrText>
        </w:r>
        <w:r w:rsidRPr="004F3E30">
          <w:rPr>
            <w:lang w:val="en-US"/>
          </w:rPr>
          <w:instrText>https</w:instrText>
        </w:r>
        <w:r w:rsidRPr="00A1389E">
          <w:rPr>
            <w:lang w:val="en-US"/>
          </w:rPr>
          <w:instrText>://</w:instrText>
        </w:r>
        <w:r w:rsidRPr="004F3E30">
          <w:rPr>
            <w:lang w:val="en-US"/>
          </w:rPr>
          <w:instrText>www</w:instrText>
        </w:r>
        <w:r w:rsidRPr="00A1389E">
          <w:rPr>
            <w:lang w:val="en-US"/>
          </w:rPr>
          <w:instrText>.</w:instrText>
        </w:r>
        <w:r w:rsidRPr="004F3E30">
          <w:rPr>
            <w:lang w:val="en-US"/>
          </w:rPr>
          <w:instrText>msci</w:instrText>
        </w:r>
        <w:r w:rsidRPr="00A1389E">
          <w:rPr>
            <w:lang w:val="en-US"/>
          </w:rPr>
          <w:instrText>.</w:instrText>
        </w:r>
        <w:r w:rsidRPr="004F3E30">
          <w:rPr>
            <w:lang w:val="en-US"/>
          </w:rPr>
          <w:instrText>com</w:instrText>
        </w:r>
        <w:r w:rsidRPr="00A1389E">
          <w:rPr>
            <w:lang w:val="en-US"/>
          </w:rPr>
          <w:instrText>/</w:instrText>
        </w:r>
        <w:r w:rsidRPr="004F3E30">
          <w:rPr>
            <w:lang w:val="en-US"/>
          </w:rPr>
          <w:instrText>gics</w:instrText>
        </w:r>
        <w:r w:rsidRPr="00A1389E">
          <w:rPr>
            <w:lang w:val="en-US"/>
          </w:rPr>
          <w:instrText xml:space="preserve">" </w:instrText>
        </w:r>
        <w:r>
          <w:fldChar w:fldCharType="separate"/>
        </w:r>
        <w:r w:rsidRPr="004F3E30">
          <w:rPr>
            <w:rStyle w:val="a3"/>
            <w:lang w:val="en-US"/>
          </w:rPr>
          <w:t>https</w:t>
        </w:r>
        <w:r w:rsidRPr="00A1389E">
          <w:rPr>
            <w:rStyle w:val="a3"/>
            <w:lang w:val="en-US"/>
          </w:rPr>
          <w:t>://</w:t>
        </w:r>
        <w:r w:rsidRPr="004F3E30">
          <w:rPr>
            <w:rStyle w:val="a3"/>
            <w:lang w:val="en-US"/>
          </w:rPr>
          <w:t>www</w:t>
        </w:r>
        <w:r w:rsidRPr="00A1389E">
          <w:rPr>
            <w:rStyle w:val="a3"/>
            <w:lang w:val="en-US"/>
          </w:rPr>
          <w:t>.</w:t>
        </w:r>
        <w:r w:rsidRPr="004F3E30">
          <w:rPr>
            <w:rStyle w:val="a3"/>
            <w:lang w:val="en-US"/>
          </w:rPr>
          <w:t>msci</w:t>
        </w:r>
        <w:r w:rsidRPr="00A1389E">
          <w:rPr>
            <w:rStyle w:val="a3"/>
            <w:lang w:val="en-US"/>
          </w:rPr>
          <w:t>.</w:t>
        </w:r>
        <w:r w:rsidRPr="004F3E30">
          <w:rPr>
            <w:rStyle w:val="a3"/>
            <w:lang w:val="en-US"/>
          </w:rPr>
          <w:t>com</w:t>
        </w:r>
        <w:r w:rsidRPr="00A1389E">
          <w:rPr>
            <w:rStyle w:val="a3"/>
            <w:lang w:val="en-US"/>
          </w:rPr>
          <w:t>/</w:t>
        </w:r>
        <w:r w:rsidRPr="004F3E30">
          <w:rPr>
            <w:rStyle w:val="a3"/>
            <w:lang w:val="en-US"/>
          </w:rPr>
          <w:t>gics</w:t>
        </w:r>
        <w:r>
          <w:fldChar w:fldCharType="end"/>
        </w:r>
      </w:ins>
    </w:p>
  </w:footnote>
  <w:footnote w:id="22">
    <w:p w14:paraId="78A16E56" w14:textId="4D630FDC" w:rsidR="000501D2" w:rsidRPr="00F27000" w:rsidRDefault="000501D2">
      <w:pPr>
        <w:pStyle w:val="a7"/>
        <w:rPr>
          <w:lang w:val="en-US"/>
        </w:rPr>
      </w:pPr>
      <w:r>
        <w:rPr>
          <w:rStyle w:val="a9"/>
        </w:rPr>
        <w:footnoteRef/>
      </w:r>
      <w:r w:rsidRPr="00F27000">
        <w:rPr>
          <w:lang w:val="en-US"/>
        </w:rPr>
        <w:t xml:space="preserve"> </w:t>
      </w:r>
      <w:r w:rsidRPr="00E05F1A">
        <w:rPr>
          <w:lang w:val="en-US"/>
        </w:rPr>
        <w:t>https</w:t>
      </w:r>
      <w:r w:rsidRPr="00F27000">
        <w:rPr>
          <w:lang w:val="en-US"/>
        </w:rPr>
        <w:t>://</w:t>
      </w:r>
      <w:r w:rsidRPr="00E05F1A">
        <w:rPr>
          <w:lang w:val="en-US"/>
        </w:rPr>
        <w:t>github</w:t>
      </w:r>
      <w:r w:rsidRPr="00F27000">
        <w:rPr>
          <w:lang w:val="en-US"/>
        </w:rPr>
        <w:t>.</w:t>
      </w:r>
      <w:r w:rsidRPr="00E05F1A">
        <w:rPr>
          <w:lang w:val="en-US"/>
        </w:rPr>
        <w:t>com</w:t>
      </w:r>
      <w:r w:rsidRPr="00F27000">
        <w:rPr>
          <w:lang w:val="en-US"/>
        </w:rPr>
        <w:t>/</w:t>
      </w:r>
      <w:r w:rsidRPr="00E05F1A">
        <w:rPr>
          <w:lang w:val="en-US"/>
        </w:rPr>
        <w:t>gracikk</w:t>
      </w:r>
      <w:r w:rsidRPr="00F27000">
        <w:rPr>
          <w:lang w:val="en-US"/>
        </w:rPr>
        <w:t>-</w:t>
      </w:r>
      <w:r w:rsidRPr="00E05F1A">
        <w:rPr>
          <w:lang w:val="en-US"/>
        </w:rPr>
        <w:t>finance</w:t>
      </w:r>
      <w:r w:rsidRPr="00F27000">
        <w:rPr>
          <w:lang w:val="en-US"/>
        </w:rPr>
        <w:t>/</w:t>
      </w:r>
      <w:r w:rsidRPr="00E05F1A">
        <w:rPr>
          <w:lang w:val="en-US"/>
        </w:rPr>
        <w:t>gracikk</w:t>
      </w:r>
    </w:p>
  </w:footnote>
  <w:footnote w:id="23">
    <w:p w14:paraId="24E34EAA" w14:textId="49AB500E" w:rsidR="000501D2" w:rsidRPr="00834A22" w:rsidRDefault="000501D2">
      <w:pPr>
        <w:pStyle w:val="a7"/>
        <w:rPr>
          <w:lang w:val="en-US"/>
        </w:rPr>
      </w:pPr>
      <w:r>
        <w:rPr>
          <w:rStyle w:val="a9"/>
        </w:rPr>
        <w:footnoteRef/>
      </w:r>
      <w:r w:rsidRPr="00913E35">
        <w:rPr>
          <w:lang w:val="en-US"/>
        </w:rPr>
        <w:t xml:space="preserve"> </w:t>
      </w:r>
      <w:proofErr w:type="spellStart"/>
      <w:r w:rsidRPr="00C768E3">
        <w:rPr>
          <w:rFonts w:ascii="Times New Roman" w:hAnsi="Times New Roman" w:cs="Times New Roman"/>
          <w:lang w:val="x-none"/>
        </w:rPr>
        <w:t>Fama</w:t>
      </w:r>
      <w:proofErr w:type="spellEnd"/>
      <w:r w:rsidRPr="00C768E3">
        <w:rPr>
          <w:rFonts w:ascii="Times New Roman" w:hAnsi="Times New Roman" w:cs="Times New Roman"/>
          <w:lang w:val="x-none"/>
        </w:rPr>
        <w:t xml:space="preserve"> E.F. </w:t>
      </w:r>
      <w:proofErr w:type="spellStart"/>
      <w:r w:rsidRPr="00C768E3">
        <w:rPr>
          <w:rFonts w:ascii="Times New Roman" w:hAnsi="Times New Roman" w:cs="Times New Roman"/>
          <w:lang w:val="x-none"/>
        </w:rPr>
        <w:t>Efficient</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capital</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markets</w:t>
      </w:r>
      <w:proofErr w:type="spellEnd"/>
      <w:r w:rsidRPr="00C768E3">
        <w:rPr>
          <w:rFonts w:ascii="Times New Roman" w:hAnsi="Times New Roman" w:cs="Times New Roman"/>
          <w:lang w:val="x-none"/>
        </w:rPr>
        <w:t xml:space="preserve">: a </w:t>
      </w:r>
      <w:proofErr w:type="spellStart"/>
      <w:r w:rsidRPr="00C768E3">
        <w:rPr>
          <w:rFonts w:ascii="Times New Roman" w:hAnsi="Times New Roman" w:cs="Times New Roman"/>
          <w:lang w:val="x-none"/>
        </w:rPr>
        <w:t>review</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of</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theory</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and</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empirical</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work</w:t>
      </w:r>
      <w:proofErr w:type="spellEnd"/>
      <w:r w:rsidRPr="00C768E3">
        <w:rPr>
          <w:rFonts w:ascii="Times New Roman" w:hAnsi="Times New Roman" w:cs="Times New Roman"/>
          <w:lang w:val="x-none"/>
        </w:rPr>
        <w:t xml:space="preserve"> // J. </w:t>
      </w:r>
      <w:proofErr w:type="spellStart"/>
      <w:r w:rsidRPr="00C768E3">
        <w:rPr>
          <w:rFonts w:ascii="Times New Roman" w:hAnsi="Times New Roman" w:cs="Times New Roman"/>
          <w:lang w:val="x-none"/>
        </w:rPr>
        <w:t>Finance</w:t>
      </w:r>
      <w:proofErr w:type="spellEnd"/>
      <w:r w:rsidRPr="00C768E3">
        <w:rPr>
          <w:rFonts w:ascii="Times New Roman" w:hAnsi="Times New Roman" w:cs="Times New Roman"/>
          <w:lang w:val="x-none"/>
        </w:rPr>
        <w:t>. 1970. Т. 25. № 2. С. 383–417</w:t>
      </w:r>
    </w:p>
  </w:footnote>
  <w:footnote w:id="24">
    <w:p w14:paraId="0286FB7F" w14:textId="124CDD51" w:rsidR="000501D2" w:rsidRPr="00834A22" w:rsidRDefault="000501D2">
      <w:pPr>
        <w:pStyle w:val="a7"/>
        <w:rPr>
          <w:lang w:val="en-US"/>
        </w:rPr>
      </w:pPr>
      <w:r>
        <w:rPr>
          <w:rStyle w:val="a9"/>
        </w:rPr>
        <w:footnoteRef/>
      </w:r>
      <w:r w:rsidRPr="00834A22">
        <w:rPr>
          <w:lang w:val="en-US"/>
        </w:rPr>
        <w:t xml:space="preserve"> (Graham, Harvey, &amp; </w:t>
      </w:r>
      <w:proofErr w:type="spellStart"/>
      <w:r w:rsidRPr="00834A22">
        <w:rPr>
          <w:lang w:val="en-US"/>
        </w:rPr>
        <w:t>Rajgopal</w:t>
      </w:r>
      <w:proofErr w:type="spellEnd"/>
      <w:r w:rsidRPr="00834A22">
        <w:rPr>
          <w:lang w:val="en-US"/>
        </w:rPr>
        <w:t xml:space="preserve">, 2005) </w:t>
      </w:r>
      <w:proofErr w:type="spellStart"/>
      <w:r>
        <w:t>Сюрпрайз</w:t>
      </w:r>
      <w:proofErr w:type="spellEnd"/>
    </w:p>
  </w:footnote>
  <w:footnote w:id="25">
    <w:p w14:paraId="392B4AC1" w14:textId="783913DB" w:rsidR="000501D2" w:rsidRPr="00834A22" w:rsidRDefault="000501D2">
      <w:pPr>
        <w:pStyle w:val="a7"/>
        <w:rPr>
          <w:lang w:val="en-US"/>
        </w:rPr>
      </w:pPr>
      <w:r>
        <w:rPr>
          <w:rStyle w:val="a9"/>
        </w:rPr>
        <w:footnoteRef/>
      </w:r>
      <w:r w:rsidRPr="00834A22">
        <w:rPr>
          <w:lang w:val="en-US"/>
        </w:rPr>
        <w:t xml:space="preserve"> (Bernard &amp; Thomas, 1990).</w:t>
      </w:r>
    </w:p>
  </w:footnote>
  <w:footnote w:id="26">
    <w:p w14:paraId="547A0F1A" w14:textId="73C7F623" w:rsidR="000501D2" w:rsidRPr="00834A22" w:rsidRDefault="000501D2">
      <w:pPr>
        <w:pStyle w:val="a7"/>
        <w:rPr>
          <w:lang w:val="en-US"/>
        </w:rPr>
      </w:pPr>
      <w:r>
        <w:rPr>
          <w:rStyle w:val="a9"/>
        </w:rPr>
        <w:footnoteRef/>
      </w:r>
      <w:r w:rsidRPr="00834A22">
        <w:rPr>
          <w:lang w:val="en-US"/>
        </w:rPr>
        <w:t xml:space="preserve"> D. E. </w:t>
      </w:r>
      <w:proofErr w:type="spellStart"/>
      <w:r w:rsidRPr="00834A22">
        <w:rPr>
          <w:lang w:val="en-US"/>
        </w:rPr>
        <w:t>Rapach</w:t>
      </w:r>
      <w:proofErr w:type="spellEnd"/>
      <w:r w:rsidRPr="00834A22">
        <w:rPr>
          <w:lang w:val="en-US"/>
        </w:rPr>
        <w:t xml:space="preserve"> “Short interest and aggregate stock returns,”</w:t>
      </w:r>
    </w:p>
  </w:footnote>
  <w:footnote w:id="27">
    <w:p w14:paraId="50C28587" w14:textId="590F4A79" w:rsidR="000501D2" w:rsidRPr="00BE185C" w:rsidRDefault="000501D2">
      <w:pPr>
        <w:pStyle w:val="a7"/>
      </w:pPr>
      <w:r>
        <w:rPr>
          <w:rStyle w:val="a9"/>
        </w:rPr>
        <w:footnoteRef/>
      </w:r>
      <w:r w:rsidRPr="00BE185C">
        <w:t xml:space="preserve"> </w:t>
      </w:r>
      <w:r>
        <w:t>Теплова</w:t>
      </w:r>
      <w:r w:rsidRPr="00BE185C">
        <w:t xml:space="preserve"> </w:t>
      </w:r>
      <w:r>
        <w:t xml:space="preserve">новое в </w:t>
      </w:r>
      <w:proofErr w:type="spellStart"/>
      <w:r>
        <w:t>фин</w:t>
      </w:r>
      <w:proofErr w:type="spellEnd"/>
      <w:r>
        <w:t xml:space="preserve"> аналитике</w:t>
      </w:r>
    </w:p>
  </w:footnote>
  <w:footnote w:id="28">
    <w:p w14:paraId="6AEBF326" w14:textId="036EF184" w:rsidR="000501D2" w:rsidRPr="00200C6E" w:rsidRDefault="000501D2">
      <w:pPr>
        <w:pStyle w:val="a7"/>
      </w:pPr>
      <w:r>
        <w:rPr>
          <w:rStyle w:val="a9"/>
        </w:rPr>
        <w:footnoteRef/>
      </w:r>
      <w:r w:rsidRPr="00200C6E">
        <w:t xml:space="preserve"> </w:t>
      </w:r>
      <w:r>
        <w:t>Ссылка</w:t>
      </w:r>
      <w:r w:rsidRPr="00200C6E">
        <w:t xml:space="preserve"> </w:t>
      </w:r>
      <w:r>
        <w:t xml:space="preserve">на </w:t>
      </w:r>
      <w:r>
        <w:rPr>
          <w:lang w:val="en-US"/>
        </w:rPr>
        <w:t>API</w:t>
      </w:r>
    </w:p>
  </w:footnote>
  <w:footnote w:id="29">
    <w:p w14:paraId="7EF13753" w14:textId="5A61496D" w:rsidR="000501D2" w:rsidRPr="00F1135B" w:rsidRDefault="000501D2">
      <w:pPr>
        <w:pStyle w:val="a7"/>
        <w:rPr>
          <w:lang w:val="en-US"/>
        </w:rPr>
      </w:pPr>
      <w:r>
        <w:rPr>
          <w:rStyle w:val="a9"/>
        </w:rPr>
        <w:footnoteRef/>
      </w:r>
      <w:r w:rsidRPr="00BE185C">
        <w:rPr>
          <w:lang w:val="en-US"/>
        </w:rPr>
        <w:t xml:space="preserve"> </w:t>
      </w:r>
      <w:r w:rsidRPr="00F1135B">
        <w:rPr>
          <w:rFonts w:ascii="Arial" w:hAnsi="Arial" w:cs="Arial"/>
          <w:i/>
          <w:iCs/>
          <w:color w:val="222222"/>
          <w:sz w:val="21"/>
          <w:szCs w:val="21"/>
          <w:shd w:val="clear" w:color="auto" w:fill="FFFFFF"/>
          <w:lang w:val="en-US"/>
        </w:rPr>
        <w:t>de</w:t>
      </w:r>
      <w:r w:rsidRPr="00BE185C">
        <w:rPr>
          <w:rFonts w:ascii="Arial" w:hAnsi="Arial" w:cs="Arial"/>
          <w:i/>
          <w:iCs/>
          <w:color w:val="222222"/>
          <w:sz w:val="21"/>
          <w:szCs w:val="21"/>
          <w:shd w:val="clear" w:color="auto" w:fill="FFFFFF"/>
          <w:lang w:val="en-US"/>
        </w:rPr>
        <w:t xml:space="preserve"> </w:t>
      </w:r>
      <w:r w:rsidRPr="00F1135B">
        <w:rPr>
          <w:rFonts w:ascii="Arial" w:hAnsi="Arial" w:cs="Arial"/>
          <w:i/>
          <w:iCs/>
          <w:color w:val="222222"/>
          <w:sz w:val="21"/>
          <w:szCs w:val="21"/>
          <w:shd w:val="clear" w:color="auto" w:fill="FFFFFF"/>
          <w:lang w:val="en-US"/>
        </w:rPr>
        <w:t>Boor</w:t>
      </w:r>
      <w:r w:rsidRPr="00BE185C">
        <w:rPr>
          <w:rFonts w:ascii="Arial" w:hAnsi="Arial" w:cs="Arial"/>
          <w:i/>
          <w:iCs/>
          <w:color w:val="222222"/>
          <w:sz w:val="21"/>
          <w:szCs w:val="21"/>
          <w:shd w:val="clear" w:color="auto" w:fill="FFFFFF"/>
          <w:lang w:val="en-US"/>
        </w:rPr>
        <w:t xml:space="preserve">, </w:t>
      </w:r>
      <w:r w:rsidRPr="00F1135B">
        <w:rPr>
          <w:rFonts w:ascii="Arial" w:hAnsi="Arial" w:cs="Arial"/>
          <w:i/>
          <w:iCs/>
          <w:color w:val="222222"/>
          <w:sz w:val="21"/>
          <w:szCs w:val="21"/>
          <w:shd w:val="clear" w:color="auto" w:fill="FFFFFF"/>
          <w:lang w:val="en-US"/>
        </w:rPr>
        <w:t>Carl</w:t>
      </w:r>
      <w:r w:rsidRPr="00BE185C">
        <w:rPr>
          <w:rFonts w:ascii="Arial" w:hAnsi="Arial" w:cs="Arial"/>
          <w:i/>
          <w:iCs/>
          <w:color w:val="222222"/>
          <w:sz w:val="21"/>
          <w:szCs w:val="21"/>
          <w:shd w:val="clear" w:color="auto" w:fill="FFFFFF"/>
          <w:lang w:val="en-US"/>
        </w:rPr>
        <w:t>.</w:t>
      </w:r>
      <w:r w:rsidRPr="00F1135B">
        <w:rPr>
          <w:rFonts w:ascii="Arial" w:hAnsi="Arial" w:cs="Arial"/>
          <w:color w:val="222222"/>
          <w:sz w:val="21"/>
          <w:szCs w:val="21"/>
          <w:shd w:val="clear" w:color="auto" w:fill="FFFFFF"/>
          <w:lang w:val="en-US"/>
        </w:rPr>
        <w:t> A Practical Guide to Splines. — New York: Springer-Verlag, 1978.</w:t>
      </w:r>
    </w:p>
  </w:footnote>
  <w:footnote w:id="30">
    <w:p w14:paraId="57529380" w14:textId="0FCB9CEE" w:rsidR="000501D2" w:rsidRPr="004F3E30" w:rsidRDefault="000501D2">
      <w:pPr>
        <w:pStyle w:val="a7"/>
        <w:rPr>
          <w:lang w:val="en-US"/>
        </w:rPr>
      </w:pPr>
      <w:r>
        <w:rPr>
          <w:rStyle w:val="a9"/>
        </w:rPr>
        <w:footnoteRef/>
      </w:r>
      <w:r w:rsidRPr="004F3E30">
        <w:rPr>
          <w:lang w:val="en-US"/>
        </w:rPr>
        <w:t xml:space="preserve"> </w:t>
      </w:r>
      <w:r w:rsidRPr="004F3E30">
        <w:rPr>
          <w:rFonts w:ascii="Arial" w:hAnsi="Arial" w:cs="Arial"/>
          <w:color w:val="222222"/>
          <w:sz w:val="19"/>
          <w:szCs w:val="19"/>
          <w:shd w:val="clear" w:color="auto" w:fill="FFFFFF"/>
          <w:lang w:val="en-US"/>
        </w:rPr>
        <w:t> </w:t>
      </w:r>
      <w:r w:rsidR="00692DE5">
        <w:fldChar w:fldCharType="begin"/>
      </w:r>
      <w:r w:rsidR="00692DE5" w:rsidRPr="007F2C0B">
        <w:rPr>
          <w:lang w:val="en-US"/>
        </w:rPr>
        <w:instrText xml:space="preserve"> HYPERLINK "https://en.wikipedia.org/wiki/Carl_David_Tolm%C3%A9_Runge" \o "Carl David Tolmé Runge" </w:instrText>
      </w:r>
      <w:r w:rsidR="00692DE5">
        <w:fldChar w:fldCharType="separate"/>
      </w:r>
      <w:r w:rsidRPr="004F3E30">
        <w:rPr>
          <w:rStyle w:val="a3"/>
          <w:rFonts w:ascii="Arial" w:hAnsi="Arial" w:cs="Arial"/>
          <w:i/>
          <w:iCs/>
          <w:color w:val="0B0080"/>
          <w:sz w:val="19"/>
          <w:szCs w:val="19"/>
          <w:shd w:val="clear" w:color="auto" w:fill="FFFFFF"/>
          <w:lang w:val="en-US"/>
        </w:rPr>
        <w:t>Runge, Carl</w:t>
      </w:r>
      <w:r w:rsidR="00692DE5">
        <w:rPr>
          <w:rStyle w:val="a3"/>
          <w:rFonts w:ascii="Arial" w:hAnsi="Arial" w:cs="Arial"/>
          <w:i/>
          <w:iCs/>
          <w:color w:val="0B0080"/>
          <w:sz w:val="19"/>
          <w:szCs w:val="19"/>
          <w:shd w:val="clear" w:color="auto" w:fill="FFFFFF"/>
          <w:lang w:val="en-US"/>
        </w:rPr>
        <w:fldChar w:fldCharType="end"/>
      </w:r>
      <w:r w:rsidRPr="004F3E30">
        <w:rPr>
          <w:rStyle w:val="HTML"/>
          <w:rFonts w:ascii="Arial" w:hAnsi="Arial" w:cs="Arial"/>
          <w:color w:val="222222"/>
          <w:sz w:val="19"/>
          <w:szCs w:val="19"/>
          <w:shd w:val="clear" w:color="auto" w:fill="FFFFFF"/>
          <w:lang w:val="en-US"/>
        </w:rPr>
        <w:t> (1901), "</w:t>
      </w:r>
      <w:proofErr w:type="spellStart"/>
      <w:r w:rsidRPr="004F3E30">
        <w:rPr>
          <w:rStyle w:val="HTML"/>
          <w:rFonts w:ascii="Arial" w:hAnsi="Arial" w:cs="Arial"/>
          <w:color w:val="222222"/>
          <w:sz w:val="19"/>
          <w:szCs w:val="19"/>
          <w:shd w:val="clear" w:color="auto" w:fill="FFFFFF"/>
          <w:lang w:val="en-US"/>
        </w:rPr>
        <w:t>Über</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empirische</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Funktionen</w:t>
      </w:r>
      <w:proofErr w:type="spellEnd"/>
      <w:r w:rsidRPr="004F3E30">
        <w:rPr>
          <w:rStyle w:val="HTML"/>
          <w:rFonts w:ascii="Arial" w:hAnsi="Arial" w:cs="Arial"/>
          <w:color w:val="222222"/>
          <w:sz w:val="19"/>
          <w:szCs w:val="19"/>
          <w:shd w:val="clear" w:color="auto" w:fill="FFFFFF"/>
          <w:lang w:val="en-US"/>
        </w:rPr>
        <w:t xml:space="preserve"> und die Interpolation </w:t>
      </w:r>
      <w:proofErr w:type="spellStart"/>
      <w:r w:rsidRPr="004F3E30">
        <w:rPr>
          <w:rStyle w:val="HTML"/>
          <w:rFonts w:ascii="Arial" w:hAnsi="Arial" w:cs="Arial"/>
          <w:color w:val="222222"/>
          <w:sz w:val="19"/>
          <w:szCs w:val="19"/>
          <w:shd w:val="clear" w:color="auto" w:fill="FFFFFF"/>
          <w:lang w:val="en-US"/>
        </w:rPr>
        <w:t>zwischen</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äquidistanten</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Ordinaten</w:t>
      </w:r>
      <w:proofErr w:type="spellEnd"/>
      <w:r w:rsidRPr="004F3E30">
        <w:rPr>
          <w:rStyle w:val="HTML"/>
          <w:rFonts w:ascii="Arial" w:hAnsi="Arial" w:cs="Arial"/>
          <w:color w:val="222222"/>
          <w:sz w:val="19"/>
          <w:szCs w:val="19"/>
          <w:shd w:val="clear" w:color="auto" w:fill="FFFFFF"/>
          <w:lang w:val="en-US"/>
        </w:rPr>
        <w:t>", </w:t>
      </w:r>
      <w:proofErr w:type="spellStart"/>
      <w:r w:rsidRPr="004F3E30">
        <w:rPr>
          <w:rStyle w:val="HTML"/>
          <w:rFonts w:ascii="Arial" w:hAnsi="Arial" w:cs="Arial"/>
          <w:color w:val="222222"/>
          <w:sz w:val="19"/>
          <w:szCs w:val="19"/>
          <w:shd w:val="clear" w:color="auto" w:fill="FFFFFF"/>
          <w:lang w:val="en-US"/>
        </w:rPr>
        <w:t>Zeitschrift</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für</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Mathematik</w:t>
      </w:r>
      <w:proofErr w:type="spellEnd"/>
      <w:r w:rsidRPr="004F3E30">
        <w:rPr>
          <w:rStyle w:val="HTML"/>
          <w:rFonts w:ascii="Arial" w:hAnsi="Arial" w:cs="Arial"/>
          <w:color w:val="222222"/>
          <w:sz w:val="19"/>
          <w:szCs w:val="19"/>
          <w:shd w:val="clear" w:color="auto" w:fill="FFFFFF"/>
          <w:lang w:val="en-US"/>
        </w:rPr>
        <w:t xml:space="preserve"> und </w:t>
      </w:r>
      <w:proofErr w:type="spellStart"/>
      <w:r w:rsidRPr="004F3E30">
        <w:rPr>
          <w:rStyle w:val="HTML"/>
          <w:rFonts w:ascii="Arial" w:hAnsi="Arial" w:cs="Arial"/>
          <w:color w:val="222222"/>
          <w:sz w:val="19"/>
          <w:szCs w:val="19"/>
          <w:shd w:val="clear" w:color="auto" w:fill="FFFFFF"/>
          <w:lang w:val="en-US"/>
        </w:rPr>
        <w:t>Physik</w:t>
      </w:r>
      <w:proofErr w:type="spellEnd"/>
      <w:r w:rsidRPr="004F3E30">
        <w:rPr>
          <w:rStyle w:val="HTML"/>
          <w:rFonts w:ascii="Arial" w:hAnsi="Arial" w:cs="Arial"/>
          <w:color w:val="222222"/>
          <w:sz w:val="19"/>
          <w:szCs w:val="19"/>
          <w:shd w:val="clear" w:color="auto" w:fill="FFFFFF"/>
          <w:lang w:val="en-US"/>
        </w:rPr>
        <w:t>, </w:t>
      </w:r>
      <w:r w:rsidRPr="004F3E30">
        <w:rPr>
          <w:rStyle w:val="HTML"/>
          <w:rFonts w:ascii="Arial" w:hAnsi="Arial" w:cs="Arial"/>
          <w:b/>
          <w:bCs/>
          <w:color w:val="222222"/>
          <w:sz w:val="19"/>
          <w:szCs w:val="19"/>
          <w:shd w:val="clear" w:color="auto" w:fill="FFFFFF"/>
          <w:lang w:val="en-US"/>
        </w:rPr>
        <w:t>46</w:t>
      </w:r>
      <w:r w:rsidRPr="004F3E30">
        <w:rPr>
          <w:rStyle w:val="HTML"/>
          <w:rFonts w:ascii="Arial" w:hAnsi="Arial" w:cs="Arial"/>
          <w:color w:val="222222"/>
          <w:sz w:val="19"/>
          <w:szCs w:val="19"/>
          <w:shd w:val="clear" w:color="auto" w:fill="FFFFFF"/>
          <w:lang w:val="en-US"/>
        </w:rPr>
        <w:t>: 224–243.</w:t>
      </w:r>
      <w:r w:rsidRPr="004F3E30">
        <w:rPr>
          <w:rStyle w:val="reference-text"/>
          <w:rFonts w:ascii="Arial" w:hAnsi="Arial" w:cs="Arial"/>
          <w:color w:val="222222"/>
          <w:sz w:val="19"/>
          <w:szCs w:val="19"/>
          <w:shd w:val="clear" w:color="auto" w:fill="FFFFFF"/>
          <w:lang w:val="en-US"/>
        </w:rPr>
        <w:t> available at </w:t>
      </w:r>
      <w:r w:rsidR="00692DE5">
        <w:fldChar w:fldCharType="begin"/>
      </w:r>
      <w:r w:rsidR="00692DE5" w:rsidRPr="007F2C0B">
        <w:rPr>
          <w:lang w:val="en-US"/>
        </w:rPr>
        <w:instrText xml:space="preserve"> HYPERLINK "https://archive.org/details/zeitschriftfrma12runggoog" </w:instrText>
      </w:r>
      <w:r w:rsidR="00692DE5">
        <w:fldChar w:fldCharType="separate"/>
      </w:r>
      <w:r w:rsidRPr="004F3E30">
        <w:rPr>
          <w:rStyle w:val="a3"/>
          <w:rFonts w:ascii="Arial" w:hAnsi="Arial" w:cs="Arial"/>
          <w:color w:val="663366"/>
          <w:sz w:val="19"/>
          <w:szCs w:val="19"/>
          <w:shd w:val="clear" w:color="auto" w:fill="FFFFFF"/>
          <w:lang w:val="en-US"/>
        </w:rPr>
        <w:t>www.archive.org</w:t>
      </w:r>
      <w:r w:rsidR="00692DE5">
        <w:rPr>
          <w:rStyle w:val="a3"/>
          <w:rFonts w:ascii="Arial" w:hAnsi="Arial" w:cs="Arial"/>
          <w:color w:val="663366"/>
          <w:sz w:val="19"/>
          <w:szCs w:val="19"/>
          <w:shd w:val="clear" w:color="auto" w:fill="FFFFFF"/>
          <w:lang w:val="en-US"/>
        </w:rPr>
        <w:fldChar w:fldCharType="end"/>
      </w:r>
    </w:p>
  </w:footnote>
  <w:footnote w:id="31">
    <w:p w14:paraId="46A86D36" w14:textId="1288BAF7" w:rsidR="000501D2" w:rsidRDefault="000501D2">
      <w:pPr>
        <w:pStyle w:val="a7"/>
      </w:pPr>
      <w:r>
        <w:rPr>
          <w:rStyle w:val="a9"/>
        </w:rPr>
        <w:footnoteRef/>
      </w:r>
      <w:r>
        <w:t xml:space="preserve"> </w:t>
      </w:r>
      <w:r w:rsidRPr="004F3E30">
        <w:t>(Теплова 2012)</w:t>
      </w:r>
    </w:p>
  </w:footnote>
  <w:footnote w:id="32">
    <w:p w14:paraId="4B657329" w14:textId="4C39A0D3" w:rsidR="000501D2" w:rsidRPr="00006AC5" w:rsidRDefault="000501D2">
      <w:pPr>
        <w:pStyle w:val="a7"/>
      </w:pPr>
      <w:r>
        <w:rPr>
          <w:rStyle w:val="a9"/>
        </w:rPr>
        <w:footnoteRef/>
      </w:r>
      <w:r>
        <w:t xml:space="preserve"> </w:t>
      </w:r>
      <w:r>
        <w:rPr>
          <w:rFonts w:ascii="FuturisLightC" w:eastAsiaTheme="minorHAnsi" w:hAnsi="FuturisLightC" w:cs="FuturisLightC"/>
          <w:sz w:val="16"/>
          <w:szCs w:val="16"/>
          <w:lang w:eastAsia="en-US"/>
        </w:rPr>
        <w:t>http://www.sternstewart.com/?content=proprietary&amp;p=cov)</w:t>
      </w:r>
    </w:p>
  </w:footnote>
  <w:footnote w:id="33">
    <w:p w14:paraId="0A91056B" w14:textId="23735A6B" w:rsidR="000501D2" w:rsidRPr="00006AC5" w:rsidRDefault="000501D2">
      <w:pPr>
        <w:pStyle w:val="a7"/>
      </w:pPr>
      <w:r>
        <w:rPr>
          <w:rStyle w:val="a9"/>
        </w:rPr>
        <w:footnoteRef/>
      </w:r>
      <w:r>
        <w:t xml:space="preserve"> </w:t>
      </w:r>
      <w:r w:rsidRPr="00E05F1A">
        <w:t>(</w:t>
      </w:r>
      <w:proofErr w:type="spellStart"/>
      <w:r w:rsidRPr="00E05F1A">
        <w:t>Ивашковская</w:t>
      </w:r>
      <w:proofErr w:type="spellEnd"/>
      <w:r w:rsidRPr="00E05F1A">
        <w:t xml:space="preserve">, </w:t>
      </w:r>
      <w:proofErr w:type="spellStart"/>
      <w:r w:rsidRPr="00E05F1A">
        <w:t>Животова</w:t>
      </w:r>
      <w:proofErr w:type="spellEnd"/>
      <w:r w:rsidRPr="00E05F1A">
        <w:t>)</w:t>
      </w:r>
    </w:p>
  </w:footnote>
  <w:footnote w:id="34">
    <w:p w14:paraId="0916E354" w14:textId="3ACA1D84" w:rsidR="000501D2" w:rsidRDefault="000501D2">
      <w:pPr>
        <w:pStyle w:val="a7"/>
      </w:pPr>
      <w:r>
        <w:rPr>
          <w:rStyle w:val="a9"/>
        </w:rPr>
        <w:footnoteRef/>
      </w:r>
      <w:r>
        <w:t xml:space="preserve"> </w:t>
      </w:r>
      <w:proofErr w:type="spellStart"/>
      <w:r w:rsidRPr="00F7150F">
        <w:t>Колби</w:t>
      </w:r>
      <w:proofErr w:type="spellEnd"/>
      <w:r w:rsidRPr="00F7150F">
        <w:t xml:space="preserve">, Роберт. Энциклопедия технических индикаторов рынка = </w:t>
      </w:r>
      <w:proofErr w:type="spellStart"/>
      <w:r w:rsidRPr="00F7150F">
        <w:t>The</w:t>
      </w:r>
      <w:proofErr w:type="spellEnd"/>
      <w:r w:rsidRPr="00F7150F">
        <w:t xml:space="preserve"> </w:t>
      </w:r>
      <w:proofErr w:type="spellStart"/>
      <w:r w:rsidRPr="00F7150F">
        <w:t>Encyclopedia</w:t>
      </w:r>
      <w:proofErr w:type="spellEnd"/>
      <w:r w:rsidRPr="00F7150F">
        <w:t xml:space="preserve"> </w:t>
      </w:r>
      <w:proofErr w:type="spellStart"/>
      <w:r w:rsidRPr="00F7150F">
        <w:t>of</w:t>
      </w:r>
      <w:proofErr w:type="spellEnd"/>
      <w:r w:rsidRPr="00F7150F">
        <w:t xml:space="preserve"> </w:t>
      </w:r>
      <w:proofErr w:type="spellStart"/>
      <w:r w:rsidRPr="00F7150F">
        <w:t>Technical</w:t>
      </w:r>
      <w:proofErr w:type="spellEnd"/>
      <w:r w:rsidRPr="00F7150F">
        <w:t xml:space="preserve"> </w:t>
      </w:r>
      <w:proofErr w:type="spellStart"/>
      <w:r w:rsidRPr="00F7150F">
        <w:t>Market</w:t>
      </w:r>
      <w:proofErr w:type="spellEnd"/>
      <w:r w:rsidRPr="00F7150F">
        <w:t xml:space="preserve"> </w:t>
      </w:r>
      <w:proofErr w:type="spellStart"/>
      <w:r w:rsidRPr="00F7150F">
        <w:t>Indicators</w:t>
      </w:r>
      <w:proofErr w:type="spellEnd"/>
      <w:r w:rsidRPr="00F7150F">
        <w:t xml:space="preserve">. — М.: Альпина </w:t>
      </w:r>
      <w:proofErr w:type="spellStart"/>
      <w:r w:rsidRPr="00F7150F">
        <w:t>Паблишер</w:t>
      </w:r>
      <w:proofErr w:type="spellEnd"/>
      <w:r w:rsidRPr="00F7150F">
        <w:t>, 2011. — 840 с. — ISBN 978-5-9614-1443-1.</w:t>
      </w:r>
    </w:p>
  </w:footnote>
  <w:footnote w:id="35">
    <w:p w14:paraId="52D164A4" w14:textId="0C5EDAB0" w:rsidR="000501D2" w:rsidRPr="000501D2" w:rsidRDefault="000501D2">
      <w:pPr>
        <w:pStyle w:val="a7"/>
        <w:rPr>
          <w:lang w:val="en-US"/>
        </w:rPr>
      </w:pPr>
      <w:r>
        <w:rPr>
          <w:rStyle w:val="a9"/>
        </w:rPr>
        <w:footnoteRef/>
      </w:r>
      <w:r w:rsidRPr="000501D2">
        <w:rPr>
          <w:lang w:val="en-US"/>
        </w:rPr>
        <w:t xml:space="preserve"> Barron et al. 2005</w:t>
      </w:r>
    </w:p>
  </w:footnote>
  <w:footnote w:id="36">
    <w:p w14:paraId="7F8365D9" w14:textId="64D29C6D" w:rsidR="000501D2" w:rsidRPr="00A87551" w:rsidRDefault="000501D2">
      <w:pPr>
        <w:pStyle w:val="a7"/>
        <w:rPr>
          <w:lang w:val="en-US"/>
        </w:rPr>
      </w:pPr>
      <w:r>
        <w:rPr>
          <w:rStyle w:val="a9"/>
        </w:rPr>
        <w:footnoteRef/>
      </w:r>
      <w:r w:rsidRPr="00A87551">
        <w:rPr>
          <w:lang w:val="en-US"/>
        </w:rPr>
        <w:t xml:space="preserve"> </w:t>
      </w:r>
      <w:r w:rsidRPr="00A87551">
        <w:rPr>
          <w:sz w:val="12"/>
          <w:szCs w:val="12"/>
          <w:lang w:val="en-US"/>
        </w:rPr>
        <w:t>J.Financ.58,1393</w:t>
      </w:r>
      <w:r w:rsidRPr="00A87551">
        <w:rPr>
          <w:rFonts w:ascii="FPKDK O+ Adv O T 863180fb+ 20" w:hAnsi="FPKDK O+ Adv O T 863180fb+ 20" w:cs="FPKDK O+ Adv O T 863180fb+ 20"/>
          <w:sz w:val="12"/>
          <w:szCs w:val="12"/>
          <w:lang w:val="en-US"/>
        </w:rPr>
        <w:t>–</w:t>
      </w:r>
      <w:r w:rsidRPr="00A87551">
        <w:rPr>
          <w:sz w:val="12"/>
          <w:szCs w:val="12"/>
          <w:lang w:val="en-US"/>
        </w:rPr>
        <w:t>1413. Granville,J.E.,1963.Granville'sNewKeytoStockMarketProfits.PrenticeHall,NewYork.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24522"/>
    <w:multiLevelType w:val="multilevel"/>
    <w:tmpl w:val="E5EE7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643DF"/>
    <w:multiLevelType w:val="multilevel"/>
    <w:tmpl w:val="EE48FF68"/>
    <w:lvl w:ilvl="0">
      <w:start w:val="1"/>
      <w:numFmt w:val="decimal"/>
      <w:lvlText w:val="%1"/>
      <w:lvlJc w:val="left"/>
      <w:pPr>
        <w:ind w:left="421" w:hanging="421"/>
      </w:pPr>
      <w:rPr>
        <w:rFonts w:hint="default"/>
      </w:rPr>
    </w:lvl>
    <w:lvl w:ilvl="1">
      <w:start w:val="76"/>
      <w:numFmt w:val="decimal"/>
      <w:lvlText w:val="%1.%2"/>
      <w:lvlJc w:val="left"/>
      <w:pPr>
        <w:ind w:left="1318" w:hanging="421"/>
      </w:pPr>
      <w:rPr>
        <w:rFonts w:hint="default"/>
      </w:rPr>
    </w:lvl>
    <w:lvl w:ilvl="2">
      <w:start w:val="1"/>
      <w:numFmt w:val="decimal"/>
      <w:lvlText w:val="%1.%2.%3"/>
      <w:lvlJc w:val="left"/>
      <w:pPr>
        <w:ind w:left="2514" w:hanging="720"/>
      </w:pPr>
      <w:rPr>
        <w:rFonts w:hint="default"/>
      </w:rPr>
    </w:lvl>
    <w:lvl w:ilvl="3">
      <w:start w:val="1"/>
      <w:numFmt w:val="decimal"/>
      <w:lvlText w:val="%1.%2.%3.%4"/>
      <w:lvlJc w:val="left"/>
      <w:pPr>
        <w:ind w:left="3411" w:hanging="720"/>
      </w:pPr>
      <w:rPr>
        <w:rFonts w:hint="default"/>
      </w:rPr>
    </w:lvl>
    <w:lvl w:ilvl="4">
      <w:start w:val="1"/>
      <w:numFmt w:val="decimal"/>
      <w:lvlText w:val="%1.%2.%3.%4.%5"/>
      <w:lvlJc w:val="left"/>
      <w:pPr>
        <w:ind w:left="4668" w:hanging="1080"/>
      </w:pPr>
      <w:rPr>
        <w:rFonts w:hint="default"/>
      </w:rPr>
    </w:lvl>
    <w:lvl w:ilvl="5">
      <w:start w:val="1"/>
      <w:numFmt w:val="decimal"/>
      <w:lvlText w:val="%1.%2.%3.%4.%5.%6"/>
      <w:lvlJc w:val="left"/>
      <w:pPr>
        <w:ind w:left="5565" w:hanging="1080"/>
      </w:pPr>
      <w:rPr>
        <w:rFonts w:hint="default"/>
      </w:rPr>
    </w:lvl>
    <w:lvl w:ilvl="6">
      <w:start w:val="1"/>
      <w:numFmt w:val="decimal"/>
      <w:lvlText w:val="%1.%2.%3.%4.%5.%6.%7"/>
      <w:lvlJc w:val="left"/>
      <w:pPr>
        <w:ind w:left="6822" w:hanging="1440"/>
      </w:pPr>
      <w:rPr>
        <w:rFonts w:hint="default"/>
      </w:rPr>
    </w:lvl>
    <w:lvl w:ilvl="7">
      <w:start w:val="1"/>
      <w:numFmt w:val="decimal"/>
      <w:lvlText w:val="%1.%2.%3.%4.%5.%6.%7.%8"/>
      <w:lvlJc w:val="left"/>
      <w:pPr>
        <w:ind w:left="7719" w:hanging="1440"/>
      </w:pPr>
      <w:rPr>
        <w:rFonts w:hint="default"/>
      </w:rPr>
    </w:lvl>
    <w:lvl w:ilvl="8">
      <w:start w:val="1"/>
      <w:numFmt w:val="decimal"/>
      <w:lvlText w:val="%1.%2.%3.%4.%5.%6.%7.%8.%9"/>
      <w:lvlJc w:val="left"/>
      <w:pPr>
        <w:ind w:left="8976" w:hanging="1800"/>
      </w:pPr>
      <w:rPr>
        <w:rFonts w:hint="default"/>
      </w:rPr>
    </w:lvl>
  </w:abstractNum>
  <w:abstractNum w:abstractNumId="2" w15:restartNumberingAfterBreak="0">
    <w:nsid w:val="13263F9E"/>
    <w:multiLevelType w:val="hybridMultilevel"/>
    <w:tmpl w:val="B9E6624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350501"/>
    <w:multiLevelType w:val="hybridMultilevel"/>
    <w:tmpl w:val="57CA4506"/>
    <w:lvl w:ilvl="0" w:tplc="04190001">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cs="Wingdings" w:hint="default"/>
      </w:rPr>
    </w:lvl>
    <w:lvl w:ilvl="3" w:tplc="04190001" w:tentative="1">
      <w:start w:val="1"/>
      <w:numFmt w:val="bullet"/>
      <w:lvlText w:val=""/>
      <w:lvlJc w:val="left"/>
      <w:pPr>
        <w:ind w:left="3600" w:hanging="360"/>
      </w:pPr>
      <w:rPr>
        <w:rFonts w:ascii="Symbol" w:hAnsi="Symbol" w:cs="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cs="Wingdings" w:hint="default"/>
      </w:rPr>
    </w:lvl>
    <w:lvl w:ilvl="6" w:tplc="04190001" w:tentative="1">
      <w:start w:val="1"/>
      <w:numFmt w:val="bullet"/>
      <w:lvlText w:val=""/>
      <w:lvlJc w:val="left"/>
      <w:pPr>
        <w:ind w:left="5760" w:hanging="360"/>
      </w:pPr>
      <w:rPr>
        <w:rFonts w:ascii="Symbol" w:hAnsi="Symbol" w:cs="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66A2218"/>
    <w:multiLevelType w:val="hybridMultilevel"/>
    <w:tmpl w:val="7CD43A5C"/>
    <w:lvl w:ilvl="0" w:tplc="7F9E4A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A086450"/>
    <w:multiLevelType w:val="hybridMultilevel"/>
    <w:tmpl w:val="3D66BB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59D3939"/>
    <w:multiLevelType w:val="hybridMultilevel"/>
    <w:tmpl w:val="0026FE4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328E2F7D"/>
    <w:multiLevelType w:val="hybridMultilevel"/>
    <w:tmpl w:val="C5EEC552"/>
    <w:lvl w:ilvl="0" w:tplc="480440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3C304816"/>
    <w:multiLevelType w:val="hybridMultilevel"/>
    <w:tmpl w:val="2C7CD764"/>
    <w:lvl w:ilvl="0" w:tplc="D7D0D54E">
      <w:start w:val="1"/>
      <w:numFmt w:val="decimal"/>
      <w:lvlText w:val="%1."/>
      <w:lvlJc w:val="left"/>
      <w:pPr>
        <w:ind w:left="1080" w:hanging="360"/>
      </w:pPr>
      <w:rPr>
        <w:rFonts w:hint="default"/>
        <w:sz w:val="28"/>
        <w:szCs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4348506A"/>
    <w:multiLevelType w:val="hybridMultilevel"/>
    <w:tmpl w:val="6394B3C6"/>
    <w:lvl w:ilvl="0" w:tplc="64047C28">
      <w:start w:val="1"/>
      <w:numFmt w:val="bullet"/>
      <w:lvlText w:val=""/>
      <w:lvlJc w:val="left"/>
      <w:pPr>
        <w:ind w:left="1440" w:hanging="360"/>
      </w:pPr>
      <w:rPr>
        <w:rFonts w:ascii="Symbol" w:hAnsi="Symbol" w:hint="default"/>
        <w:sz w:val="1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440E14B4"/>
    <w:multiLevelType w:val="hybridMultilevel"/>
    <w:tmpl w:val="5454716C"/>
    <w:lvl w:ilvl="0" w:tplc="01A0BB6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44C44F58"/>
    <w:multiLevelType w:val="hybridMultilevel"/>
    <w:tmpl w:val="6B30A44C"/>
    <w:lvl w:ilvl="0" w:tplc="F4E0C4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4B985366"/>
    <w:multiLevelType w:val="hybridMultilevel"/>
    <w:tmpl w:val="1E448DC0"/>
    <w:lvl w:ilvl="0" w:tplc="177EC50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4C565592"/>
    <w:multiLevelType w:val="hybridMultilevel"/>
    <w:tmpl w:val="110687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71F509D8"/>
    <w:multiLevelType w:val="hybridMultilevel"/>
    <w:tmpl w:val="FA7E5C76"/>
    <w:lvl w:ilvl="0" w:tplc="D02018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74CF0621"/>
    <w:multiLevelType w:val="multilevel"/>
    <w:tmpl w:val="BBBA5BC4"/>
    <w:lvl w:ilvl="0">
      <w:start w:val="1"/>
      <w:numFmt w:val="decimal"/>
      <w:lvlText w:val="%1"/>
      <w:lvlJc w:val="left"/>
      <w:pPr>
        <w:ind w:left="421" w:hanging="421"/>
      </w:pPr>
      <w:rPr>
        <w:rFonts w:hint="default"/>
      </w:rPr>
    </w:lvl>
    <w:lvl w:ilvl="1">
      <w:start w:val="1"/>
      <w:numFmt w:val="decimal"/>
      <w:lvlText w:val="%1.%2"/>
      <w:lvlJc w:val="left"/>
      <w:pPr>
        <w:ind w:left="421" w:hanging="421"/>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B3F6BEC"/>
    <w:multiLevelType w:val="hybridMultilevel"/>
    <w:tmpl w:val="10362B62"/>
    <w:lvl w:ilvl="0" w:tplc="273693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7E39350B"/>
    <w:multiLevelType w:val="hybridMultilevel"/>
    <w:tmpl w:val="56E0642E"/>
    <w:lvl w:ilvl="0" w:tplc="CDCA630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8"/>
  </w:num>
  <w:num w:numId="2">
    <w:abstractNumId w:val="15"/>
  </w:num>
  <w:num w:numId="3">
    <w:abstractNumId w:val="11"/>
  </w:num>
  <w:num w:numId="4">
    <w:abstractNumId w:val="17"/>
  </w:num>
  <w:num w:numId="5">
    <w:abstractNumId w:val="14"/>
  </w:num>
  <w:num w:numId="6">
    <w:abstractNumId w:val="16"/>
  </w:num>
  <w:num w:numId="7">
    <w:abstractNumId w:val="4"/>
  </w:num>
  <w:num w:numId="8">
    <w:abstractNumId w:val="0"/>
  </w:num>
  <w:num w:numId="9">
    <w:abstractNumId w:val="1"/>
  </w:num>
  <w:num w:numId="10">
    <w:abstractNumId w:val="10"/>
  </w:num>
  <w:num w:numId="11">
    <w:abstractNumId w:val="7"/>
  </w:num>
  <w:num w:numId="12">
    <w:abstractNumId w:val="6"/>
  </w:num>
  <w:num w:numId="13">
    <w:abstractNumId w:val="9"/>
  </w:num>
  <w:num w:numId="14">
    <w:abstractNumId w:val="12"/>
  </w:num>
  <w:num w:numId="15">
    <w:abstractNumId w:val="13"/>
  </w:num>
  <w:num w:numId="16">
    <w:abstractNumId w:val="2"/>
  </w:num>
  <w:num w:numId="17">
    <w:abstractNumId w:val="5"/>
  </w:num>
  <w:num w:numId="1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Александр Гордеев">
    <w15:presenceInfo w15:providerId="Windows Live" w15:userId="19efb10b4f9fab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DF"/>
    <w:rsid w:val="0000252F"/>
    <w:rsid w:val="000030DC"/>
    <w:rsid w:val="0000541E"/>
    <w:rsid w:val="000060CC"/>
    <w:rsid w:val="00006AC5"/>
    <w:rsid w:val="0001565F"/>
    <w:rsid w:val="0002194A"/>
    <w:rsid w:val="000501D2"/>
    <w:rsid w:val="00054498"/>
    <w:rsid w:val="00072827"/>
    <w:rsid w:val="00076235"/>
    <w:rsid w:val="00086873"/>
    <w:rsid w:val="00090529"/>
    <w:rsid w:val="00092BDD"/>
    <w:rsid w:val="00092C25"/>
    <w:rsid w:val="000953C7"/>
    <w:rsid w:val="000A4898"/>
    <w:rsid w:val="000B35DF"/>
    <w:rsid w:val="000B7FD5"/>
    <w:rsid w:val="000C4806"/>
    <w:rsid w:val="000F2A93"/>
    <w:rsid w:val="000F7041"/>
    <w:rsid w:val="00113F49"/>
    <w:rsid w:val="00116E4B"/>
    <w:rsid w:val="0012039B"/>
    <w:rsid w:val="00124503"/>
    <w:rsid w:val="00131643"/>
    <w:rsid w:val="001344D0"/>
    <w:rsid w:val="0014039D"/>
    <w:rsid w:val="001663E2"/>
    <w:rsid w:val="001679D4"/>
    <w:rsid w:val="00176524"/>
    <w:rsid w:val="00184E8F"/>
    <w:rsid w:val="00195880"/>
    <w:rsid w:val="001D1A46"/>
    <w:rsid w:val="001D6BB1"/>
    <w:rsid w:val="001E0F71"/>
    <w:rsid w:val="001F6A64"/>
    <w:rsid w:val="00200C6E"/>
    <w:rsid w:val="002236D3"/>
    <w:rsid w:val="00223C11"/>
    <w:rsid w:val="00224C7D"/>
    <w:rsid w:val="00226E05"/>
    <w:rsid w:val="0023143E"/>
    <w:rsid w:val="0023594B"/>
    <w:rsid w:val="002470A0"/>
    <w:rsid w:val="00252022"/>
    <w:rsid w:val="00253D9E"/>
    <w:rsid w:val="00255CFC"/>
    <w:rsid w:val="00261797"/>
    <w:rsid w:val="0026461E"/>
    <w:rsid w:val="00274279"/>
    <w:rsid w:val="002816F2"/>
    <w:rsid w:val="00292735"/>
    <w:rsid w:val="0029301A"/>
    <w:rsid w:val="002A04C3"/>
    <w:rsid w:val="002A1609"/>
    <w:rsid w:val="002E22D5"/>
    <w:rsid w:val="002E3879"/>
    <w:rsid w:val="002E7C38"/>
    <w:rsid w:val="002F4EDE"/>
    <w:rsid w:val="00301040"/>
    <w:rsid w:val="00302E35"/>
    <w:rsid w:val="003164EB"/>
    <w:rsid w:val="0032022C"/>
    <w:rsid w:val="00332D24"/>
    <w:rsid w:val="00333371"/>
    <w:rsid w:val="00333F15"/>
    <w:rsid w:val="00334F32"/>
    <w:rsid w:val="00351858"/>
    <w:rsid w:val="0035275F"/>
    <w:rsid w:val="00353FD2"/>
    <w:rsid w:val="00355E71"/>
    <w:rsid w:val="00366DF2"/>
    <w:rsid w:val="00372058"/>
    <w:rsid w:val="0037748D"/>
    <w:rsid w:val="00385712"/>
    <w:rsid w:val="00391DC5"/>
    <w:rsid w:val="003A592E"/>
    <w:rsid w:val="003B0536"/>
    <w:rsid w:val="003B0833"/>
    <w:rsid w:val="003B4441"/>
    <w:rsid w:val="003E680A"/>
    <w:rsid w:val="00400533"/>
    <w:rsid w:val="0040146A"/>
    <w:rsid w:val="00410993"/>
    <w:rsid w:val="004154A1"/>
    <w:rsid w:val="00420506"/>
    <w:rsid w:val="004206CB"/>
    <w:rsid w:val="004320F3"/>
    <w:rsid w:val="00436D7C"/>
    <w:rsid w:val="00437F5C"/>
    <w:rsid w:val="004510A9"/>
    <w:rsid w:val="004636C5"/>
    <w:rsid w:val="004863DE"/>
    <w:rsid w:val="004A0AF4"/>
    <w:rsid w:val="004A6397"/>
    <w:rsid w:val="004B12CC"/>
    <w:rsid w:val="004B1ABA"/>
    <w:rsid w:val="004B2E45"/>
    <w:rsid w:val="004C6C66"/>
    <w:rsid w:val="004D47F7"/>
    <w:rsid w:val="004E2940"/>
    <w:rsid w:val="004F3E30"/>
    <w:rsid w:val="00500A06"/>
    <w:rsid w:val="0051009A"/>
    <w:rsid w:val="005110A7"/>
    <w:rsid w:val="00517095"/>
    <w:rsid w:val="005204A0"/>
    <w:rsid w:val="00527A59"/>
    <w:rsid w:val="00533DD9"/>
    <w:rsid w:val="005355F6"/>
    <w:rsid w:val="00543068"/>
    <w:rsid w:val="00546F63"/>
    <w:rsid w:val="0054789D"/>
    <w:rsid w:val="00547BFF"/>
    <w:rsid w:val="0057581B"/>
    <w:rsid w:val="005762C2"/>
    <w:rsid w:val="00582921"/>
    <w:rsid w:val="00585F39"/>
    <w:rsid w:val="00587859"/>
    <w:rsid w:val="005954DE"/>
    <w:rsid w:val="005A086E"/>
    <w:rsid w:val="005B6C5C"/>
    <w:rsid w:val="005B7744"/>
    <w:rsid w:val="005C0FC7"/>
    <w:rsid w:val="005D340F"/>
    <w:rsid w:val="005D4269"/>
    <w:rsid w:val="005E443E"/>
    <w:rsid w:val="005E6778"/>
    <w:rsid w:val="005F6ABA"/>
    <w:rsid w:val="00616888"/>
    <w:rsid w:val="00616D3F"/>
    <w:rsid w:val="0062612F"/>
    <w:rsid w:val="0064021B"/>
    <w:rsid w:val="006402DA"/>
    <w:rsid w:val="006415C6"/>
    <w:rsid w:val="00650F68"/>
    <w:rsid w:val="00651068"/>
    <w:rsid w:val="00651AF1"/>
    <w:rsid w:val="00657A47"/>
    <w:rsid w:val="00673930"/>
    <w:rsid w:val="0067736F"/>
    <w:rsid w:val="006814C4"/>
    <w:rsid w:val="00692DE5"/>
    <w:rsid w:val="00694070"/>
    <w:rsid w:val="006A1CAB"/>
    <w:rsid w:val="006A660C"/>
    <w:rsid w:val="006B7AF0"/>
    <w:rsid w:val="006C20BD"/>
    <w:rsid w:val="006C4AF3"/>
    <w:rsid w:val="006D593C"/>
    <w:rsid w:val="006E199C"/>
    <w:rsid w:val="006E270B"/>
    <w:rsid w:val="006E4D27"/>
    <w:rsid w:val="006F1790"/>
    <w:rsid w:val="006F57B5"/>
    <w:rsid w:val="006F7400"/>
    <w:rsid w:val="006F788D"/>
    <w:rsid w:val="00700A88"/>
    <w:rsid w:val="00711ED4"/>
    <w:rsid w:val="00721538"/>
    <w:rsid w:val="00742F19"/>
    <w:rsid w:val="00751FD4"/>
    <w:rsid w:val="00753FE5"/>
    <w:rsid w:val="00754B6B"/>
    <w:rsid w:val="007636FF"/>
    <w:rsid w:val="00766788"/>
    <w:rsid w:val="007759A8"/>
    <w:rsid w:val="00785BDE"/>
    <w:rsid w:val="00795542"/>
    <w:rsid w:val="00797416"/>
    <w:rsid w:val="007A527F"/>
    <w:rsid w:val="007B5476"/>
    <w:rsid w:val="007C2195"/>
    <w:rsid w:val="007E3F14"/>
    <w:rsid w:val="007E7674"/>
    <w:rsid w:val="007F2C0B"/>
    <w:rsid w:val="008062FC"/>
    <w:rsid w:val="00806D96"/>
    <w:rsid w:val="008318EF"/>
    <w:rsid w:val="00834A22"/>
    <w:rsid w:val="00837B88"/>
    <w:rsid w:val="0084134A"/>
    <w:rsid w:val="00843419"/>
    <w:rsid w:val="00854717"/>
    <w:rsid w:val="008553FA"/>
    <w:rsid w:val="0087219E"/>
    <w:rsid w:val="0087574F"/>
    <w:rsid w:val="00881103"/>
    <w:rsid w:val="00897AEC"/>
    <w:rsid w:val="008A655E"/>
    <w:rsid w:val="008A73EF"/>
    <w:rsid w:val="008B025F"/>
    <w:rsid w:val="008D3708"/>
    <w:rsid w:val="008F61E2"/>
    <w:rsid w:val="008F797D"/>
    <w:rsid w:val="009119EC"/>
    <w:rsid w:val="00913E35"/>
    <w:rsid w:val="00917384"/>
    <w:rsid w:val="009318B2"/>
    <w:rsid w:val="0093605F"/>
    <w:rsid w:val="009362E8"/>
    <w:rsid w:val="009446C6"/>
    <w:rsid w:val="00952A37"/>
    <w:rsid w:val="0095542E"/>
    <w:rsid w:val="009630FD"/>
    <w:rsid w:val="009724B7"/>
    <w:rsid w:val="00975C02"/>
    <w:rsid w:val="00985326"/>
    <w:rsid w:val="00992740"/>
    <w:rsid w:val="009958FD"/>
    <w:rsid w:val="009B1B60"/>
    <w:rsid w:val="009C7807"/>
    <w:rsid w:val="009D69D5"/>
    <w:rsid w:val="009E0251"/>
    <w:rsid w:val="009E0693"/>
    <w:rsid w:val="009E3823"/>
    <w:rsid w:val="009E5D3F"/>
    <w:rsid w:val="009F098A"/>
    <w:rsid w:val="009F347D"/>
    <w:rsid w:val="00A0155E"/>
    <w:rsid w:val="00A065DA"/>
    <w:rsid w:val="00A1389E"/>
    <w:rsid w:val="00A3639A"/>
    <w:rsid w:val="00A378F6"/>
    <w:rsid w:val="00A417DA"/>
    <w:rsid w:val="00A41E55"/>
    <w:rsid w:val="00A42637"/>
    <w:rsid w:val="00A47173"/>
    <w:rsid w:val="00A477AE"/>
    <w:rsid w:val="00A5017E"/>
    <w:rsid w:val="00A503DE"/>
    <w:rsid w:val="00A54C19"/>
    <w:rsid w:val="00A5680B"/>
    <w:rsid w:val="00A575D0"/>
    <w:rsid w:val="00A84A19"/>
    <w:rsid w:val="00A87551"/>
    <w:rsid w:val="00AC2C70"/>
    <w:rsid w:val="00AC5B11"/>
    <w:rsid w:val="00AD1989"/>
    <w:rsid w:val="00AE3DE5"/>
    <w:rsid w:val="00AF5ED6"/>
    <w:rsid w:val="00AF60CC"/>
    <w:rsid w:val="00B04F94"/>
    <w:rsid w:val="00B22DDD"/>
    <w:rsid w:val="00B23FBC"/>
    <w:rsid w:val="00B25289"/>
    <w:rsid w:val="00B4321C"/>
    <w:rsid w:val="00B4764D"/>
    <w:rsid w:val="00B54547"/>
    <w:rsid w:val="00B7610C"/>
    <w:rsid w:val="00B83CE4"/>
    <w:rsid w:val="00B8464D"/>
    <w:rsid w:val="00B854B1"/>
    <w:rsid w:val="00B861E5"/>
    <w:rsid w:val="00B948DA"/>
    <w:rsid w:val="00BE185C"/>
    <w:rsid w:val="00BE43A3"/>
    <w:rsid w:val="00BE736E"/>
    <w:rsid w:val="00BF3D67"/>
    <w:rsid w:val="00C11481"/>
    <w:rsid w:val="00C24EC2"/>
    <w:rsid w:val="00C35150"/>
    <w:rsid w:val="00C437CD"/>
    <w:rsid w:val="00C50C0E"/>
    <w:rsid w:val="00C52FEF"/>
    <w:rsid w:val="00C5618C"/>
    <w:rsid w:val="00C61C65"/>
    <w:rsid w:val="00C63153"/>
    <w:rsid w:val="00C6394A"/>
    <w:rsid w:val="00C64109"/>
    <w:rsid w:val="00C651FF"/>
    <w:rsid w:val="00C70BC4"/>
    <w:rsid w:val="00C75C27"/>
    <w:rsid w:val="00C841E1"/>
    <w:rsid w:val="00C95BEE"/>
    <w:rsid w:val="00C96279"/>
    <w:rsid w:val="00CB759A"/>
    <w:rsid w:val="00CC0FB6"/>
    <w:rsid w:val="00CC2AB7"/>
    <w:rsid w:val="00CC7CF7"/>
    <w:rsid w:val="00CF0F3F"/>
    <w:rsid w:val="00CF12DC"/>
    <w:rsid w:val="00CF2726"/>
    <w:rsid w:val="00D02E71"/>
    <w:rsid w:val="00D03D7A"/>
    <w:rsid w:val="00D05B47"/>
    <w:rsid w:val="00D06078"/>
    <w:rsid w:val="00D0607C"/>
    <w:rsid w:val="00D078FB"/>
    <w:rsid w:val="00D15EB0"/>
    <w:rsid w:val="00D22454"/>
    <w:rsid w:val="00D2596F"/>
    <w:rsid w:val="00D33F76"/>
    <w:rsid w:val="00D41767"/>
    <w:rsid w:val="00D4542F"/>
    <w:rsid w:val="00D55030"/>
    <w:rsid w:val="00D55800"/>
    <w:rsid w:val="00D57CE0"/>
    <w:rsid w:val="00D60E1A"/>
    <w:rsid w:val="00D7063F"/>
    <w:rsid w:val="00D865DE"/>
    <w:rsid w:val="00DA4147"/>
    <w:rsid w:val="00DA509D"/>
    <w:rsid w:val="00DB17CC"/>
    <w:rsid w:val="00DC26F4"/>
    <w:rsid w:val="00DD3200"/>
    <w:rsid w:val="00DD3D8D"/>
    <w:rsid w:val="00DD60DA"/>
    <w:rsid w:val="00DF149E"/>
    <w:rsid w:val="00DF2EB4"/>
    <w:rsid w:val="00E050BF"/>
    <w:rsid w:val="00E05F1A"/>
    <w:rsid w:val="00E06732"/>
    <w:rsid w:val="00E13593"/>
    <w:rsid w:val="00E240E0"/>
    <w:rsid w:val="00E2698D"/>
    <w:rsid w:val="00E3598B"/>
    <w:rsid w:val="00E53838"/>
    <w:rsid w:val="00E53D68"/>
    <w:rsid w:val="00E61414"/>
    <w:rsid w:val="00E61C06"/>
    <w:rsid w:val="00E77174"/>
    <w:rsid w:val="00E8422E"/>
    <w:rsid w:val="00E84625"/>
    <w:rsid w:val="00E95A35"/>
    <w:rsid w:val="00EA4626"/>
    <w:rsid w:val="00EA7E60"/>
    <w:rsid w:val="00EB59B3"/>
    <w:rsid w:val="00EB5FC7"/>
    <w:rsid w:val="00EC3D8B"/>
    <w:rsid w:val="00ED1D67"/>
    <w:rsid w:val="00EE3733"/>
    <w:rsid w:val="00EE5FC1"/>
    <w:rsid w:val="00EF0E9A"/>
    <w:rsid w:val="00F07FDB"/>
    <w:rsid w:val="00F10AF0"/>
    <w:rsid w:val="00F1135B"/>
    <w:rsid w:val="00F2184E"/>
    <w:rsid w:val="00F27000"/>
    <w:rsid w:val="00F32028"/>
    <w:rsid w:val="00F3216E"/>
    <w:rsid w:val="00F333BB"/>
    <w:rsid w:val="00F353DC"/>
    <w:rsid w:val="00F5765B"/>
    <w:rsid w:val="00F60786"/>
    <w:rsid w:val="00F646D7"/>
    <w:rsid w:val="00F64D6F"/>
    <w:rsid w:val="00F6785F"/>
    <w:rsid w:val="00F7150F"/>
    <w:rsid w:val="00F83168"/>
    <w:rsid w:val="00F932A4"/>
    <w:rsid w:val="00F961FF"/>
    <w:rsid w:val="00FA6FEE"/>
    <w:rsid w:val="00FB35FF"/>
    <w:rsid w:val="00FB6F00"/>
    <w:rsid w:val="00FB7740"/>
    <w:rsid w:val="00FB7BD3"/>
    <w:rsid w:val="00FD2C28"/>
    <w:rsid w:val="00FE504D"/>
    <w:rsid w:val="00FE7757"/>
    <w:rsid w:val="00FE7989"/>
    <w:rsid w:val="00FF7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957C5"/>
  <w15:chartTrackingRefBased/>
  <w15:docId w15:val="{F0B0D5AB-2F77-4762-A87D-E24DF345D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35DF"/>
    <w:pPr>
      <w:spacing w:line="256" w:lineRule="auto"/>
    </w:pPr>
    <w:rPr>
      <w:rFonts w:eastAsiaTheme="minorEastAsia"/>
      <w:lang w:val="ru-RU" w:eastAsia="zh-CN"/>
    </w:rPr>
  </w:style>
  <w:style w:type="paragraph" w:styleId="1">
    <w:name w:val="heading 1"/>
    <w:basedOn w:val="a"/>
    <w:next w:val="a"/>
    <w:link w:val="10"/>
    <w:uiPriority w:val="9"/>
    <w:qFormat/>
    <w:rsid w:val="004B1A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16E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F07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9B1B6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lid-translation">
    <w:name w:val="tlid-translation"/>
    <w:basedOn w:val="a0"/>
    <w:rsid w:val="000B35DF"/>
  </w:style>
  <w:style w:type="character" w:styleId="a3">
    <w:name w:val="Hyperlink"/>
    <w:basedOn w:val="a0"/>
    <w:uiPriority w:val="99"/>
    <w:unhideWhenUsed/>
    <w:rsid w:val="008B025F"/>
    <w:rPr>
      <w:color w:val="0000FF"/>
      <w:u w:val="single"/>
    </w:rPr>
  </w:style>
  <w:style w:type="paragraph" w:styleId="a4">
    <w:name w:val="Balloon Text"/>
    <w:basedOn w:val="a"/>
    <w:link w:val="a5"/>
    <w:uiPriority w:val="99"/>
    <w:semiHidden/>
    <w:unhideWhenUsed/>
    <w:rsid w:val="008B025F"/>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8B025F"/>
    <w:rPr>
      <w:rFonts w:ascii="Segoe UI" w:eastAsiaTheme="minorEastAsia" w:hAnsi="Segoe UI" w:cs="Segoe UI"/>
      <w:sz w:val="18"/>
      <w:szCs w:val="18"/>
      <w:lang w:eastAsia="zh-CN"/>
    </w:rPr>
  </w:style>
  <w:style w:type="character" w:customStyle="1" w:styleId="20">
    <w:name w:val="Заголовок 2 Знак"/>
    <w:basedOn w:val="a0"/>
    <w:link w:val="2"/>
    <w:uiPriority w:val="9"/>
    <w:rsid w:val="00116E4B"/>
    <w:rPr>
      <w:rFonts w:asciiTheme="majorHAnsi" w:eastAsiaTheme="majorEastAsia" w:hAnsiTheme="majorHAnsi" w:cstheme="majorBidi"/>
      <w:color w:val="2F5496" w:themeColor="accent1" w:themeShade="BF"/>
      <w:sz w:val="26"/>
      <w:szCs w:val="26"/>
      <w:lang w:val="ru-RU" w:eastAsia="zh-CN"/>
    </w:rPr>
  </w:style>
  <w:style w:type="character" w:styleId="a6">
    <w:name w:val="FollowedHyperlink"/>
    <w:basedOn w:val="a0"/>
    <w:uiPriority w:val="99"/>
    <w:semiHidden/>
    <w:unhideWhenUsed/>
    <w:rsid w:val="00116E4B"/>
    <w:rPr>
      <w:color w:val="954F72" w:themeColor="followedHyperlink"/>
      <w:u w:val="single"/>
    </w:rPr>
  </w:style>
  <w:style w:type="paragraph" w:styleId="a7">
    <w:name w:val="footnote text"/>
    <w:basedOn w:val="a"/>
    <w:link w:val="a8"/>
    <w:uiPriority w:val="99"/>
    <w:semiHidden/>
    <w:unhideWhenUsed/>
    <w:rsid w:val="009F098A"/>
    <w:pPr>
      <w:spacing w:after="0" w:line="240" w:lineRule="auto"/>
    </w:pPr>
    <w:rPr>
      <w:sz w:val="20"/>
      <w:szCs w:val="20"/>
    </w:rPr>
  </w:style>
  <w:style w:type="character" w:customStyle="1" w:styleId="a8">
    <w:name w:val="Текст сноски Знак"/>
    <w:basedOn w:val="a0"/>
    <w:link w:val="a7"/>
    <w:uiPriority w:val="99"/>
    <w:semiHidden/>
    <w:rsid w:val="009F098A"/>
    <w:rPr>
      <w:rFonts w:eastAsiaTheme="minorEastAsia"/>
      <w:sz w:val="20"/>
      <w:szCs w:val="20"/>
      <w:lang w:val="ru-RU" w:eastAsia="zh-CN"/>
    </w:rPr>
  </w:style>
  <w:style w:type="character" w:styleId="a9">
    <w:name w:val="footnote reference"/>
    <w:basedOn w:val="a0"/>
    <w:uiPriority w:val="99"/>
    <w:semiHidden/>
    <w:unhideWhenUsed/>
    <w:rsid w:val="009F098A"/>
    <w:rPr>
      <w:vertAlign w:val="superscript"/>
    </w:rPr>
  </w:style>
  <w:style w:type="paragraph" w:styleId="aa">
    <w:name w:val="List Paragraph"/>
    <w:basedOn w:val="a"/>
    <w:uiPriority w:val="34"/>
    <w:qFormat/>
    <w:rsid w:val="00092BDD"/>
    <w:pPr>
      <w:ind w:left="720"/>
      <w:contextualSpacing/>
    </w:pPr>
  </w:style>
  <w:style w:type="character" w:customStyle="1" w:styleId="50">
    <w:name w:val="Заголовок 5 Знак"/>
    <w:basedOn w:val="a0"/>
    <w:link w:val="5"/>
    <w:uiPriority w:val="9"/>
    <w:semiHidden/>
    <w:rsid w:val="009B1B60"/>
    <w:rPr>
      <w:rFonts w:asciiTheme="majorHAnsi" w:eastAsiaTheme="majorEastAsia" w:hAnsiTheme="majorHAnsi" w:cstheme="majorBidi"/>
      <w:color w:val="2F5496" w:themeColor="accent1" w:themeShade="BF"/>
      <w:lang w:val="ru-RU" w:eastAsia="zh-CN"/>
    </w:rPr>
  </w:style>
  <w:style w:type="character" w:customStyle="1" w:styleId="10">
    <w:name w:val="Заголовок 1 Знак"/>
    <w:basedOn w:val="a0"/>
    <w:link w:val="1"/>
    <w:uiPriority w:val="9"/>
    <w:rsid w:val="004B1ABA"/>
    <w:rPr>
      <w:rFonts w:asciiTheme="majorHAnsi" w:eastAsiaTheme="majorEastAsia" w:hAnsiTheme="majorHAnsi" w:cstheme="majorBidi"/>
      <w:color w:val="2F5496" w:themeColor="accent1" w:themeShade="BF"/>
      <w:sz w:val="32"/>
      <w:szCs w:val="32"/>
      <w:lang w:val="ru-RU" w:eastAsia="zh-CN"/>
    </w:rPr>
  </w:style>
  <w:style w:type="paragraph" w:styleId="ab">
    <w:name w:val="TOC Heading"/>
    <w:basedOn w:val="1"/>
    <w:next w:val="a"/>
    <w:uiPriority w:val="39"/>
    <w:unhideWhenUsed/>
    <w:qFormat/>
    <w:rsid w:val="000F7041"/>
    <w:pPr>
      <w:spacing w:line="259" w:lineRule="auto"/>
      <w:outlineLvl w:val="9"/>
    </w:pPr>
    <w:rPr>
      <w:lang w:eastAsia="ru-RU"/>
    </w:rPr>
  </w:style>
  <w:style w:type="paragraph" w:styleId="21">
    <w:name w:val="toc 2"/>
    <w:basedOn w:val="a"/>
    <w:next w:val="a"/>
    <w:autoRedefine/>
    <w:uiPriority w:val="39"/>
    <w:unhideWhenUsed/>
    <w:rsid w:val="000F7041"/>
    <w:pPr>
      <w:spacing w:after="100" w:line="259" w:lineRule="auto"/>
      <w:ind w:left="220"/>
    </w:pPr>
    <w:rPr>
      <w:rFonts w:cs="Times New Roman"/>
      <w:lang w:eastAsia="ru-RU"/>
    </w:rPr>
  </w:style>
  <w:style w:type="paragraph" w:styleId="11">
    <w:name w:val="toc 1"/>
    <w:basedOn w:val="a"/>
    <w:next w:val="a"/>
    <w:autoRedefine/>
    <w:uiPriority w:val="39"/>
    <w:unhideWhenUsed/>
    <w:rsid w:val="000F7041"/>
    <w:pPr>
      <w:spacing w:after="100" w:line="259" w:lineRule="auto"/>
    </w:pPr>
    <w:rPr>
      <w:rFonts w:cs="Times New Roman"/>
      <w:lang w:eastAsia="ru-RU"/>
    </w:rPr>
  </w:style>
  <w:style w:type="paragraph" w:styleId="31">
    <w:name w:val="toc 3"/>
    <w:basedOn w:val="a"/>
    <w:next w:val="a"/>
    <w:autoRedefine/>
    <w:uiPriority w:val="39"/>
    <w:unhideWhenUsed/>
    <w:rsid w:val="000F7041"/>
    <w:pPr>
      <w:spacing w:after="100" w:line="259" w:lineRule="auto"/>
      <w:ind w:left="440"/>
    </w:pPr>
    <w:rPr>
      <w:rFonts w:cs="Times New Roman"/>
      <w:lang w:eastAsia="ru-RU"/>
    </w:rPr>
  </w:style>
  <w:style w:type="character" w:customStyle="1" w:styleId="30">
    <w:name w:val="Заголовок 3 Знак"/>
    <w:basedOn w:val="a0"/>
    <w:link w:val="3"/>
    <w:uiPriority w:val="9"/>
    <w:semiHidden/>
    <w:rsid w:val="00F07FDB"/>
    <w:rPr>
      <w:rFonts w:asciiTheme="majorHAnsi" w:eastAsiaTheme="majorEastAsia" w:hAnsiTheme="majorHAnsi" w:cstheme="majorBidi"/>
      <w:color w:val="1F3763" w:themeColor="accent1" w:themeShade="7F"/>
      <w:sz w:val="24"/>
      <w:szCs w:val="24"/>
      <w:lang w:val="ru-RU" w:eastAsia="zh-CN"/>
    </w:rPr>
  </w:style>
  <w:style w:type="paragraph" w:customStyle="1" w:styleId="msonormal0">
    <w:name w:val="msonormal"/>
    <w:basedOn w:val="a"/>
    <w:rsid w:val="005E67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efault">
    <w:name w:val="Default"/>
    <w:rsid w:val="00372058"/>
    <w:pPr>
      <w:autoSpaceDE w:val="0"/>
      <w:autoSpaceDN w:val="0"/>
      <w:adjustRightInd w:val="0"/>
      <w:spacing w:after="0" w:line="240" w:lineRule="auto"/>
    </w:pPr>
    <w:rPr>
      <w:rFonts w:ascii="Times New Roman" w:hAnsi="Times New Roman" w:cs="Times New Roman"/>
      <w:color w:val="000000"/>
      <w:sz w:val="24"/>
      <w:szCs w:val="24"/>
      <w:lang w:val="ru-RU"/>
    </w:rPr>
  </w:style>
  <w:style w:type="character" w:customStyle="1" w:styleId="A80">
    <w:name w:val="A8"/>
    <w:uiPriority w:val="99"/>
    <w:rsid w:val="004320F3"/>
    <w:rPr>
      <w:i/>
      <w:iCs/>
      <w:color w:val="000000"/>
      <w:sz w:val="12"/>
      <w:szCs w:val="12"/>
    </w:rPr>
  </w:style>
  <w:style w:type="character" w:styleId="ac">
    <w:name w:val="Placeholder Text"/>
    <w:basedOn w:val="a0"/>
    <w:uiPriority w:val="99"/>
    <w:semiHidden/>
    <w:rsid w:val="000B7FD5"/>
    <w:rPr>
      <w:color w:val="808080"/>
    </w:rPr>
  </w:style>
  <w:style w:type="paragraph" w:styleId="ad">
    <w:name w:val="Normal (Web)"/>
    <w:basedOn w:val="a"/>
    <w:unhideWhenUsed/>
    <w:rsid w:val="00B4764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Unresolved Mention"/>
    <w:basedOn w:val="a0"/>
    <w:uiPriority w:val="99"/>
    <w:semiHidden/>
    <w:unhideWhenUsed/>
    <w:rsid w:val="00DF149E"/>
    <w:rPr>
      <w:color w:val="605E5C"/>
      <w:shd w:val="clear" w:color="auto" w:fill="E1DFDD"/>
    </w:rPr>
  </w:style>
  <w:style w:type="character" w:customStyle="1" w:styleId="reference-text">
    <w:name w:val="reference-text"/>
    <w:basedOn w:val="a0"/>
    <w:rsid w:val="004F3E30"/>
  </w:style>
  <w:style w:type="character" w:styleId="HTML">
    <w:name w:val="HTML Cite"/>
    <w:basedOn w:val="a0"/>
    <w:uiPriority w:val="99"/>
    <w:semiHidden/>
    <w:unhideWhenUsed/>
    <w:rsid w:val="004F3E30"/>
    <w:rPr>
      <w:i/>
      <w:iCs/>
    </w:rPr>
  </w:style>
  <w:style w:type="paragraph" w:styleId="HTML0">
    <w:name w:val="HTML Preformatted"/>
    <w:basedOn w:val="a"/>
    <w:link w:val="HTML1"/>
    <w:uiPriority w:val="99"/>
    <w:semiHidden/>
    <w:unhideWhenUsed/>
    <w:rsid w:val="006F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F57B5"/>
    <w:rPr>
      <w:rFonts w:ascii="Courier New" w:eastAsia="Times New Roman" w:hAnsi="Courier New" w:cs="Courier New"/>
      <w:sz w:val="20"/>
      <w:szCs w:val="20"/>
      <w:lang w:val="ru-RU" w:eastAsia="ru-RU"/>
    </w:rPr>
  </w:style>
  <w:style w:type="character" w:customStyle="1" w:styleId="n">
    <w:name w:val="n"/>
    <w:basedOn w:val="a0"/>
    <w:rsid w:val="006F57B5"/>
  </w:style>
  <w:style w:type="character" w:customStyle="1" w:styleId="o">
    <w:name w:val="o"/>
    <w:basedOn w:val="a0"/>
    <w:rsid w:val="006F57B5"/>
  </w:style>
  <w:style w:type="character" w:customStyle="1" w:styleId="p">
    <w:name w:val="p"/>
    <w:basedOn w:val="a0"/>
    <w:rsid w:val="006F57B5"/>
  </w:style>
  <w:style w:type="character" w:customStyle="1" w:styleId="mi">
    <w:name w:val="mi"/>
    <w:basedOn w:val="a0"/>
    <w:rsid w:val="006F57B5"/>
  </w:style>
  <w:style w:type="character" w:customStyle="1" w:styleId="s1">
    <w:name w:val="s1"/>
    <w:basedOn w:val="a0"/>
    <w:rsid w:val="006F57B5"/>
  </w:style>
  <w:style w:type="character" w:customStyle="1" w:styleId="mf">
    <w:name w:val="mf"/>
    <w:basedOn w:val="a0"/>
    <w:rsid w:val="006F57B5"/>
  </w:style>
  <w:style w:type="character" w:customStyle="1" w:styleId="nb">
    <w:name w:val="nb"/>
    <w:basedOn w:val="a0"/>
    <w:rsid w:val="006F57B5"/>
  </w:style>
  <w:style w:type="character" w:customStyle="1" w:styleId="kc">
    <w:name w:val="kc"/>
    <w:basedOn w:val="a0"/>
    <w:rsid w:val="006F57B5"/>
  </w:style>
  <w:style w:type="character" w:customStyle="1" w:styleId="mjxassistivemathml">
    <w:name w:val="mjx_assistive_mathml"/>
    <w:basedOn w:val="a0"/>
    <w:rsid w:val="00EB5FC7"/>
  </w:style>
  <w:style w:type="character" w:styleId="af">
    <w:name w:val="Emphasis"/>
    <w:basedOn w:val="a0"/>
    <w:uiPriority w:val="20"/>
    <w:qFormat/>
    <w:rsid w:val="00EB5FC7"/>
    <w:rPr>
      <w:i/>
      <w:iCs/>
    </w:rPr>
  </w:style>
  <w:style w:type="character" w:customStyle="1" w:styleId="mo">
    <w:name w:val="mo"/>
    <w:basedOn w:val="a0"/>
    <w:rsid w:val="005D340F"/>
  </w:style>
  <w:style w:type="character" w:customStyle="1" w:styleId="mn">
    <w:name w:val="mn"/>
    <w:basedOn w:val="a0"/>
    <w:rsid w:val="005D340F"/>
  </w:style>
  <w:style w:type="character" w:customStyle="1" w:styleId="pre">
    <w:name w:val="pre"/>
    <w:basedOn w:val="a0"/>
    <w:rsid w:val="00616D3F"/>
  </w:style>
  <w:style w:type="table" w:styleId="af0">
    <w:name w:val="Table Grid"/>
    <w:basedOn w:val="a1"/>
    <w:uiPriority w:val="39"/>
    <w:rsid w:val="003B0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81568">
      <w:bodyDiv w:val="1"/>
      <w:marLeft w:val="0"/>
      <w:marRight w:val="0"/>
      <w:marTop w:val="0"/>
      <w:marBottom w:val="0"/>
      <w:divBdr>
        <w:top w:val="none" w:sz="0" w:space="0" w:color="auto"/>
        <w:left w:val="none" w:sz="0" w:space="0" w:color="auto"/>
        <w:bottom w:val="none" w:sz="0" w:space="0" w:color="auto"/>
        <w:right w:val="none" w:sz="0" w:space="0" w:color="auto"/>
      </w:divBdr>
      <w:divsChild>
        <w:div w:id="1164979590">
          <w:marLeft w:val="0"/>
          <w:marRight w:val="0"/>
          <w:marTop w:val="0"/>
          <w:marBottom w:val="0"/>
          <w:divBdr>
            <w:top w:val="none" w:sz="0" w:space="0" w:color="auto"/>
            <w:left w:val="none" w:sz="0" w:space="0" w:color="auto"/>
            <w:bottom w:val="none" w:sz="0" w:space="0" w:color="auto"/>
            <w:right w:val="none" w:sz="0" w:space="0" w:color="auto"/>
          </w:divBdr>
          <w:divsChild>
            <w:div w:id="137561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5862">
      <w:bodyDiv w:val="1"/>
      <w:marLeft w:val="0"/>
      <w:marRight w:val="0"/>
      <w:marTop w:val="0"/>
      <w:marBottom w:val="0"/>
      <w:divBdr>
        <w:top w:val="none" w:sz="0" w:space="0" w:color="auto"/>
        <w:left w:val="none" w:sz="0" w:space="0" w:color="auto"/>
        <w:bottom w:val="none" w:sz="0" w:space="0" w:color="auto"/>
        <w:right w:val="none" w:sz="0" w:space="0" w:color="auto"/>
      </w:divBdr>
    </w:div>
    <w:div w:id="289820048">
      <w:bodyDiv w:val="1"/>
      <w:marLeft w:val="0"/>
      <w:marRight w:val="0"/>
      <w:marTop w:val="0"/>
      <w:marBottom w:val="0"/>
      <w:divBdr>
        <w:top w:val="none" w:sz="0" w:space="0" w:color="auto"/>
        <w:left w:val="none" w:sz="0" w:space="0" w:color="auto"/>
        <w:bottom w:val="none" w:sz="0" w:space="0" w:color="auto"/>
        <w:right w:val="none" w:sz="0" w:space="0" w:color="auto"/>
      </w:divBdr>
    </w:div>
    <w:div w:id="362294466">
      <w:bodyDiv w:val="1"/>
      <w:marLeft w:val="0"/>
      <w:marRight w:val="0"/>
      <w:marTop w:val="0"/>
      <w:marBottom w:val="0"/>
      <w:divBdr>
        <w:top w:val="none" w:sz="0" w:space="0" w:color="auto"/>
        <w:left w:val="none" w:sz="0" w:space="0" w:color="auto"/>
        <w:bottom w:val="none" w:sz="0" w:space="0" w:color="auto"/>
        <w:right w:val="none" w:sz="0" w:space="0" w:color="auto"/>
      </w:divBdr>
    </w:div>
    <w:div w:id="380446914">
      <w:bodyDiv w:val="1"/>
      <w:marLeft w:val="0"/>
      <w:marRight w:val="0"/>
      <w:marTop w:val="0"/>
      <w:marBottom w:val="0"/>
      <w:divBdr>
        <w:top w:val="none" w:sz="0" w:space="0" w:color="auto"/>
        <w:left w:val="none" w:sz="0" w:space="0" w:color="auto"/>
        <w:bottom w:val="none" w:sz="0" w:space="0" w:color="auto"/>
        <w:right w:val="none" w:sz="0" w:space="0" w:color="auto"/>
      </w:divBdr>
    </w:div>
    <w:div w:id="426468758">
      <w:bodyDiv w:val="1"/>
      <w:marLeft w:val="0"/>
      <w:marRight w:val="0"/>
      <w:marTop w:val="0"/>
      <w:marBottom w:val="0"/>
      <w:divBdr>
        <w:top w:val="none" w:sz="0" w:space="0" w:color="auto"/>
        <w:left w:val="none" w:sz="0" w:space="0" w:color="auto"/>
        <w:bottom w:val="none" w:sz="0" w:space="0" w:color="auto"/>
        <w:right w:val="none" w:sz="0" w:space="0" w:color="auto"/>
      </w:divBdr>
    </w:div>
    <w:div w:id="428887244">
      <w:bodyDiv w:val="1"/>
      <w:marLeft w:val="0"/>
      <w:marRight w:val="0"/>
      <w:marTop w:val="0"/>
      <w:marBottom w:val="0"/>
      <w:divBdr>
        <w:top w:val="none" w:sz="0" w:space="0" w:color="auto"/>
        <w:left w:val="none" w:sz="0" w:space="0" w:color="auto"/>
        <w:bottom w:val="none" w:sz="0" w:space="0" w:color="auto"/>
        <w:right w:val="none" w:sz="0" w:space="0" w:color="auto"/>
      </w:divBdr>
    </w:div>
    <w:div w:id="441194123">
      <w:bodyDiv w:val="1"/>
      <w:marLeft w:val="0"/>
      <w:marRight w:val="0"/>
      <w:marTop w:val="0"/>
      <w:marBottom w:val="0"/>
      <w:divBdr>
        <w:top w:val="none" w:sz="0" w:space="0" w:color="auto"/>
        <w:left w:val="none" w:sz="0" w:space="0" w:color="auto"/>
        <w:bottom w:val="none" w:sz="0" w:space="0" w:color="auto"/>
        <w:right w:val="none" w:sz="0" w:space="0" w:color="auto"/>
      </w:divBdr>
    </w:div>
    <w:div w:id="493765656">
      <w:bodyDiv w:val="1"/>
      <w:marLeft w:val="0"/>
      <w:marRight w:val="0"/>
      <w:marTop w:val="0"/>
      <w:marBottom w:val="0"/>
      <w:divBdr>
        <w:top w:val="none" w:sz="0" w:space="0" w:color="auto"/>
        <w:left w:val="none" w:sz="0" w:space="0" w:color="auto"/>
        <w:bottom w:val="none" w:sz="0" w:space="0" w:color="auto"/>
        <w:right w:val="none" w:sz="0" w:space="0" w:color="auto"/>
      </w:divBdr>
    </w:div>
    <w:div w:id="591856747">
      <w:bodyDiv w:val="1"/>
      <w:marLeft w:val="0"/>
      <w:marRight w:val="0"/>
      <w:marTop w:val="0"/>
      <w:marBottom w:val="0"/>
      <w:divBdr>
        <w:top w:val="none" w:sz="0" w:space="0" w:color="auto"/>
        <w:left w:val="none" w:sz="0" w:space="0" w:color="auto"/>
        <w:bottom w:val="none" w:sz="0" w:space="0" w:color="auto"/>
        <w:right w:val="none" w:sz="0" w:space="0" w:color="auto"/>
      </w:divBdr>
    </w:div>
    <w:div w:id="626814498">
      <w:bodyDiv w:val="1"/>
      <w:marLeft w:val="0"/>
      <w:marRight w:val="0"/>
      <w:marTop w:val="0"/>
      <w:marBottom w:val="0"/>
      <w:divBdr>
        <w:top w:val="none" w:sz="0" w:space="0" w:color="auto"/>
        <w:left w:val="none" w:sz="0" w:space="0" w:color="auto"/>
        <w:bottom w:val="none" w:sz="0" w:space="0" w:color="auto"/>
        <w:right w:val="none" w:sz="0" w:space="0" w:color="auto"/>
      </w:divBdr>
    </w:div>
    <w:div w:id="741830541">
      <w:bodyDiv w:val="1"/>
      <w:marLeft w:val="0"/>
      <w:marRight w:val="0"/>
      <w:marTop w:val="0"/>
      <w:marBottom w:val="0"/>
      <w:divBdr>
        <w:top w:val="none" w:sz="0" w:space="0" w:color="auto"/>
        <w:left w:val="none" w:sz="0" w:space="0" w:color="auto"/>
        <w:bottom w:val="none" w:sz="0" w:space="0" w:color="auto"/>
        <w:right w:val="none" w:sz="0" w:space="0" w:color="auto"/>
      </w:divBdr>
    </w:div>
    <w:div w:id="780421413">
      <w:bodyDiv w:val="1"/>
      <w:marLeft w:val="0"/>
      <w:marRight w:val="0"/>
      <w:marTop w:val="0"/>
      <w:marBottom w:val="0"/>
      <w:divBdr>
        <w:top w:val="none" w:sz="0" w:space="0" w:color="auto"/>
        <w:left w:val="none" w:sz="0" w:space="0" w:color="auto"/>
        <w:bottom w:val="none" w:sz="0" w:space="0" w:color="auto"/>
        <w:right w:val="none" w:sz="0" w:space="0" w:color="auto"/>
      </w:divBdr>
    </w:div>
    <w:div w:id="853955645">
      <w:bodyDiv w:val="1"/>
      <w:marLeft w:val="0"/>
      <w:marRight w:val="0"/>
      <w:marTop w:val="0"/>
      <w:marBottom w:val="0"/>
      <w:divBdr>
        <w:top w:val="none" w:sz="0" w:space="0" w:color="auto"/>
        <w:left w:val="none" w:sz="0" w:space="0" w:color="auto"/>
        <w:bottom w:val="none" w:sz="0" w:space="0" w:color="auto"/>
        <w:right w:val="none" w:sz="0" w:space="0" w:color="auto"/>
      </w:divBdr>
    </w:div>
    <w:div w:id="859247943">
      <w:bodyDiv w:val="1"/>
      <w:marLeft w:val="0"/>
      <w:marRight w:val="0"/>
      <w:marTop w:val="0"/>
      <w:marBottom w:val="0"/>
      <w:divBdr>
        <w:top w:val="none" w:sz="0" w:space="0" w:color="auto"/>
        <w:left w:val="none" w:sz="0" w:space="0" w:color="auto"/>
        <w:bottom w:val="none" w:sz="0" w:space="0" w:color="auto"/>
        <w:right w:val="none" w:sz="0" w:space="0" w:color="auto"/>
      </w:divBdr>
    </w:div>
    <w:div w:id="936593846">
      <w:bodyDiv w:val="1"/>
      <w:marLeft w:val="0"/>
      <w:marRight w:val="0"/>
      <w:marTop w:val="0"/>
      <w:marBottom w:val="0"/>
      <w:divBdr>
        <w:top w:val="none" w:sz="0" w:space="0" w:color="auto"/>
        <w:left w:val="none" w:sz="0" w:space="0" w:color="auto"/>
        <w:bottom w:val="none" w:sz="0" w:space="0" w:color="auto"/>
        <w:right w:val="none" w:sz="0" w:space="0" w:color="auto"/>
      </w:divBdr>
    </w:div>
    <w:div w:id="983118058">
      <w:bodyDiv w:val="1"/>
      <w:marLeft w:val="0"/>
      <w:marRight w:val="0"/>
      <w:marTop w:val="0"/>
      <w:marBottom w:val="0"/>
      <w:divBdr>
        <w:top w:val="none" w:sz="0" w:space="0" w:color="auto"/>
        <w:left w:val="none" w:sz="0" w:space="0" w:color="auto"/>
        <w:bottom w:val="none" w:sz="0" w:space="0" w:color="auto"/>
        <w:right w:val="none" w:sz="0" w:space="0" w:color="auto"/>
      </w:divBdr>
    </w:div>
    <w:div w:id="1051688439">
      <w:bodyDiv w:val="1"/>
      <w:marLeft w:val="0"/>
      <w:marRight w:val="0"/>
      <w:marTop w:val="0"/>
      <w:marBottom w:val="0"/>
      <w:divBdr>
        <w:top w:val="none" w:sz="0" w:space="0" w:color="auto"/>
        <w:left w:val="none" w:sz="0" w:space="0" w:color="auto"/>
        <w:bottom w:val="none" w:sz="0" w:space="0" w:color="auto"/>
        <w:right w:val="none" w:sz="0" w:space="0" w:color="auto"/>
      </w:divBdr>
    </w:div>
    <w:div w:id="1107852742">
      <w:bodyDiv w:val="1"/>
      <w:marLeft w:val="0"/>
      <w:marRight w:val="0"/>
      <w:marTop w:val="0"/>
      <w:marBottom w:val="0"/>
      <w:divBdr>
        <w:top w:val="none" w:sz="0" w:space="0" w:color="auto"/>
        <w:left w:val="none" w:sz="0" w:space="0" w:color="auto"/>
        <w:bottom w:val="none" w:sz="0" w:space="0" w:color="auto"/>
        <w:right w:val="none" w:sz="0" w:space="0" w:color="auto"/>
      </w:divBdr>
    </w:div>
    <w:div w:id="1190608786">
      <w:bodyDiv w:val="1"/>
      <w:marLeft w:val="0"/>
      <w:marRight w:val="0"/>
      <w:marTop w:val="0"/>
      <w:marBottom w:val="0"/>
      <w:divBdr>
        <w:top w:val="none" w:sz="0" w:space="0" w:color="auto"/>
        <w:left w:val="none" w:sz="0" w:space="0" w:color="auto"/>
        <w:bottom w:val="none" w:sz="0" w:space="0" w:color="auto"/>
        <w:right w:val="none" w:sz="0" w:space="0" w:color="auto"/>
      </w:divBdr>
    </w:div>
    <w:div w:id="1441605635">
      <w:bodyDiv w:val="1"/>
      <w:marLeft w:val="0"/>
      <w:marRight w:val="0"/>
      <w:marTop w:val="0"/>
      <w:marBottom w:val="0"/>
      <w:divBdr>
        <w:top w:val="none" w:sz="0" w:space="0" w:color="auto"/>
        <w:left w:val="none" w:sz="0" w:space="0" w:color="auto"/>
        <w:bottom w:val="none" w:sz="0" w:space="0" w:color="auto"/>
        <w:right w:val="none" w:sz="0" w:space="0" w:color="auto"/>
      </w:divBdr>
    </w:div>
    <w:div w:id="1548832851">
      <w:bodyDiv w:val="1"/>
      <w:marLeft w:val="0"/>
      <w:marRight w:val="0"/>
      <w:marTop w:val="0"/>
      <w:marBottom w:val="0"/>
      <w:divBdr>
        <w:top w:val="none" w:sz="0" w:space="0" w:color="auto"/>
        <w:left w:val="none" w:sz="0" w:space="0" w:color="auto"/>
        <w:bottom w:val="none" w:sz="0" w:space="0" w:color="auto"/>
        <w:right w:val="none" w:sz="0" w:space="0" w:color="auto"/>
      </w:divBdr>
    </w:div>
    <w:div w:id="1609850481">
      <w:bodyDiv w:val="1"/>
      <w:marLeft w:val="0"/>
      <w:marRight w:val="0"/>
      <w:marTop w:val="0"/>
      <w:marBottom w:val="0"/>
      <w:divBdr>
        <w:top w:val="none" w:sz="0" w:space="0" w:color="auto"/>
        <w:left w:val="none" w:sz="0" w:space="0" w:color="auto"/>
        <w:bottom w:val="none" w:sz="0" w:space="0" w:color="auto"/>
        <w:right w:val="none" w:sz="0" w:space="0" w:color="auto"/>
      </w:divBdr>
    </w:div>
    <w:div w:id="1720858930">
      <w:bodyDiv w:val="1"/>
      <w:marLeft w:val="0"/>
      <w:marRight w:val="0"/>
      <w:marTop w:val="0"/>
      <w:marBottom w:val="0"/>
      <w:divBdr>
        <w:top w:val="none" w:sz="0" w:space="0" w:color="auto"/>
        <w:left w:val="none" w:sz="0" w:space="0" w:color="auto"/>
        <w:bottom w:val="none" w:sz="0" w:space="0" w:color="auto"/>
        <w:right w:val="none" w:sz="0" w:space="0" w:color="auto"/>
      </w:divBdr>
    </w:div>
    <w:div w:id="1757165500">
      <w:bodyDiv w:val="1"/>
      <w:marLeft w:val="0"/>
      <w:marRight w:val="0"/>
      <w:marTop w:val="0"/>
      <w:marBottom w:val="0"/>
      <w:divBdr>
        <w:top w:val="none" w:sz="0" w:space="0" w:color="auto"/>
        <w:left w:val="none" w:sz="0" w:space="0" w:color="auto"/>
        <w:bottom w:val="none" w:sz="0" w:space="0" w:color="auto"/>
        <w:right w:val="none" w:sz="0" w:space="0" w:color="auto"/>
      </w:divBdr>
    </w:div>
    <w:div w:id="1832718080">
      <w:bodyDiv w:val="1"/>
      <w:marLeft w:val="0"/>
      <w:marRight w:val="0"/>
      <w:marTop w:val="0"/>
      <w:marBottom w:val="0"/>
      <w:divBdr>
        <w:top w:val="none" w:sz="0" w:space="0" w:color="auto"/>
        <w:left w:val="none" w:sz="0" w:space="0" w:color="auto"/>
        <w:bottom w:val="none" w:sz="0" w:space="0" w:color="auto"/>
        <w:right w:val="none" w:sz="0" w:space="0" w:color="auto"/>
      </w:divBdr>
    </w:div>
    <w:div w:id="1941838374">
      <w:bodyDiv w:val="1"/>
      <w:marLeft w:val="0"/>
      <w:marRight w:val="0"/>
      <w:marTop w:val="0"/>
      <w:marBottom w:val="0"/>
      <w:divBdr>
        <w:top w:val="none" w:sz="0" w:space="0" w:color="auto"/>
        <w:left w:val="none" w:sz="0" w:space="0" w:color="auto"/>
        <w:bottom w:val="none" w:sz="0" w:space="0" w:color="auto"/>
        <w:right w:val="none" w:sz="0" w:space="0" w:color="auto"/>
      </w:divBdr>
    </w:div>
    <w:div w:id="212599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medium.com/@Gafarov/new-opportunities-in-machine-learning-c62b93ccd064" TargetMode="External"/><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www.kaggle.com/arthurtok/introduction-to-ensembling-stacking-in-pyth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7DE09-67DB-4DE4-9592-0B800B65A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6126</TotalTime>
  <Pages>65</Pages>
  <Words>12872</Words>
  <Characters>73377</Characters>
  <Application>Microsoft Office Word</Application>
  <DocSecurity>0</DocSecurity>
  <Lines>611</Lines>
  <Paragraphs>172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Гордеев</dc:creator>
  <cp:keywords/>
  <dc:description/>
  <cp:lastModifiedBy>Александр Гордеев</cp:lastModifiedBy>
  <cp:revision>82</cp:revision>
  <cp:lastPrinted>2020-04-02T06:47:00Z</cp:lastPrinted>
  <dcterms:created xsi:type="dcterms:W3CDTF">2020-02-25T08:01:00Z</dcterms:created>
  <dcterms:modified xsi:type="dcterms:W3CDTF">2020-04-09T12:18:00Z</dcterms:modified>
</cp:coreProperties>
</file>